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820" w:rsidRPr="005A5316" w:rsidRDefault="005A5316" w:rsidP="005A5316">
      <w:pPr>
        <w:jc w:val="center"/>
        <w:rPr>
          <w:rFonts w:cs="Times New Roman"/>
          <w:b/>
          <w:sz w:val="36"/>
          <w:szCs w:val="24"/>
        </w:rPr>
      </w:pPr>
      <w:r w:rsidRPr="005A5316">
        <w:rPr>
          <w:rFonts w:cs="Times New Roman"/>
          <w:b/>
          <w:sz w:val="36"/>
          <w:szCs w:val="24"/>
        </w:rPr>
        <w:t>ÔN TẬP B1 DEUSCHTLAND</w:t>
      </w:r>
    </w:p>
    <w:sdt>
      <w:sdtPr>
        <w:rPr>
          <w:rFonts w:eastAsiaTheme="minorHAnsi" w:cstheme="minorBidi"/>
          <w:b w:val="0"/>
          <w:sz w:val="24"/>
          <w:szCs w:val="22"/>
        </w:rPr>
        <w:id w:val="66259071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666378" w:rsidRPr="00666378" w:rsidRDefault="00666378" w:rsidP="00666378">
          <w:pPr>
            <w:pStyle w:val="TOCHeading"/>
            <w:jc w:val="center"/>
            <w:rPr>
              <w:b w:val="0"/>
              <w:color w:val="FF0000"/>
            </w:rPr>
          </w:pPr>
          <w:r w:rsidRPr="00666378">
            <w:rPr>
              <w:b w:val="0"/>
              <w:color w:val="FF0000"/>
            </w:rPr>
            <w:t>MỤC LỤC</w:t>
          </w:r>
        </w:p>
        <w:p w:rsidR="00BB246D" w:rsidRDefault="0066637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40230419" w:history="1">
            <w:r w:rsidR="00BB246D" w:rsidRPr="00A9052A">
              <w:rPr>
                <w:rStyle w:val="Hyperlink"/>
                <w:rFonts w:eastAsia="Times New Roman" w:cs="Times New Roman"/>
                <w:b/>
                <w:bCs/>
                <w:noProof/>
                <w:kern w:val="36"/>
              </w:rPr>
              <w:t>GIAI ĐOẠN 1 — NỀN TẢNG CÂU &amp; ĐỘNG TỪ A1</w:t>
            </w:r>
            <w:r w:rsidR="00BB246D">
              <w:rPr>
                <w:noProof/>
                <w:webHidden/>
              </w:rPr>
              <w:tab/>
            </w:r>
            <w:r w:rsidR="00BB246D">
              <w:rPr>
                <w:noProof/>
                <w:webHidden/>
              </w:rPr>
              <w:fldChar w:fldCharType="begin"/>
            </w:r>
            <w:r w:rsidR="00BB246D">
              <w:rPr>
                <w:noProof/>
                <w:webHidden/>
              </w:rPr>
              <w:instrText xml:space="preserve"> PAGEREF _Toc240230419 \h </w:instrText>
            </w:r>
            <w:r w:rsidR="00BB246D">
              <w:rPr>
                <w:noProof/>
                <w:webHidden/>
              </w:rPr>
            </w:r>
            <w:r w:rsidR="00BB246D">
              <w:rPr>
                <w:noProof/>
                <w:webHidden/>
              </w:rPr>
              <w:fldChar w:fldCharType="separate"/>
            </w:r>
            <w:r w:rsidR="00BB246D">
              <w:rPr>
                <w:noProof/>
                <w:webHidden/>
              </w:rPr>
              <w:t>11</w:t>
            </w:r>
            <w:r w:rsidR="00BB246D"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20" w:history="1">
            <w:r w:rsidRPr="00A9052A">
              <w:rPr>
                <w:rStyle w:val="Hyperlink"/>
                <w:noProof/>
              </w:rPr>
              <w:t>BÀI 1 — PRÄSENS (THÌ HIỆN TẠI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30" w:history="1">
            <w:r w:rsidRPr="00A9052A">
              <w:rPr>
                <w:rStyle w:val="Hyperlink"/>
                <w:noProof/>
              </w:rPr>
              <w:t>BÀI 2 — MODALVERBEN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39" w:history="1">
            <w:r w:rsidRPr="00A9052A">
              <w:rPr>
                <w:rStyle w:val="Hyperlink"/>
                <w:noProof/>
              </w:rPr>
              <w:t>BÀI 3 — TRENNBARE VERBEN (ĐỘNG TỪ TÁCH)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49" w:history="1">
            <w:r w:rsidRPr="00A9052A">
              <w:rPr>
                <w:rStyle w:val="Hyperlink"/>
                <w:noProof/>
              </w:rPr>
              <w:t>MINI TEST — GỘP TOÀN BỘ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50" w:history="1">
            <w:r w:rsidRPr="00A9052A">
              <w:rPr>
                <w:rStyle w:val="Hyperlink"/>
                <w:rFonts w:ascii="Segoe UI Symbol" w:hAnsi="Segoe UI Symbol" w:cs="Segoe UI Symbol"/>
                <w:noProof/>
              </w:rPr>
              <w:t>🎯</w:t>
            </w:r>
            <w:r w:rsidRPr="00A9052A">
              <w:rPr>
                <w:rStyle w:val="Hyperlink"/>
                <w:noProof/>
              </w:rPr>
              <w:t xml:space="preserve"> TÓM TẮT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51" w:history="1">
            <w:r w:rsidRPr="00A9052A">
              <w:rPr>
                <w:rStyle w:val="Hyperlink"/>
                <w:noProof/>
              </w:rPr>
              <w:t>GIAI ĐOẠN 2 — QUÁ KHỨ 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52" w:history="1">
            <w:r w:rsidRPr="00A9052A">
              <w:rPr>
                <w:rStyle w:val="Hyperlink"/>
                <w:noProof/>
              </w:rPr>
              <w:t>BÀI 1 — PRÄTERITUM: SEIN &amp; HABEN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62" w:history="1">
            <w:r w:rsidRPr="00A9052A">
              <w:rPr>
                <w:rStyle w:val="Hyperlink"/>
                <w:noProof/>
              </w:rPr>
              <w:t>BÀI 2 — PERFEKT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80" w:history="1">
            <w:r w:rsidRPr="00A9052A">
              <w:rPr>
                <w:rStyle w:val="Hyperlink"/>
                <w:noProof/>
              </w:rPr>
              <w:t>MINI TEST — GIAI ĐOẠN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81" w:history="1">
            <w:r w:rsidRPr="00A9052A">
              <w:rPr>
                <w:rStyle w:val="Hyperlink"/>
                <w:noProof/>
              </w:rPr>
              <w:t>TỔNG KẾT GIAI ĐOẠN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82" w:history="1">
            <w:r w:rsidRPr="00A9052A">
              <w:rPr>
                <w:rStyle w:val="Hyperlink"/>
                <w:noProof/>
              </w:rPr>
              <w:t>GIAI ĐOẠN 3 — KASUS &amp; TỪ LOẠI 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83" w:history="1">
            <w:r w:rsidRPr="00A9052A">
              <w:rPr>
                <w:rStyle w:val="Hyperlink"/>
                <w:noProof/>
              </w:rPr>
              <w:t>BÀI 1 — NOMINATIV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491" w:history="1">
            <w:r w:rsidRPr="00A9052A">
              <w:rPr>
                <w:rStyle w:val="Hyperlink"/>
                <w:noProof/>
              </w:rPr>
              <w:t>BÀI 2 — AKKUSATIV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01" w:history="1">
            <w:r w:rsidRPr="00A9052A">
              <w:rPr>
                <w:rStyle w:val="Hyperlink"/>
                <w:noProof/>
              </w:rPr>
              <w:t>BÀI 3 — DATIV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10" w:history="1">
            <w:r w:rsidRPr="00A9052A">
              <w:rPr>
                <w:rStyle w:val="Hyperlink"/>
                <w:noProof/>
              </w:rPr>
              <w:t>BÀI 4 — AKKUSATIV vs. DATIV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17" w:history="1">
            <w:r w:rsidRPr="00A9052A">
              <w:rPr>
                <w:rStyle w:val="Hyperlink"/>
                <w:noProof/>
              </w:rPr>
              <w:t>BÀI 5 — PERSONALPRONOMEN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25" w:history="1">
            <w:r w:rsidRPr="00A9052A">
              <w:rPr>
                <w:rStyle w:val="Hyperlink"/>
                <w:noProof/>
              </w:rPr>
              <w:t>BÀI 6 — POSSESSIVARTIKEL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33" w:history="1">
            <w:r w:rsidRPr="00A9052A">
              <w:rPr>
                <w:rStyle w:val="Hyperlink"/>
                <w:noProof/>
              </w:rPr>
              <w:t>MINI TEST — GIAI ĐOẠN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34" w:history="1">
            <w:r w:rsidRPr="00A9052A">
              <w:rPr>
                <w:rStyle w:val="Hyperlink"/>
                <w:noProof/>
              </w:rPr>
              <w:t>TỔNG KẾT GIAI ĐOẠN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35" w:history="1">
            <w:r w:rsidRPr="00A9052A">
              <w:rPr>
                <w:rStyle w:val="Hyperlink"/>
                <w:noProof/>
              </w:rPr>
              <w:t>NOMINATIV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36" w:history="1">
            <w:r w:rsidRPr="00A9052A">
              <w:rPr>
                <w:rStyle w:val="Hyperlink"/>
                <w:noProof/>
              </w:rPr>
              <w:t>AKKUSATIV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37" w:history="1">
            <w:r w:rsidRPr="00A9052A">
              <w:rPr>
                <w:rStyle w:val="Hyperlink"/>
                <w:noProof/>
              </w:rPr>
              <w:t>DATIV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38" w:history="1">
            <w:r w:rsidRPr="00A9052A">
              <w:rPr>
                <w:rStyle w:val="Hyperlink"/>
                <w:noProof/>
              </w:rPr>
              <w:t>GIAI ĐOẠN 4 — PHỦ ĐỊNH: nicht vs. kein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55" w:history="1">
            <w:r w:rsidRPr="00A9052A">
              <w:rPr>
                <w:rStyle w:val="Hyperlink"/>
                <w:noProof/>
              </w:rPr>
              <w:t>MINI TEST — ĐÁP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56" w:history="1">
            <w:r w:rsidRPr="00A9052A">
              <w:rPr>
                <w:rStyle w:val="Hyperlink"/>
                <w:noProof/>
              </w:rPr>
              <w:t>TỔNG KẾT GIAI ĐOẠN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57" w:history="1">
            <w:r w:rsidRPr="00A9052A">
              <w:rPr>
                <w:rStyle w:val="Hyperlink"/>
                <w:noProof/>
              </w:rPr>
              <w:t>GIAI ĐOẠN 5 — GIỚI TỪ (Präpositionen)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58" w:history="1">
            <w:r w:rsidRPr="00A9052A">
              <w:rPr>
                <w:rStyle w:val="Hyperlink"/>
                <w:noProof/>
              </w:rPr>
              <w:t>PHẦN 5.1 — AM / UM / IM / IN / AUF / 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69" w:history="1">
            <w:r w:rsidRPr="00A9052A">
              <w:rPr>
                <w:rStyle w:val="Hyperlink"/>
                <w:noProof/>
              </w:rPr>
              <w:t>PHẦN 5.2 — NHÓM LUÔN ĐI VỚI DATIV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79" w:history="1">
            <w:r w:rsidRPr="00A9052A">
              <w:rPr>
                <w:rStyle w:val="Hyperlink"/>
                <w:noProof/>
              </w:rPr>
              <w:t>PHẦN 5.3 — WECHSELPRÄPOSITIONEN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86" w:history="1">
            <w:r w:rsidRPr="00A9052A">
              <w:rPr>
                <w:rStyle w:val="Hyperlink"/>
                <w:noProof/>
              </w:rPr>
              <w:t>MINI TEST — GIAI ĐOẠN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89" w:history="1">
            <w:r w:rsidRPr="00A9052A">
              <w:rPr>
                <w:rStyle w:val="Hyperlink"/>
                <w:noProof/>
              </w:rPr>
              <w:t>GIAI ĐOẠN 6 — CẤU TRÚC CÂU TIẾNG ĐỨC (Satzbau)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90" w:history="1">
            <w:r w:rsidRPr="00A9052A">
              <w:rPr>
                <w:rStyle w:val="Hyperlink"/>
                <w:noProof/>
              </w:rPr>
              <w:t>6.1 — CÂU KHẲNG ĐỊNH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597" w:history="1">
            <w:r w:rsidRPr="00A9052A">
              <w:rPr>
                <w:rStyle w:val="Hyperlink"/>
                <w:noProof/>
              </w:rPr>
              <w:t>6.2 —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 w:rsidP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03" w:history="1">
            <w:r w:rsidRPr="00A9052A">
              <w:rPr>
                <w:rStyle w:val="Hyperlink"/>
                <w:noProof/>
              </w:rPr>
              <w:t>6.3 — UND / ODER / ABER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05" w:history="1">
            <w:r w:rsidRPr="00A9052A">
              <w:rPr>
                <w:rStyle w:val="Hyperlink"/>
                <w:noProof/>
              </w:rPr>
              <w:t>6.4 — DESHALB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08" w:history="1">
            <w:r w:rsidRPr="00A9052A">
              <w:rPr>
                <w:rStyle w:val="Hyperlink"/>
                <w:noProof/>
              </w:rPr>
              <w:t>6.5 — WEIL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17" w:history="1">
            <w:r w:rsidRPr="00A9052A">
              <w:rPr>
                <w:rStyle w:val="Hyperlink"/>
                <w:noProof/>
              </w:rPr>
              <w:t>MINI TEST — GIAI ĐOẠN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18" w:history="1">
            <w:r w:rsidRPr="00A9052A">
              <w:rPr>
                <w:rStyle w:val="Hyperlink"/>
                <w:noProof/>
              </w:rPr>
              <w:t>TỔNG KẾT GIAI ĐOẠN 6 — 5 QUY TẮC "VÀNG"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19" w:history="1">
            <w:r w:rsidRPr="00A9052A">
              <w:rPr>
                <w:rStyle w:val="Hyperlink"/>
                <w:noProof/>
              </w:rPr>
              <w:t>GIAI ĐOẠN 7 — IMPERATIV: CÂU MỆNH LỆNH &amp;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0" w:history="1">
            <w:r w:rsidRPr="00A9052A">
              <w:rPr>
                <w:rStyle w:val="Hyperlink"/>
                <w:noProof/>
              </w:rPr>
              <w:t>7.2 — I</w:t>
            </w:r>
            <w:r w:rsidRPr="00A9052A">
              <w:rPr>
                <w:rStyle w:val="Hyperlink"/>
                <w:noProof/>
              </w:rPr>
              <w:t>M</w:t>
            </w:r>
            <w:r w:rsidRPr="00A9052A">
              <w:rPr>
                <w:rStyle w:val="Hyperlink"/>
                <w:noProof/>
              </w:rPr>
              <w:t>PERATIV VỚI 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1" w:history="1">
            <w:r w:rsidRPr="00A9052A">
              <w:rPr>
                <w:rStyle w:val="Hyperlink"/>
                <w:noProof/>
              </w:rPr>
              <w:t xml:space="preserve">7.3 </w:t>
            </w:r>
            <w:r w:rsidRPr="00A9052A">
              <w:rPr>
                <w:rStyle w:val="Hyperlink"/>
                <w:rFonts w:cs="Times New Roman"/>
                <w:noProof/>
              </w:rPr>
              <w:t>—</w:t>
            </w:r>
            <w:r w:rsidRPr="00A9052A">
              <w:rPr>
                <w:rStyle w:val="Hyperlink"/>
                <w:noProof/>
              </w:rPr>
              <w:t xml:space="preserve"> </w:t>
            </w:r>
            <w:r w:rsidRPr="00A9052A">
              <w:rPr>
                <w:rStyle w:val="Hyperlink"/>
                <w:rFonts w:cs="Times New Roman"/>
                <w:noProof/>
              </w:rPr>
              <w:t>ĐỪ</w:t>
            </w:r>
            <w:r w:rsidRPr="00A9052A">
              <w:rPr>
                <w:rStyle w:val="Hyperlink"/>
                <w:noProof/>
              </w:rPr>
              <w:t>NG MÁY MÓC BỎ -ST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2" w:history="1">
            <w:r w:rsidRPr="00A9052A">
              <w:rPr>
                <w:rStyle w:val="Hyperlink"/>
                <w:noProof/>
              </w:rPr>
              <w:t>7.4 — IMPERATIV VỚI IHR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3" w:history="1">
            <w:r w:rsidRPr="00A9052A">
              <w:rPr>
                <w:rStyle w:val="Hyperlink"/>
                <w:noProof/>
              </w:rPr>
              <w:t>7.5 — IMPERATIV VỚI 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4" w:history="1">
            <w:r w:rsidRPr="00A9052A">
              <w:rPr>
                <w:rStyle w:val="Hyperlink"/>
                <w:noProof/>
              </w:rPr>
              <w:t xml:space="preserve">7.6 — "BITTE" LÀ VŨ KHÍ CỨU MẠNG </w:t>
            </w:r>
            <w:r w:rsidRPr="00A9052A">
              <w:rPr>
                <w:rStyle w:val="Hyperlink"/>
                <w:rFonts w:ascii="Segoe UI Symbol" w:hAnsi="Segoe UI Symbol" w:cs="Segoe UI Symbol"/>
                <w:noProof/>
              </w:rPr>
              <w:t>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5" w:history="1">
            <w:r w:rsidRPr="00A9052A">
              <w:rPr>
                <w:rStyle w:val="Hyperlink"/>
                <w:noProof/>
              </w:rPr>
              <w:t>7.7 — IMPERATIV VỚI ĐỘNG TỪ TÁCH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6" w:history="1">
            <w:r w:rsidRPr="00A9052A">
              <w:rPr>
                <w:rStyle w:val="Hyperlink"/>
                <w:noProof/>
              </w:rPr>
              <w:t>7.8 — IMPERATIV + AKKUSATIV / DATIV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7" w:history="1">
            <w:r w:rsidRPr="00A9052A">
              <w:rPr>
                <w:rStyle w:val="Hyperlink"/>
                <w:noProof/>
              </w:rPr>
              <w:t>7.9 — IMPERATIV PHỦ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8" w:history="1">
            <w:r w:rsidRPr="00A9052A">
              <w:rPr>
                <w:rStyle w:val="Hyperlink"/>
                <w:noProof/>
              </w:rPr>
              <w:t>7.10 — MỘT SỐ IMPERATIV CỰC HỮU 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29" w:history="1">
            <w:r w:rsidRPr="00A9052A">
              <w:rPr>
                <w:rStyle w:val="Hyperlink"/>
                <w:noProof/>
              </w:rPr>
              <w:t xml:space="preserve">7.11 </w:t>
            </w:r>
            <w:r w:rsidRPr="00A9052A">
              <w:rPr>
                <w:rStyle w:val="Hyperlink"/>
                <w:rFonts w:cs="Times New Roman"/>
                <w:noProof/>
              </w:rPr>
              <w:t>—</w:t>
            </w:r>
            <w:r w:rsidRPr="00A9052A">
              <w:rPr>
                <w:rStyle w:val="Hyperlink"/>
                <w:noProof/>
              </w:rPr>
              <w:t xml:space="preserve"> PASS AUF!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0" w:history="1">
            <w:r w:rsidRPr="00A9052A">
              <w:rPr>
                <w:rStyle w:val="Hyperlink"/>
                <w:noProof/>
              </w:rPr>
              <w:t xml:space="preserve">7.12 </w:t>
            </w:r>
            <w:r w:rsidRPr="00A9052A">
              <w:rPr>
                <w:rStyle w:val="Hyperlink"/>
                <w:rFonts w:cs="Times New Roman"/>
                <w:noProof/>
              </w:rPr>
              <w:t>—</w:t>
            </w:r>
            <w:r w:rsidRPr="00A9052A">
              <w:rPr>
                <w:rStyle w:val="Hyperlink"/>
                <w:noProof/>
              </w:rPr>
              <w:t xml:space="preserve"> KOMM MIT!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1" w:history="1">
            <w:r w:rsidRPr="00A9052A">
              <w:rPr>
                <w:rStyle w:val="Hyperlink"/>
                <w:noProof/>
              </w:rPr>
              <w:t>7.13 — SETZ DICH!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2" w:history="1">
            <w:r w:rsidRPr="00A9052A">
              <w:rPr>
                <w:rStyle w:val="Hyperlink"/>
                <w:noProof/>
              </w:rPr>
              <w:t>7.15 — MẸO NHỚ SIÊU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3" w:history="1">
            <w:r w:rsidRPr="00A9052A">
              <w:rPr>
                <w:rStyle w:val="Hyperlink"/>
                <w:noProof/>
              </w:rPr>
              <w:t>MINI TEST — GIAI ĐOẠN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4" w:history="1">
            <w:r w:rsidRPr="00A9052A">
              <w:rPr>
                <w:rStyle w:val="Hyperlink"/>
                <w:noProof/>
              </w:rPr>
              <w:t>ĐÁP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5" w:history="1">
            <w:r w:rsidRPr="00A9052A">
              <w:rPr>
                <w:rStyle w:val="Hyperlink"/>
                <w:rFonts w:ascii="Segoe UI Symbol" w:hAnsi="Segoe UI Symbol" w:cs="Segoe UI Symbol"/>
                <w:noProof/>
              </w:rPr>
              <w:t>🎯</w:t>
            </w:r>
            <w:r w:rsidRPr="00A9052A">
              <w:rPr>
                <w:rStyle w:val="Hyperlink"/>
                <w:noProof/>
              </w:rPr>
              <w:t xml:space="preserve"> TỔNG KẾT GIAI ĐOẠN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6" w:history="1">
            <w:r w:rsidRPr="00A9052A">
              <w:rPr>
                <w:rStyle w:val="Hyperlink"/>
                <w:noProof/>
              </w:rPr>
              <w:t>GIAI ĐOẠN 8 — ALLTAG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37" w:history="1">
            <w:r w:rsidRPr="00A9052A">
              <w:rPr>
                <w:rStyle w:val="Hyperlink"/>
                <w:noProof/>
              </w:rPr>
              <w:t>8.1 — ALLTAG: SINH HOẠT HẰNG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44" w:history="1">
            <w:r w:rsidRPr="00A9052A">
              <w:rPr>
                <w:rStyle w:val="Hyperlink"/>
                <w:noProof/>
              </w:rPr>
              <w:t xml:space="preserve">8.2 — EINKAUFEN </w:t>
            </w:r>
            <w:r w:rsidRPr="00A9052A">
              <w:rPr>
                <w:rStyle w:val="Hyperlink"/>
                <w:rFonts w:ascii="Segoe UI Symbol" w:hAnsi="Segoe UI Symbol" w:cs="Segoe UI Symbol"/>
                <w:noProof/>
              </w:rPr>
              <w:t>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51" w:history="1">
            <w:r w:rsidRPr="00A9052A">
              <w:rPr>
                <w:rStyle w:val="Hyperlink"/>
                <w:noProof/>
              </w:rPr>
              <w:t xml:space="preserve">8.3 — RESTAURANT </w:t>
            </w:r>
            <w:r w:rsidRPr="00A9052A">
              <w:rPr>
                <w:rStyle w:val="Hyperlink"/>
                <w:rFonts w:ascii="Segoe UI Symbol" w:hAnsi="Segoe UI Symbol" w:cs="Segoe UI Symbol"/>
                <w:noProof/>
              </w:rPr>
              <w:t>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58" w:history="1">
            <w:r w:rsidRPr="00A9052A">
              <w:rPr>
                <w:rStyle w:val="Hyperlink"/>
                <w:noProof/>
              </w:rPr>
              <w:t xml:space="preserve">8.4 — WETTER </w:t>
            </w:r>
            <w:r w:rsidRPr="00A9052A">
              <w:rPr>
                <w:rStyle w:val="Hyperlink"/>
                <w:rFonts w:ascii="Segoe UI Symbol" w:hAnsi="Segoe UI Symbol" w:cs="Segoe UI Symbol"/>
                <w:noProof/>
              </w:rPr>
              <w:t>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62" w:history="1">
            <w:r w:rsidRPr="00A9052A">
              <w:rPr>
                <w:rStyle w:val="Hyperlink"/>
                <w:noProof/>
              </w:rPr>
              <w:t xml:space="preserve">8.5 — REISEN </w:t>
            </w:r>
            <w:r w:rsidRPr="00A9052A">
              <w:rPr>
                <w:rStyle w:val="Hyperlink"/>
                <w:rFonts w:ascii="Segoe UI Symbol" w:hAnsi="Segoe UI Symbol" w:cs="Segoe UI Symbol"/>
                <w:noProof/>
              </w:rPr>
              <w:t>🚆✈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68" w:history="1">
            <w:r w:rsidRPr="00A9052A">
              <w:rPr>
                <w:rStyle w:val="Hyperlink"/>
                <w:noProof/>
              </w:rPr>
              <w:t>TỔNG HỢP GIAI ĐOẠN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69" w:history="1">
            <w:r w:rsidRPr="00A9052A">
              <w:rPr>
                <w:rStyle w:val="Hyperlink"/>
                <w:noProof/>
              </w:rPr>
              <w:t>MINI TEST — A1 ALLTAG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0" w:history="1">
            <w:r w:rsidRPr="00A9052A">
              <w:rPr>
                <w:rStyle w:val="Hyperlink"/>
                <w:noProof/>
              </w:rPr>
              <w:t>GIAI ĐOẠN 9 — MIT &amp; OHNE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1" w:history="1">
            <w:r w:rsidRPr="00A9052A">
              <w:rPr>
                <w:rStyle w:val="Hyperlink"/>
                <w:noProof/>
              </w:rPr>
              <w:t>9.1. MIT = với / bằng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2" w:history="1">
            <w:r w:rsidRPr="00A9052A">
              <w:rPr>
                <w:rStyle w:val="Hyperlink"/>
                <w:noProof/>
              </w:rPr>
              <w:t>9.2. MIT + MẠO TỪ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3" w:history="1">
            <w:r w:rsidRPr="00A9052A">
              <w:rPr>
                <w:rStyle w:val="Hyperlink"/>
                <w:noProof/>
              </w:rPr>
              <w:t>9.3. MIT + tính từ sở hữu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4" w:history="1">
            <w:r w:rsidRPr="00A9052A">
              <w:rPr>
                <w:rStyle w:val="Hyperlink"/>
                <w:noProof/>
              </w:rPr>
              <w:t>9.4. OHNE = không có / không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5" w:history="1">
            <w:r w:rsidRPr="00A9052A">
              <w:rPr>
                <w:rStyle w:val="Hyperlink"/>
                <w:noProof/>
              </w:rPr>
              <w:t>9.5. OHNE + MẠO TỪ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6" w:history="1">
            <w:r w:rsidRPr="00A9052A">
              <w:rPr>
                <w:rStyle w:val="Hyperlink"/>
                <w:noProof/>
              </w:rPr>
              <w:t>9.6. OHNE + TÍNH TỪ SỞ HỮU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7" w:history="1">
            <w:r w:rsidRPr="00A9052A">
              <w:rPr>
                <w:rStyle w:val="Hyperlink"/>
                <w:noProof/>
              </w:rPr>
              <w:t>So sánh MIT và OHNE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8" w:history="1">
            <w:r w:rsidRPr="00A9052A">
              <w:rPr>
                <w:rStyle w:val="Hyperlink"/>
                <w:noProof/>
              </w:rPr>
              <w:t>9.7. Những ví dụ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79" w:history="1">
            <w:r w:rsidRPr="00A9052A">
              <w:rPr>
                <w:rStyle w:val="Hyperlink"/>
                <w:noProof/>
              </w:rPr>
              <w:t>9.8. L</w:t>
            </w:r>
            <w:r w:rsidRPr="00A9052A">
              <w:rPr>
                <w:rStyle w:val="Hyperlink"/>
                <w:rFonts w:cs="Times New Roman"/>
                <w:noProof/>
              </w:rPr>
              <w:t>ỗ</w:t>
            </w:r>
            <w:r w:rsidRPr="00A9052A">
              <w:rPr>
                <w:rStyle w:val="Hyperlink"/>
                <w:noProof/>
              </w:rPr>
              <w:t>i r</w:t>
            </w:r>
            <w:r w:rsidRPr="00A9052A">
              <w:rPr>
                <w:rStyle w:val="Hyperlink"/>
                <w:rFonts w:cs="Times New Roman"/>
                <w:noProof/>
              </w:rPr>
              <w:t>ấ</w:t>
            </w:r>
            <w:r w:rsidRPr="00A9052A">
              <w:rPr>
                <w:rStyle w:val="Hyperlink"/>
                <w:noProof/>
              </w:rPr>
              <w:t>t hay g</w:t>
            </w:r>
            <w:r w:rsidRPr="00A9052A">
              <w:rPr>
                <w:rStyle w:val="Hyperlink"/>
                <w:rFonts w:cs="Times New Roman"/>
                <w:noProof/>
              </w:rPr>
              <w:t>ặ</w:t>
            </w:r>
            <w:r w:rsidRPr="00A9052A">
              <w:rPr>
                <w:rStyle w:val="Hyperlink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0" w:history="1">
            <w:r w:rsidRPr="00A9052A">
              <w:rPr>
                <w:rStyle w:val="Hyperlink"/>
                <w:noProof/>
              </w:rPr>
              <w:t>B</w:t>
            </w:r>
            <w:r w:rsidRPr="00A9052A">
              <w:rPr>
                <w:rStyle w:val="Hyperlink"/>
                <w:rFonts w:cs="Times New Roman"/>
                <w:noProof/>
              </w:rPr>
              <w:t>À</w:t>
            </w:r>
            <w:r w:rsidRPr="00A9052A">
              <w:rPr>
                <w:rStyle w:val="Hyperlink"/>
                <w:noProof/>
              </w:rPr>
              <w:t>I T</w:t>
            </w:r>
            <w:r w:rsidRPr="00A9052A">
              <w:rPr>
                <w:rStyle w:val="Hyperlink"/>
                <w:rFonts w:cs="Times New Roman"/>
                <w:noProof/>
              </w:rPr>
              <w:t>Ậ</w:t>
            </w:r>
            <w:r w:rsidRPr="00A9052A">
              <w:rPr>
                <w:rStyle w:val="Hyperlink"/>
                <w:noProof/>
              </w:rPr>
              <w:t>P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1" w:history="1">
            <w:r w:rsidRPr="00A9052A">
              <w:rPr>
                <w:rStyle w:val="Hyperlink"/>
                <w:noProof/>
              </w:rPr>
              <w:t>GIAI ĐOẠN 10 — SO SÁNH HƠN &amp; SO SÁNH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2" w:history="1">
            <w:r w:rsidRPr="00A9052A">
              <w:rPr>
                <w:rStyle w:val="Hyperlink"/>
                <w:noProof/>
              </w:rPr>
              <w:t>10.1. Có 3 mức độ so sánh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3" w:history="1">
            <w:r w:rsidRPr="00A9052A">
              <w:rPr>
                <w:rStyle w:val="Hyperlink"/>
                <w:noProof/>
              </w:rPr>
              <w:t>10.2. SO SÁNH HƠN — KOMPARATIV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4" w:history="1">
            <w:r w:rsidRPr="00A9052A">
              <w:rPr>
                <w:rStyle w:val="Hyperlink"/>
                <w:noProof/>
              </w:rPr>
              <w:t>10.3. “ALS” = hơn ... so với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5" w:history="1">
            <w:r w:rsidRPr="00A9052A">
              <w:rPr>
                <w:rStyle w:val="Hyperlink"/>
                <w:noProof/>
              </w:rPr>
              <w:t>10.4. Một số tính từ thông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6" w:history="1">
            <w:r w:rsidRPr="00A9052A">
              <w:rPr>
                <w:rStyle w:val="Hyperlink"/>
                <w:noProof/>
              </w:rPr>
              <w:t xml:space="preserve">10.5.Umlaut </w:t>
            </w:r>
            <w:r w:rsidRPr="00A9052A">
              <w:rPr>
                <w:rStyle w:val="Hyperlink"/>
                <w:rFonts w:cs="Times New Roman"/>
                <w:noProof/>
              </w:rPr>
              <w:t>—</w:t>
            </w:r>
            <w:r w:rsidRPr="00A9052A">
              <w:rPr>
                <w:rStyle w:val="Hyperlink"/>
                <w:noProof/>
              </w:rPr>
              <w:t xml:space="preserve"> ph</w:t>
            </w:r>
            <w:r w:rsidRPr="00A9052A">
              <w:rPr>
                <w:rStyle w:val="Hyperlink"/>
                <w:rFonts w:cs="Times New Roman"/>
                <w:noProof/>
              </w:rPr>
              <w:t>ầ</w:t>
            </w:r>
            <w:r w:rsidRPr="00A9052A">
              <w:rPr>
                <w:rStyle w:val="Hyperlink"/>
                <w:noProof/>
              </w:rPr>
              <w:t>n r</w:t>
            </w:r>
            <w:r w:rsidRPr="00A9052A">
              <w:rPr>
                <w:rStyle w:val="Hyperlink"/>
                <w:rFonts w:cs="Times New Roman"/>
                <w:noProof/>
              </w:rPr>
              <w:t>ấ</w:t>
            </w:r>
            <w:r w:rsidRPr="00A9052A">
              <w:rPr>
                <w:rStyle w:val="Hyperlink"/>
                <w:noProof/>
              </w:rPr>
              <w:t>t d</w:t>
            </w:r>
            <w:r w:rsidRPr="00A9052A">
              <w:rPr>
                <w:rStyle w:val="Hyperlink"/>
                <w:rFonts w:cs="Times New Roman"/>
                <w:noProof/>
              </w:rPr>
              <w:t>ễ</w:t>
            </w:r>
            <w:r w:rsidRPr="00A9052A">
              <w:rPr>
                <w:rStyle w:val="Hyperlink"/>
                <w:noProof/>
              </w:rPr>
              <w:t xml:space="preserve"> g</w:t>
            </w:r>
            <w:r w:rsidRPr="00A9052A">
              <w:rPr>
                <w:rStyle w:val="Hyperlink"/>
                <w:rFonts w:cs="Times New Roman"/>
                <w:noProof/>
              </w:rPr>
              <w:t>ặ</w:t>
            </w:r>
            <w:r w:rsidRPr="00A9052A">
              <w:rPr>
                <w:rStyle w:val="Hyperlink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7" w:history="1">
            <w:r w:rsidRPr="00A9052A">
              <w:rPr>
                <w:rStyle w:val="Hyperlink"/>
                <w:noProof/>
              </w:rPr>
              <w:t>10.6. Một số dạng đặc biệt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8" w:history="1">
            <w:r w:rsidRPr="00A9052A">
              <w:rPr>
                <w:rStyle w:val="Hyperlink"/>
                <w:noProof/>
              </w:rPr>
              <w:t>10.7. SO SÁNH NGANG BẰNG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89" w:history="1">
            <w:r w:rsidRPr="00A9052A">
              <w:rPr>
                <w:rStyle w:val="Hyperlink"/>
                <w:bCs/>
                <w:noProof/>
              </w:rPr>
              <w:t>Phân biệt ALS và WIE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0" w:history="1">
            <w:r w:rsidRPr="00A9052A">
              <w:rPr>
                <w:rStyle w:val="Hyperlink"/>
                <w:noProof/>
              </w:rPr>
              <w:t>10.8. SO SÁNH NHẤT — SUPERLATIV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1" w:history="1">
            <w:r w:rsidRPr="00A9052A">
              <w:rPr>
                <w:rStyle w:val="Hyperlink"/>
                <w:noProof/>
              </w:rPr>
              <w:t>10.9. Từ bình thường → hơn →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2" w:history="1">
            <w:r w:rsidRPr="00A9052A">
              <w:rPr>
                <w:rStyle w:val="Hyperlink"/>
                <w:noProof/>
              </w:rPr>
              <w:t>10.10. Khi n</w:t>
            </w:r>
            <w:r w:rsidRPr="00A9052A">
              <w:rPr>
                <w:rStyle w:val="Hyperlink"/>
                <w:rFonts w:cs="Times New Roman"/>
                <w:noProof/>
              </w:rPr>
              <w:t>à</w:t>
            </w:r>
            <w:r w:rsidRPr="00A9052A">
              <w:rPr>
                <w:rStyle w:val="Hyperlink"/>
                <w:noProof/>
              </w:rPr>
              <w:t>o d</w:t>
            </w:r>
            <w:r w:rsidRPr="00A9052A">
              <w:rPr>
                <w:rStyle w:val="Hyperlink"/>
                <w:rFonts w:cs="Times New Roman"/>
                <w:noProof/>
              </w:rPr>
              <w:t>ù</w:t>
            </w:r>
            <w:r w:rsidRPr="00A9052A">
              <w:rPr>
                <w:rStyle w:val="Hyperlink"/>
                <w:noProof/>
              </w:rPr>
              <w:t xml:space="preserve">ng </w:t>
            </w:r>
            <w:r w:rsidRPr="00A9052A">
              <w:rPr>
                <w:rStyle w:val="Hyperlink"/>
                <w:rFonts w:cs="Times New Roman"/>
                <w:noProof/>
              </w:rPr>
              <w:t>“</w:t>
            </w:r>
            <w:r w:rsidRPr="00A9052A">
              <w:rPr>
                <w:rStyle w:val="Hyperlink"/>
                <w:noProof/>
              </w:rPr>
              <w:t>-sten</w:t>
            </w:r>
            <w:r w:rsidRPr="00A9052A">
              <w:rPr>
                <w:rStyle w:val="Hyperlink"/>
                <w:rFonts w:cs="Times New Roman"/>
                <w:noProof/>
              </w:rPr>
              <w:t>”</w:t>
            </w:r>
            <w:r w:rsidRPr="00A9052A">
              <w:rPr>
                <w:rStyle w:val="Hyperlink"/>
                <w:noProof/>
              </w:rPr>
              <w:t xml:space="preserve"> v</w:t>
            </w:r>
            <w:r w:rsidRPr="00A9052A">
              <w:rPr>
                <w:rStyle w:val="Hyperlink"/>
                <w:rFonts w:cs="Times New Roman"/>
                <w:noProof/>
              </w:rPr>
              <w:t>à</w:t>
            </w:r>
            <w:r w:rsidRPr="00A9052A">
              <w:rPr>
                <w:rStyle w:val="Hyperlink"/>
                <w:noProof/>
              </w:rPr>
              <w:t xml:space="preserve"> khi n</w:t>
            </w:r>
            <w:r w:rsidRPr="00A9052A">
              <w:rPr>
                <w:rStyle w:val="Hyperlink"/>
                <w:rFonts w:cs="Times New Roman"/>
                <w:noProof/>
              </w:rPr>
              <w:t>à</w:t>
            </w:r>
            <w:r w:rsidRPr="00A9052A">
              <w:rPr>
                <w:rStyle w:val="Hyperlink"/>
                <w:noProof/>
              </w:rPr>
              <w:t xml:space="preserve">o </w:t>
            </w:r>
            <w:r w:rsidRPr="00A9052A">
              <w:rPr>
                <w:rStyle w:val="Hyperlink"/>
                <w:rFonts w:cs="Times New Roman"/>
                <w:noProof/>
              </w:rPr>
              <w:t>“</w:t>
            </w:r>
            <w:r w:rsidRPr="00A9052A">
              <w:rPr>
                <w:rStyle w:val="Hyperlink"/>
                <w:noProof/>
              </w:rPr>
              <w:t>-esten</w:t>
            </w:r>
            <w:r w:rsidRPr="00A9052A">
              <w:rPr>
                <w:rStyle w:val="Hyperlink"/>
                <w:rFonts w:cs="Times New Roman"/>
                <w:noProof/>
              </w:rPr>
              <w:t>”</w:t>
            </w:r>
            <w:r w:rsidRPr="00A9052A">
              <w:rPr>
                <w:rStyle w:val="Hyperlink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3" w:history="1">
            <w:r w:rsidRPr="00A9052A">
              <w:rPr>
                <w:rStyle w:val="Hyperlink"/>
                <w:noProof/>
              </w:rPr>
              <w:t>10.11. Những dạng bất quy tắc phải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4" w:history="1">
            <w:r w:rsidRPr="00A9052A">
              <w:rPr>
                <w:rStyle w:val="Hyperlink"/>
                <w:noProof/>
              </w:rPr>
              <w:t>10.12.B</w:t>
            </w:r>
            <w:r w:rsidRPr="00A9052A">
              <w:rPr>
                <w:rStyle w:val="Hyperlink"/>
                <w:rFonts w:cs="Times New Roman"/>
                <w:noProof/>
              </w:rPr>
              <w:t>ả</w:t>
            </w:r>
            <w:r w:rsidRPr="00A9052A">
              <w:rPr>
                <w:rStyle w:val="Hyperlink"/>
                <w:noProof/>
              </w:rPr>
              <w:t>ng ph</w:t>
            </w:r>
            <w:r w:rsidRPr="00A9052A">
              <w:rPr>
                <w:rStyle w:val="Hyperlink"/>
                <w:rFonts w:cs="Times New Roman"/>
                <w:noProof/>
              </w:rPr>
              <w:t>ả</w:t>
            </w:r>
            <w:r w:rsidRPr="00A9052A">
              <w:rPr>
                <w:rStyle w:val="Hyperlink"/>
                <w:noProof/>
              </w:rPr>
              <w:t>i h</w:t>
            </w:r>
            <w:r w:rsidRPr="00A9052A">
              <w:rPr>
                <w:rStyle w:val="Hyperlink"/>
                <w:rFonts w:cs="Times New Roman"/>
                <w:noProof/>
              </w:rPr>
              <w:t>ọ</w:t>
            </w:r>
            <w:r w:rsidRPr="00A9052A">
              <w:rPr>
                <w:rStyle w:val="Hyperlink"/>
                <w:noProof/>
              </w:rPr>
              <w:t>c thu</w:t>
            </w:r>
            <w:r w:rsidRPr="00A9052A">
              <w:rPr>
                <w:rStyle w:val="Hyperlink"/>
                <w:rFonts w:cs="Times New Roman"/>
                <w:noProof/>
              </w:rPr>
              <w:t>ộ</w:t>
            </w:r>
            <w:r w:rsidRPr="00A9052A">
              <w:rPr>
                <w:rStyle w:val="Hyperlink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5" w:history="1">
            <w:r w:rsidRPr="00A9052A">
              <w:rPr>
                <w:rStyle w:val="Hyperlink"/>
                <w:noProof/>
              </w:rPr>
              <w:t>10.13. So sánh trong đời sống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6" w:history="1">
            <w:r w:rsidRPr="00A9052A">
              <w:rPr>
                <w:rStyle w:val="Hyperlink"/>
                <w:noProof/>
              </w:rPr>
              <w:t>10.14. So sánh với “nicht”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7" w:history="1">
            <w:r w:rsidRPr="00A9052A">
              <w:rPr>
                <w:rStyle w:val="Hyperlink"/>
                <w:noProof/>
              </w:rPr>
              <w:t>10.15. Một lỗi rất hay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8" w:history="1">
            <w:r w:rsidRPr="00A9052A">
              <w:rPr>
                <w:rStyle w:val="Hyperlink"/>
                <w:noProof/>
              </w:rPr>
              <w:t>TỔNG KẾT SIÊU NGẮN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699" w:history="1">
            <w:r w:rsidRPr="00A9052A">
              <w:rPr>
                <w:rStyle w:val="Hyperlink"/>
                <w:noProof/>
              </w:rPr>
              <w:t>BÀI TẬP GIAI ĐOẠN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00" w:history="1">
            <w:r w:rsidRPr="00A9052A">
              <w:rPr>
                <w:rStyle w:val="Hyperlink"/>
                <w:noProof/>
              </w:rPr>
              <w:t>MINI TEST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01" w:history="1">
            <w:r w:rsidRPr="00A9052A">
              <w:rPr>
                <w:rStyle w:val="Hyperlink"/>
                <w:noProof/>
              </w:rPr>
              <w:t>GIAI ĐOẠN 11 — TỪ TRÁI NGHĨA (GEGENSÄTZE)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05" w:history="1">
            <w:r w:rsidRPr="00A9052A">
              <w:rPr>
                <w:rStyle w:val="Hyperlink"/>
                <w:noProof/>
              </w:rPr>
              <w:t>Bộ từ quan trọng nhất cho bài 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06" w:history="1">
            <w:r w:rsidRPr="00A9052A">
              <w:rPr>
                <w:rStyle w:val="Hyperlink"/>
                <w:noProof/>
              </w:rPr>
              <w:t>GIAI ĐOẠN 12 — MOCK TEST A1 TỔNG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07" w:history="1">
            <w:r w:rsidRPr="00A9052A">
              <w:rPr>
                <w:rStyle w:val="Hyperlink"/>
                <w:noProof/>
              </w:rPr>
              <w:t>TEIL 1 — SEIN &amp; HABEN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08" w:history="1">
            <w:r w:rsidRPr="00A9052A">
              <w:rPr>
                <w:rStyle w:val="Hyperlink"/>
                <w:noProof/>
              </w:rPr>
              <w:t>TEIL 2 — REGELMÄSSIGE VERBEN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09" w:history="1">
            <w:r w:rsidRPr="00A9052A">
              <w:rPr>
                <w:rStyle w:val="Hyperlink"/>
                <w:noProof/>
              </w:rPr>
              <w:t>TEIL 3 — MODALVERBEN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0" w:history="1">
            <w:r w:rsidRPr="00A9052A">
              <w:rPr>
                <w:rStyle w:val="Hyperlink"/>
                <w:noProof/>
              </w:rPr>
              <w:t>TEIL 4 — PERFEKT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1" w:history="1">
            <w:r w:rsidRPr="00A9052A">
              <w:rPr>
                <w:rStyle w:val="Hyperlink"/>
                <w:noProof/>
              </w:rPr>
              <w:t xml:space="preserve">TEIL 5 — </w:t>
            </w:r>
            <w:bookmarkStart w:id="0" w:name="_GoBack"/>
            <w:bookmarkEnd w:id="0"/>
            <w:r w:rsidRPr="00A9052A">
              <w:rPr>
                <w:rStyle w:val="Hyperlink"/>
                <w:noProof/>
              </w:rPr>
              <w:t>AKKUSATIV &amp; DATIV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2" w:history="1">
            <w:r w:rsidRPr="00A9052A">
              <w:rPr>
                <w:rStyle w:val="Hyperlink"/>
                <w:noProof/>
              </w:rPr>
              <w:t>TEIL 6 — MIT &amp; OHNE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3" w:history="1">
            <w:r w:rsidRPr="00A9052A">
              <w:rPr>
                <w:rStyle w:val="Hyperlink"/>
                <w:noProof/>
              </w:rPr>
              <w:t>TEIL 7 — NICHT &amp; KEIN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4" w:history="1">
            <w:r w:rsidRPr="00A9052A">
              <w:rPr>
                <w:rStyle w:val="Hyperlink"/>
                <w:noProof/>
              </w:rPr>
              <w:t>TEIL 8 — ABER / WEIL / DESHALB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5" w:history="1">
            <w:r w:rsidRPr="00A9052A">
              <w:rPr>
                <w:rStyle w:val="Hyperlink"/>
                <w:noProof/>
              </w:rPr>
              <w:t>TEIL 9 — FRAGEN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6" w:history="1">
            <w:r w:rsidRPr="00A9052A">
              <w:rPr>
                <w:rStyle w:val="Hyperlink"/>
                <w:noProof/>
              </w:rPr>
              <w:t>TEIL 10 — SATZBAU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7" w:history="1">
            <w:r w:rsidRPr="00A9052A">
              <w:rPr>
                <w:rStyle w:val="Hyperlink"/>
                <w:noProof/>
              </w:rPr>
              <w:t>TEIL 11 — KOMPARATIV &amp; SUPERLATIV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8" w:history="1">
            <w:r w:rsidRPr="00A9052A">
              <w:rPr>
                <w:rStyle w:val="Hyperlink"/>
                <w:noProof/>
              </w:rPr>
              <w:t>TEIL 12 — GEGENSÄTZE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46D" w:rsidRDefault="00BB246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230719" w:history="1">
            <w:r w:rsidRPr="00A9052A">
              <w:rPr>
                <w:rStyle w:val="Hyperlink"/>
                <w:noProof/>
              </w:rPr>
              <w:t>BONUS — MIX 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6378" w:rsidRDefault="00666378">
          <w:r>
            <w:rPr>
              <w:b/>
              <w:bCs/>
              <w:noProof/>
            </w:rPr>
            <w:fldChar w:fldCharType="end"/>
          </w:r>
        </w:p>
      </w:sdtContent>
    </w:sdt>
    <w:p w:rsidR="005A5316" w:rsidRDefault="005A5316" w:rsidP="00666378">
      <w:r>
        <w:br w:type="page"/>
      </w:r>
    </w:p>
    <w:p w:rsidR="005A5316" w:rsidRPr="005A5316" w:rsidRDefault="005A5316" w:rsidP="005A531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bookmarkStart w:id="1" w:name="_Toc240230419"/>
      <w:r w:rsidRPr="005A5316">
        <w:rPr>
          <w:rFonts w:eastAsia="Times New Roman" w:cs="Times New Roman"/>
          <w:b/>
          <w:bCs/>
          <w:kern w:val="36"/>
          <w:sz w:val="36"/>
          <w:szCs w:val="48"/>
        </w:rPr>
        <w:lastRenderedPageBreak/>
        <w:t>GIAI ĐOẠN 1 — NỀN TẢNG CÂU &amp; ĐỘNG TỪ A1</w:t>
      </w:r>
      <w:bookmarkEnd w:id="1"/>
    </w:p>
    <w:p w:rsidR="005A5316" w:rsidRPr="005A5316" w:rsidRDefault="005A5316" w:rsidP="005A53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A5316">
        <w:rPr>
          <w:rFonts w:eastAsia="Times New Roman" w:cs="Times New Roman"/>
          <w:szCs w:val="24"/>
        </w:rPr>
        <w:t xml:space="preserve">Chúng ta sẽ ôn </w:t>
      </w:r>
      <w:r w:rsidRPr="005A5316">
        <w:rPr>
          <w:rFonts w:eastAsia="Times New Roman" w:cs="Times New Roman"/>
          <w:b/>
          <w:bCs/>
          <w:szCs w:val="24"/>
        </w:rPr>
        <w:t>3 chuyên đề theo đúng thứ tự</w:t>
      </w:r>
      <w:r w:rsidRPr="005A5316">
        <w:rPr>
          <w:rFonts w:eastAsia="Times New Roman" w:cs="Times New Roman"/>
          <w:szCs w:val="24"/>
        </w:rPr>
        <w:t>:</w:t>
      </w:r>
    </w:p>
    <w:p w:rsidR="005A5316" w:rsidRPr="005A5316" w:rsidRDefault="005A5316" w:rsidP="005A5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A5316">
        <w:rPr>
          <w:rFonts w:eastAsia="Times New Roman" w:cs="Times New Roman"/>
          <w:b/>
          <w:bCs/>
          <w:szCs w:val="24"/>
        </w:rPr>
        <w:t>Präsens — Thì hiện tại</w:t>
      </w:r>
      <w:r w:rsidRPr="005A5316">
        <w:rPr>
          <w:rFonts w:eastAsia="Times New Roman" w:cs="Times New Roman"/>
          <w:szCs w:val="24"/>
        </w:rPr>
        <w:t xml:space="preserve"> </w:t>
      </w:r>
    </w:p>
    <w:p w:rsidR="005A5316" w:rsidRPr="005A5316" w:rsidRDefault="005A5316" w:rsidP="005A5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A5316">
        <w:rPr>
          <w:rFonts w:eastAsia="Times New Roman" w:cs="Times New Roman"/>
          <w:b/>
          <w:bCs/>
          <w:szCs w:val="24"/>
        </w:rPr>
        <w:t>Modalverben — Động từ khuyết thiếu</w:t>
      </w:r>
      <w:r w:rsidRPr="005A5316">
        <w:rPr>
          <w:rFonts w:eastAsia="Times New Roman" w:cs="Times New Roman"/>
          <w:szCs w:val="24"/>
        </w:rPr>
        <w:t xml:space="preserve"> </w:t>
      </w:r>
    </w:p>
    <w:p w:rsidR="005A5316" w:rsidRPr="005A5316" w:rsidRDefault="005A5316" w:rsidP="005A53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A5316">
        <w:rPr>
          <w:rFonts w:eastAsia="Times New Roman" w:cs="Times New Roman"/>
          <w:b/>
          <w:bCs/>
          <w:szCs w:val="24"/>
        </w:rPr>
        <w:t>Trennbare Verben — Động từ tách</w:t>
      </w:r>
      <w:r w:rsidRPr="005A5316">
        <w:rPr>
          <w:rFonts w:eastAsia="Times New Roman" w:cs="Times New Roman"/>
          <w:szCs w:val="24"/>
        </w:rPr>
        <w:t xml:space="preserve"> </w:t>
      </w:r>
    </w:p>
    <w:p w:rsidR="005A5316" w:rsidRDefault="005A5316" w:rsidP="005A531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A5316">
        <w:rPr>
          <w:rFonts w:eastAsia="Times New Roman" w:cs="Times New Roman"/>
          <w:szCs w:val="24"/>
        </w:rPr>
        <w:t xml:space="preserve">Mỗi bài đều theo một nguyên tắc: </w:t>
      </w:r>
      <w:r w:rsidRPr="005A5316">
        <w:rPr>
          <w:rFonts w:eastAsia="Times New Roman" w:cs="Times New Roman"/>
          <w:b/>
          <w:bCs/>
          <w:szCs w:val="24"/>
        </w:rPr>
        <w:t>hiểu bản chất → nhận diện → nhớ công thức → nhìn ví dụ → làm bài → tự kiểm tra</w:t>
      </w:r>
      <w:r w:rsidRPr="005A5316">
        <w:rPr>
          <w:rFonts w:eastAsia="Times New Roman" w:cs="Times New Roman"/>
          <w:szCs w:val="24"/>
        </w:rPr>
        <w:t>.</w:t>
      </w:r>
    </w:p>
    <w:p w:rsidR="005A5316" w:rsidRDefault="005A5316" w:rsidP="00292B7C">
      <w:pPr>
        <w:pStyle w:val="Heading2"/>
      </w:pPr>
      <w:bookmarkStart w:id="2" w:name="_Toc240230420"/>
      <w:r w:rsidRPr="005A5316">
        <w:t>BÀI 1 — PRÄSENS</w:t>
      </w:r>
      <w:r>
        <w:t xml:space="preserve"> (THÌ HIỆN TẠI )</w:t>
      </w:r>
      <w:bookmarkEnd w:id="2"/>
    </w:p>
    <w:p w:rsidR="005A5316" w:rsidRPr="00292B7C" w:rsidRDefault="005A5316" w:rsidP="00292B7C">
      <w:pPr>
        <w:pStyle w:val="Heading3"/>
      </w:pPr>
      <w:bookmarkStart w:id="3" w:name="_Toc240106026"/>
      <w:bookmarkStart w:id="4" w:name="_Toc240109519"/>
      <w:bookmarkStart w:id="5" w:name="_Toc240230421"/>
      <w:r w:rsidRPr="00292B7C">
        <w:t>1. Kiến thức cốt lõi &amp; đặc điểm nhận diện</w:t>
      </w:r>
      <w:bookmarkEnd w:id="3"/>
      <w:bookmarkEnd w:id="4"/>
      <w:bookmarkEnd w:id="5"/>
    </w:p>
    <w:p w:rsidR="005A5316" w:rsidRPr="005A5316" w:rsidRDefault="005A5316" w:rsidP="005A5316">
      <w:pPr>
        <w:pStyle w:val="NormalWeb"/>
      </w:pPr>
      <w:r w:rsidRPr="005A5316">
        <w:rPr>
          <w:rStyle w:val="Strong"/>
        </w:rPr>
        <w:t>Präsens</w:t>
      </w:r>
      <w:r w:rsidRPr="005A5316">
        <w:t xml:space="preserve"> dùng để nói về:</w:t>
      </w:r>
    </w:p>
    <w:p w:rsidR="005A5316" w:rsidRPr="005A5316" w:rsidRDefault="005A5316" w:rsidP="005A5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5A5316">
        <w:rPr>
          <w:rFonts w:cs="Times New Roman"/>
          <w:szCs w:val="24"/>
        </w:rPr>
        <w:t xml:space="preserve">Việc đang xảy ra: </w:t>
      </w:r>
      <w:r w:rsidRPr="005A5316">
        <w:rPr>
          <w:rStyle w:val="Emphasis"/>
          <w:rFonts w:cs="Times New Roman"/>
          <w:szCs w:val="24"/>
        </w:rPr>
        <w:t>Tôi đang học.</w:t>
      </w:r>
      <w:r w:rsidRPr="005A5316">
        <w:rPr>
          <w:rFonts w:cs="Times New Roman"/>
          <w:szCs w:val="24"/>
        </w:rPr>
        <w:t xml:space="preserve"> </w:t>
      </w:r>
    </w:p>
    <w:p w:rsidR="005A5316" w:rsidRPr="005A5316" w:rsidRDefault="005A5316" w:rsidP="005A5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5A5316">
        <w:rPr>
          <w:rFonts w:cs="Times New Roman"/>
          <w:szCs w:val="24"/>
        </w:rPr>
        <w:t xml:space="preserve">Thói quen: </w:t>
      </w:r>
      <w:r w:rsidRPr="005A5316">
        <w:rPr>
          <w:rStyle w:val="Emphasis"/>
          <w:rFonts w:cs="Times New Roman"/>
          <w:szCs w:val="24"/>
        </w:rPr>
        <w:t>Tôi đi làm mỗi ngày.</w:t>
      </w:r>
      <w:r w:rsidRPr="005A5316">
        <w:rPr>
          <w:rFonts w:cs="Times New Roman"/>
          <w:szCs w:val="24"/>
        </w:rPr>
        <w:t xml:space="preserve"> </w:t>
      </w:r>
    </w:p>
    <w:p w:rsidR="005A5316" w:rsidRPr="005A5316" w:rsidRDefault="005A5316" w:rsidP="005A5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5A5316">
        <w:rPr>
          <w:rFonts w:cs="Times New Roman"/>
          <w:szCs w:val="24"/>
        </w:rPr>
        <w:t xml:space="preserve">Sự thật/thông tin hiện tại: </w:t>
      </w:r>
      <w:r w:rsidRPr="005A5316">
        <w:rPr>
          <w:rStyle w:val="Emphasis"/>
          <w:rFonts w:cs="Times New Roman"/>
          <w:szCs w:val="24"/>
        </w:rPr>
        <w:t>Tôi sống ở Việt Nam.</w:t>
      </w:r>
      <w:r w:rsidRPr="005A5316">
        <w:rPr>
          <w:rFonts w:cs="Times New Roman"/>
          <w:szCs w:val="24"/>
        </w:rPr>
        <w:t xml:space="preserve"> </w:t>
      </w:r>
    </w:p>
    <w:p w:rsidR="005A5316" w:rsidRPr="005A5316" w:rsidRDefault="005A5316" w:rsidP="005A53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</w:rPr>
      </w:pPr>
      <w:r w:rsidRPr="005A5316">
        <w:rPr>
          <w:rFonts w:cs="Times New Roman"/>
          <w:szCs w:val="24"/>
        </w:rPr>
        <w:t xml:space="preserve">Lịch trình gần trong tương lai: </w:t>
      </w:r>
      <w:r w:rsidRPr="005A5316">
        <w:rPr>
          <w:rStyle w:val="Emphasis"/>
          <w:rFonts w:cs="Times New Roman"/>
          <w:szCs w:val="24"/>
        </w:rPr>
        <w:t>Ngày mai tôi đi Berlin.</w:t>
      </w:r>
      <w:r w:rsidRPr="005A5316">
        <w:rPr>
          <w:rFonts w:cs="Times New Roman"/>
          <w:szCs w:val="24"/>
        </w:rPr>
        <w:t xml:space="preserve"> </w:t>
      </w:r>
    </w:p>
    <w:p w:rsidR="005A5316" w:rsidRPr="005A5316" w:rsidRDefault="005A5316" w:rsidP="005A5316">
      <w:pPr>
        <w:pStyle w:val="NormalWeb"/>
      </w:pPr>
      <w:r w:rsidRPr="005A5316">
        <w:t>Ở A1, điều quan trọng nhất là:</w:t>
      </w:r>
      <w:r>
        <w:t xml:space="preserve"> </w:t>
      </w:r>
      <w:r w:rsidRPr="005A5316">
        <w:rPr>
          <w:rStyle w:val="Strong"/>
        </w:rPr>
        <w:t>Động từ phải được chia theo người thực hiện hành động.</w:t>
      </w:r>
    </w:p>
    <w:p w:rsidR="005A5316" w:rsidRPr="005A5316" w:rsidRDefault="005A5316" w:rsidP="005A5316">
      <w:pPr>
        <w:pStyle w:val="NormalWeb"/>
      </w:pPr>
      <w:r w:rsidRPr="005A5316">
        <w:t>Ví dụ:</w:t>
      </w:r>
    </w:p>
    <w:p w:rsidR="005A5316" w:rsidRPr="005A5316" w:rsidRDefault="005A5316" w:rsidP="005A5316">
      <w:pPr>
        <w:pStyle w:val="NormalWeb"/>
      </w:pPr>
      <w:r w:rsidRPr="005A5316">
        <w:t xml:space="preserve">Ich </w:t>
      </w:r>
      <w:r w:rsidRPr="005A5316">
        <w:rPr>
          <w:rStyle w:val="Strong"/>
        </w:rPr>
        <w:t>lerne</w:t>
      </w:r>
      <w:r w:rsidRPr="005A5316">
        <w:t xml:space="preserve"> Deutsch.</w:t>
      </w:r>
      <w:r w:rsidRPr="005A5316">
        <w:br/>
        <w:t>Tôi học tiếng Đức.</w:t>
      </w:r>
    </w:p>
    <w:p w:rsidR="005A5316" w:rsidRPr="005A5316" w:rsidRDefault="005A5316" w:rsidP="005A5316">
      <w:pPr>
        <w:pStyle w:val="NormalWeb"/>
      </w:pPr>
      <w:r w:rsidRPr="005A5316">
        <w:t xml:space="preserve">Du </w:t>
      </w:r>
      <w:r w:rsidRPr="005A5316">
        <w:rPr>
          <w:rStyle w:val="Strong"/>
        </w:rPr>
        <w:t>lernst</w:t>
      </w:r>
      <w:r w:rsidRPr="005A5316">
        <w:t xml:space="preserve"> Deutsch.</w:t>
      </w:r>
      <w:r w:rsidRPr="005A5316">
        <w:br/>
        <w:t>Bạn học tiếng Đức.</w:t>
      </w:r>
    </w:p>
    <w:p w:rsidR="005A5316" w:rsidRPr="005A5316" w:rsidRDefault="005A5316" w:rsidP="00292B7C">
      <w:pPr>
        <w:pStyle w:val="Heading3"/>
      </w:pPr>
      <w:bookmarkStart w:id="6" w:name="_Toc240106027"/>
      <w:bookmarkStart w:id="7" w:name="_Toc240109520"/>
      <w:bookmarkStart w:id="8" w:name="_Toc240230422"/>
      <w:r w:rsidRPr="005A5316">
        <w:t>2. Công thức cốt lõi</w:t>
      </w:r>
      <w:bookmarkEnd w:id="6"/>
      <w:bookmarkEnd w:id="7"/>
      <w:bookmarkEnd w:id="8"/>
    </w:p>
    <w:p w:rsidR="005A5316" w:rsidRPr="0063616E" w:rsidRDefault="005A5316" w:rsidP="005A5316">
      <w:pPr>
        <w:rPr>
          <w:rFonts w:cs="Times New Roman"/>
          <w:szCs w:val="24"/>
          <w:u w:val="single"/>
        </w:rPr>
      </w:pPr>
      <w:r w:rsidRPr="0063616E">
        <w:rPr>
          <w:rFonts w:cs="Times New Roman"/>
          <w:szCs w:val="24"/>
          <w:u w:val="single"/>
        </w:rPr>
        <w:t>Câu khẳng định</w:t>
      </w:r>
    </w:p>
    <w:p w:rsidR="005A5316" w:rsidRPr="005A5316" w:rsidRDefault="005A5316" w:rsidP="005A5316">
      <w:pPr>
        <w:jc w:val="center"/>
        <w:rPr>
          <w:rFonts w:cs="Times New Roman"/>
          <w:szCs w:val="24"/>
        </w:rPr>
      </w:pPr>
      <w:r w:rsidRPr="0063616E">
        <w:rPr>
          <w:rStyle w:val="Strong"/>
          <w:rFonts w:cs="Times New Roman"/>
          <w:szCs w:val="24"/>
          <w:highlight w:val="yellow"/>
        </w:rPr>
        <w:t>CHỦ NGỮ + ĐỘNG TỪ ĐÃ CHIA + ...</w:t>
      </w:r>
    </w:p>
    <w:p w:rsidR="005A5316" w:rsidRPr="005A5316" w:rsidRDefault="005A5316" w:rsidP="005A5316">
      <w:pPr>
        <w:rPr>
          <w:rFonts w:cs="Times New Roman"/>
          <w:szCs w:val="24"/>
        </w:rPr>
      </w:pPr>
      <w:r w:rsidRPr="005A5316">
        <w:rPr>
          <w:rFonts w:cs="Times New Roman"/>
          <w:szCs w:val="24"/>
        </w:rPr>
        <w:t xml:space="preserve">Ich </w:t>
      </w:r>
      <w:r w:rsidRPr="005A5316">
        <w:rPr>
          <w:rStyle w:val="Strong"/>
          <w:rFonts w:cs="Times New Roman"/>
          <w:szCs w:val="24"/>
        </w:rPr>
        <w:t>lerne</w:t>
      </w:r>
      <w:r w:rsidRPr="005A5316">
        <w:rPr>
          <w:rFonts w:cs="Times New Roman"/>
          <w:szCs w:val="24"/>
        </w:rPr>
        <w:t xml:space="preserve"> Deutsch.</w:t>
      </w:r>
    </w:p>
    <w:p w:rsidR="0063616E" w:rsidRDefault="0063616E" w:rsidP="005A5316">
      <w:pPr>
        <w:rPr>
          <w:rFonts w:cs="Times New Roman"/>
          <w:szCs w:val="24"/>
        </w:rPr>
      </w:pPr>
    </w:p>
    <w:p w:rsidR="005A5316" w:rsidRPr="0063616E" w:rsidRDefault="005A5316" w:rsidP="005A5316">
      <w:pPr>
        <w:rPr>
          <w:rFonts w:cs="Times New Roman"/>
          <w:szCs w:val="24"/>
          <w:u w:val="single"/>
        </w:rPr>
      </w:pPr>
      <w:r w:rsidRPr="0063616E">
        <w:rPr>
          <w:rFonts w:cs="Times New Roman"/>
          <w:szCs w:val="24"/>
          <w:u w:val="single"/>
        </w:rPr>
        <w:t>Câu hỏi Yes/No</w:t>
      </w:r>
    </w:p>
    <w:p w:rsidR="005A5316" w:rsidRPr="005A5316" w:rsidRDefault="005A5316" w:rsidP="005A5316">
      <w:pPr>
        <w:jc w:val="center"/>
        <w:rPr>
          <w:rFonts w:cs="Times New Roman"/>
          <w:szCs w:val="24"/>
        </w:rPr>
      </w:pPr>
      <w:r w:rsidRPr="0063616E">
        <w:rPr>
          <w:rStyle w:val="Strong"/>
          <w:rFonts w:cs="Times New Roman"/>
          <w:szCs w:val="24"/>
          <w:highlight w:val="yellow"/>
        </w:rPr>
        <w:t>ĐỘNG TỪ + CHỦ NGỮ + ...?</w:t>
      </w:r>
    </w:p>
    <w:p w:rsidR="005A5316" w:rsidRDefault="005A5316" w:rsidP="005A5316">
      <w:pPr>
        <w:rPr>
          <w:rFonts w:cs="Times New Roman"/>
          <w:szCs w:val="24"/>
        </w:rPr>
      </w:pPr>
      <w:r w:rsidRPr="005A5316">
        <w:rPr>
          <w:rStyle w:val="Strong"/>
          <w:rFonts w:cs="Times New Roman"/>
          <w:szCs w:val="24"/>
        </w:rPr>
        <w:t>Lernst</w:t>
      </w:r>
      <w:r w:rsidRPr="005A5316">
        <w:rPr>
          <w:rFonts w:cs="Times New Roman"/>
          <w:szCs w:val="24"/>
        </w:rPr>
        <w:t xml:space="preserve"> du Deutsch?</w:t>
      </w:r>
    </w:p>
    <w:p w:rsidR="005A5316" w:rsidRPr="0063616E" w:rsidRDefault="005A5316" w:rsidP="005A5316">
      <w:pPr>
        <w:rPr>
          <w:rFonts w:cs="Times New Roman"/>
          <w:szCs w:val="24"/>
          <w:u w:val="single"/>
        </w:rPr>
      </w:pPr>
      <w:r w:rsidRPr="0063616E">
        <w:rPr>
          <w:rFonts w:cs="Times New Roman"/>
          <w:szCs w:val="24"/>
          <w:u w:val="single"/>
        </w:rPr>
        <w:t>Câu hỏi W-Frage</w:t>
      </w:r>
    </w:p>
    <w:p w:rsidR="005A5316" w:rsidRPr="005A5316" w:rsidRDefault="005A5316" w:rsidP="005A5316">
      <w:pPr>
        <w:jc w:val="center"/>
        <w:rPr>
          <w:rFonts w:cs="Times New Roman"/>
          <w:szCs w:val="24"/>
        </w:rPr>
      </w:pPr>
      <w:r w:rsidRPr="0063616E">
        <w:rPr>
          <w:rStyle w:val="Strong"/>
          <w:rFonts w:cs="Times New Roman"/>
          <w:szCs w:val="24"/>
          <w:highlight w:val="yellow"/>
        </w:rPr>
        <w:lastRenderedPageBreak/>
        <w:t>TỪ HỎI + ĐỘNG TỪ + CHỦ NGỮ + ...?</w:t>
      </w:r>
    </w:p>
    <w:p w:rsidR="005A5316" w:rsidRDefault="005A5316" w:rsidP="005A5316">
      <w:pPr>
        <w:rPr>
          <w:rFonts w:cs="Times New Roman"/>
          <w:szCs w:val="24"/>
        </w:rPr>
      </w:pPr>
      <w:r w:rsidRPr="005A5316">
        <w:rPr>
          <w:rFonts w:cs="Times New Roman"/>
          <w:szCs w:val="24"/>
        </w:rPr>
        <w:t xml:space="preserve">Wo </w:t>
      </w:r>
      <w:r w:rsidRPr="005A5316">
        <w:rPr>
          <w:rStyle w:val="Strong"/>
          <w:rFonts w:cs="Times New Roman"/>
          <w:szCs w:val="24"/>
        </w:rPr>
        <w:t>wohnst</w:t>
      </w:r>
      <w:r w:rsidRPr="005A5316">
        <w:rPr>
          <w:rFonts w:cs="Times New Roman"/>
          <w:szCs w:val="24"/>
        </w:rPr>
        <w:t xml:space="preserve"> du?</w:t>
      </w:r>
    </w:p>
    <w:p w:rsidR="0063616E" w:rsidRPr="00292B7C" w:rsidRDefault="0063616E" w:rsidP="00292B7C">
      <w:pPr>
        <w:pStyle w:val="Heading3"/>
      </w:pPr>
      <w:bookmarkStart w:id="9" w:name="_Toc240106028"/>
      <w:bookmarkStart w:id="10" w:name="_Toc240109521"/>
      <w:bookmarkStart w:id="11" w:name="_Toc240230423"/>
      <w:r w:rsidRPr="00292B7C">
        <w:t>3. Cách chia động từ thường</w:t>
      </w:r>
      <w:bookmarkEnd w:id="9"/>
      <w:bookmarkEnd w:id="10"/>
      <w:bookmarkEnd w:id="11"/>
    </w:p>
    <w:p w:rsidR="0063616E" w:rsidRDefault="0063616E" w:rsidP="0063616E">
      <w:pPr>
        <w:pStyle w:val="NormalWeb"/>
      </w:pPr>
      <w:r w:rsidRPr="0063616E">
        <w:t xml:space="preserve">Lấy </w:t>
      </w:r>
      <w:r w:rsidRPr="0063616E">
        <w:rPr>
          <w:rStyle w:val="Strong"/>
          <w:rFonts w:eastAsiaTheme="majorEastAsia"/>
        </w:rPr>
        <w:t>machen</w:t>
      </w:r>
      <w:r w:rsidRPr="0063616E">
        <w:t xml:space="preserve"> làm ví dụ: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003"/>
        <w:gridCol w:w="2976"/>
        <w:gridCol w:w="2976"/>
      </w:tblGrid>
      <w:tr w:rsidR="0063616E" w:rsidTr="007A5EAD">
        <w:tc>
          <w:tcPr>
            <w:tcW w:w="284" w:type="dxa"/>
          </w:tcPr>
          <w:p w:rsidR="0063616E" w:rsidRPr="0063616E" w:rsidRDefault="0063616E" w:rsidP="0063616E">
            <w:pPr>
              <w:pStyle w:val="NormalWeb"/>
              <w:rPr>
                <w:b/>
              </w:rPr>
            </w:pPr>
            <w:r w:rsidRPr="0063616E">
              <w:rPr>
                <w:b/>
              </w:rPr>
              <w:t>Người</w:t>
            </w:r>
          </w:p>
        </w:tc>
        <w:tc>
          <w:tcPr>
            <w:tcW w:w="2976" w:type="dxa"/>
          </w:tcPr>
          <w:p w:rsidR="0063616E" w:rsidRPr="0063616E" w:rsidRDefault="0063616E" w:rsidP="0063616E">
            <w:pPr>
              <w:pStyle w:val="NormalWeb"/>
              <w:rPr>
                <w:b/>
              </w:rPr>
            </w:pPr>
            <w:r w:rsidRPr="0063616E">
              <w:rPr>
                <w:b/>
              </w:rPr>
              <w:t>machen</w:t>
            </w:r>
          </w:p>
        </w:tc>
        <w:tc>
          <w:tcPr>
            <w:tcW w:w="2976" w:type="dxa"/>
          </w:tcPr>
          <w:p w:rsidR="0063616E" w:rsidRPr="0063616E" w:rsidRDefault="0063616E" w:rsidP="0063616E">
            <w:pPr>
              <w:pStyle w:val="NormalWeb"/>
              <w:rPr>
                <w:b/>
              </w:rPr>
            </w:pPr>
          </w:p>
        </w:tc>
      </w:tr>
      <w:tr w:rsidR="0063616E" w:rsidTr="007A5EAD">
        <w:tc>
          <w:tcPr>
            <w:tcW w:w="284" w:type="dxa"/>
          </w:tcPr>
          <w:p w:rsidR="0063616E" w:rsidRDefault="0063616E" w:rsidP="0063616E">
            <w:pPr>
              <w:pStyle w:val="NormalWeb"/>
            </w:pPr>
            <w:r>
              <w:t>ich</w:t>
            </w:r>
          </w:p>
        </w:tc>
        <w:tc>
          <w:tcPr>
            <w:tcW w:w="2976" w:type="dxa"/>
          </w:tcPr>
          <w:p w:rsidR="0063616E" w:rsidRDefault="0063616E" w:rsidP="0063616E">
            <w:pPr>
              <w:pStyle w:val="NormalWeb"/>
            </w:pPr>
            <w:r>
              <w:t>mach</w:t>
            </w:r>
          </w:p>
        </w:tc>
        <w:tc>
          <w:tcPr>
            <w:tcW w:w="2976" w:type="dxa"/>
          </w:tcPr>
          <w:p w:rsidR="002F5D88" w:rsidRDefault="002F5D88" w:rsidP="0063616E">
            <w:pPr>
              <w:pStyle w:val="NormalWeb"/>
            </w:pPr>
            <w:r>
              <w:t>Để nguyên</w:t>
            </w:r>
          </w:p>
        </w:tc>
      </w:tr>
      <w:tr w:rsidR="0063616E" w:rsidTr="007A5EAD">
        <w:tc>
          <w:tcPr>
            <w:tcW w:w="284" w:type="dxa"/>
          </w:tcPr>
          <w:p w:rsidR="0063616E" w:rsidRDefault="0063616E" w:rsidP="0063616E">
            <w:pPr>
              <w:pStyle w:val="NormalWeb"/>
            </w:pPr>
            <w:r>
              <w:t>du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machst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Bỏ e thêm st</w:t>
            </w:r>
          </w:p>
        </w:tc>
      </w:tr>
      <w:tr w:rsidR="0063616E" w:rsidTr="007A5EAD">
        <w:tc>
          <w:tcPr>
            <w:tcW w:w="284" w:type="dxa"/>
          </w:tcPr>
          <w:p w:rsidR="0063616E" w:rsidRDefault="0063616E" w:rsidP="0063616E">
            <w:pPr>
              <w:pStyle w:val="NormalWeb"/>
            </w:pPr>
            <w:r>
              <w:t>er/sie/es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macht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Bỏ e thêm t</w:t>
            </w:r>
          </w:p>
        </w:tc>
      </w:tr>
      <w:tr w:rsidR="0063616E" w:rsidTr="007A5EAD">
        <w:tc>
          <w:tcPr>
            <w:tcW w:w="284" w:type="dxa"/>
          </w:tcPr>
          <w:p w:rsidR="0063616E" w:rsidRDefault="0063616E" w:rsidP="0063616E">
            <w:pPr>
              <w:pStyle w:val="NormalWeb"/>
            </w:pPr>
            <w:r>
              <w:t>wir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machen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Thêm n</w:t>
            </w:r>
          </w:p>
        </w:tc>
      </w:tr>
      <w:tr w:rsidR="0063616E" w:rsidTr="007A5EAD">
        <w:tc>
          <w:tcPr>
            <w:tcW w:w="284" w:type="dxa"/>
          </w:tcPr>
          <w:p w:rsidR="0063616E" w:rsidRDefault="0063616E" w:rsidP="0063616E">
            <w:pPr>
              <w:pStyle w:val="NormalWeb"/>
            </w:pPr>
            <w:r>
              <w:t>ihr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macht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Bỏ e thêm t</w:t>
            </w:r>
          </w:p>
        </w:tc>
      </w:tr>
      <w:tr w:rsidR="0063616E" w:rsidTr="007A5EAD">
        <w:tc>
          <w:tcPr>
            <w:tcW w:w="284" w:type="dxa"/>
          </w:tcPr>
          <w:p w:rsidR="0063616E" w:rsidRDefault="0063616E" w:rsidP="0063616E">
            <w:pPr>
              <w:pStyle w:val="NormalWeb"/>
            </w:pPr>
            <w:r>
              <w:t xml:space="preserve">Sie/sie 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machen</w:t>
            </w:r>
          </w:p>
        </w:tc>
        <w:tc>
          <w:tcPr>
            <w:tcW w:w="2976" w:type="dxa"/>
          </w:tcPr>
          <w:p w:rsidR="0063616E" w:rsidRDefault="002F5D88" w:rsidP="0063616E">
            <w:pPr>
              <w:pStyle w:val="NormalWeb"/>
            </w:pPr>
            <w:r>
              <w:t>Thêm n</w:t>
            </w:r>
          </w:p>
        </w:tc>
      </w:tr>
    </w:tbl>
    <w:p w:rsidR="0063616E" w:rsidRDefault="0063616E" w:rsidP="0063616E">
      <w:pPr>
        <w:rPr>
          <w:rFonts w:cs="Times New Roman"/>
          <w:szCs w:val="24"/>
        </w:rPr>
      </w:pPr>
      <w:r w:rsidRPr="0063616E">
        <w:rPr>
          <w:rFonts w:cs="Times New Roman"/>
          <w:szCs w:val="24"/>
        </w:rPr>
        <w:t>Công thức đuôi cần nhớ</w:t>
      </w:r>
    </w:p>
    <w:p w:rsidR="0063616E" w:rsidRPr="0063616E" w:rsidRDefault="0063616E" w:rsidP="0063616E">
      <w:pPr>
        <w:rPr>
          <w:rFonts w:cs="Times New Roman"/>
          <w:szCs w:val="24"/>
        </w:rPr>
      </w:pPr>
      <w:r w:rsidRPr="0063616E">
        <w:rPr>
          <w:rStyle w:val="Strong"/>
          <w:rFonts w:cs="Times New Roman"/>
          <w:szCs w:val="24"/>
        </w:rPr>
        <w:t>ich → -e</w:t>
      </w:r>
      <w:r w:rsidRPr="0063616E">
        <w:rPr>
          <w:rFonts w:cs="Times New Roman"/>
          <w:szCs w:val="24"/>
        </w:rPr>
        <w:br/>
      </w:r>
      <w:r w:rsidRPr="0063616E">
        <w:rPr>
          <w:rStyle w:val="Strong"/>
          <w:rFonts w:cs="Times New Roman"/>
          <w:szCs w:val="24"/>
        </w:rPr>
        <w:t>du → -st</w:t>
      </w:r>
      <w:r w:rsidRPr="0063616E">
        <w:rPr>
          <w:rFonts w:cs="Times New Roman"/>
          <w:szCs w:val="24"/>
        </w:rPr>
        <w:br/>
      </w:r>
      <w:r w:rsidRPr="0063616E">
        <w:rPr>
          <w:rStyle w:val="Strong"/>
          <w:rFonts w:cs="Times New Roman"/>
          <w:szCs w:val="24"/>
        </w:rPr>
        <w:t>er/sie/es → -t</w:t>
      </w:r>
      <w:r w:rsidRPr="0063616E">
        <w:rPr>
          <w:rFonts w:cs="Times New Roman"/>
          <w:szCs w:val="24"/>
        </w:rPr>
        <w:br/>
      </w:r>
      <w:r w:rsidRPr="0063616E">
        <w:rPr>
          <w:rStyle w:val="Strong"/>
          <w:rFonts w:cs="Times New Roman"/>
          <w:szCs w:val="24"/>
        </w:rPr>
        <w:t>wir → -en</w:t>
      </w:r>
      <w:r w:rsidRPr="0063616E">
        <w:rPr>
          <w:rFonts w:cs="Times New Roman"/>
          <w:szCs w:val="24"/>
        </w:rPr>
        <w:br/>
      </w:r>
      <w:r w:rsidRPr="0063616E">
        <w:rPr>
          <w:rStyle w:val="Strong"/>
          <w:rFonts w:cs="Times New Roman"/>
          <w:szCs w:val="24"/>
        </w:rPr>
        <w:t>ihr → -t</w:t>
      </w:r>
      <w:r w:rsidRPr="0063616E">
        <w:rPr>
          <w:rFonts w:cs="Times New Roman"/>
          <w:szCs w:val="24"/>
        </w:rPr>
        <w:br/>
      </w:r>
      <w:r w:rsidRPr="0063616E">
        <w:rPr>
          <w:rStyle w:val="Strong"/>
          <w:rFonts w:cs="Times New Roman"/>
          <w:szCs w:val="24"/>
        </w:rPr>
        <w:t>sie/Sie → -en</w:t>
      </w:r>
    </w:p>
    <w:p w:rsidR="0063616E" w:rsidRPr="0063616E" w:rsidRDefault="0063616E" w:rsidP="0063616E">
      <w:pPr>
        <w:pStyle w:val="NormalWeb"/>
      </w:pPr>
      <w:r w:rsidRPr="0063616E">
        <w:rPr>
          <w:rFonts w:ascii="Segoe UI Symbol" w:hAnsi="Segoe UI Symbol" w:cs="Segoe UI Symbol"/>
        </w:rPr>
        <w:t>💡</w:t>
      </w:r>
      <w:r w:rsidRPr="0063616E">
        <w:t xml:space="preserve"> Đây là bộ đuôi bạn nên thuộc lòng.</w:t>
      </w:r>
    </w:p>
    <w:p w:rsidR="003B7613" w:rsidRPr="00292B7C" w:rsidRDefault="003B7613" w:rsidP="00292B7C">
      <w:pPr>
        <w:pStyle w:val="Heading3"/>
      </w:pPr>
      <w:bookmarkStart w:id="12" w:name="_Toc240106029"/>
      <w:bookmarkStart w:id="13" w:name="_Toc240109522"/>
      <w:bookmarkStart w:id="14" w:name="_Toc240230424"/>
      <w:r w:rsidRPr="00292B7C">
        <w:t>4. Ví dụ thực tế</w:t>
      </w:r>
      <w:bookmarkEnd w:id="12"/>
      <w:bookmarkEnd w:id="13"/>
      <w:bookmarkEnd w:id="14"/>
    </w:p>
    <w:p w:rsidR="003B7613" w:rsidRDefault="003B7613" w:rsidP="003B7613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arbeite jeden Tag.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làm việc mỗi ngày.</w:t>
      </w:r>
    </w:p>
    <w:p w:rsidR="003B7613" w:rsidRDefault="003B7613" w:rsidP="003B7613">
      <w:pPr>
        <w:pStyle w:val="NormalWeb"/>
      </w:pPr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Chủ ngữ là </w:t>
      </w:r>
      <w:r>
        <w:rPr>
          <w:rStyle w:val="Strong"/>
          <w:rFonts w:eastAsiaTheme="majorEastAsia"/>
        </w:rPr>
        <w:t>ich</w:t>
      </w:r>
      <w:r>
        <w:t xml:space="preserve"> nên </w:t>
      </w:r>
      <w:r>
        <w:rPr>
          <w:rStyle w:val="Emphasis"/>
          <w:rFonts w:eastAsiaTheme="majorEastAsia"/>
        </w:rPr>
        <w:t>arbeiten</w:t>
      </w:r>
      <w:r>
        <w:t xml:space="preserve"> → </w:t>
      </w:r>
      <w:r>
        <w:rPr>
          <w:rStyle w:val="Strong"/>
          <w:rFonts w:eastAsiaTheme="majorEastAsia"/>
        </w:rPr>
        <w:t>arbeite</w:t>
      </w:r>
      <w:r>
        <w:t>.</w:t>
      </w:r>
    </w:p>
    <w:p w:rsidR="003B7613" w:rsidRDefault="003B7613" w:rsidP="003B7613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Meine Freundin kauft heute Lebensmittel.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Bạn gái/bạn nữ của tôi hôm nay mua thực phẩm.</w:t>
      </w:r>
    </w:p>
    <w:p w:rsidR="003B7613" w:rsidRDefault="003B7613" w:rsidP="003B7613">
      <w:pPr>
        <w:pStyle w:val="NormalWeb"/>
      </w:pPr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Meine Freundin</w:t>
      </w:r>
      <w:r>
        <w:t xml:space="preserve"> = </w:t>
      </w:r>
      <w:r>
        <w:rPr>
          <w:rStyle w:val="Strong"/>
          <w:rFonts w:eastAsiaTheme="majorEastAsia"/>
        </w:rPr>
        <w:t>sie</w:t>
      </w:r>
      <w:r>
        <w:t xml:space="preserve">, nên </w:t>
      </w:r>
      <w:r>
        <w:rPr>
          <w:rStyle w:val="Emphasis"/>
          <w:rFonts w:eastAsiaTheme="majorEastAsia"/>
        </w:rPr>
        <w:t>kaufen</w:t>
      </w:r>
      <w:r>
        <w:t xml:space="preserve"> → </w:t>
      </w:r>
      <w:r>
        <w:rPr>
          <w:rStyle w:val="Strong"/>
          <w:rFonts w:eastAsiaTheme="majorEastAsia"/>
        </w:rPr>
        <w:t>kauft</w:t>
      </w:r>
      <w:r>
        <w:t>.</w:t>
      </w:r>
    </w:p>
    <w:p w:rsidR="003B7613" w:rsidRDefault="003B7613" w:rsidP="003B7613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Wir lernen Deutsch am Abend.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Chúng tôi học tiếng Đức vào buổi tối.</w:t>
      </w:r>
    </w:p>
    <w:p w:rsidR="003B7613" w:rsidRDefault="003B7613" w:rsidP="003B7613">
      <w:pPr>
        <w:pStyle w:val="NormalWeb"/>
      </w:pPr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Chủ ngữ </w:t>
      </w:r>
      <w:r>
        <w:rPr>
          <w:rStyle w:val="Strong"/>
          <w:rFonts w:eastAsiaTheme="majorEastAsia"/>
        </w:rPr>
        <w:t>wir</w:t>
      </w:r>
      <w:r>
        <w:t xml:space="preserve"> nên </w:t>
      </w:r>
      <w:r>
        <w:rPr>
          <w:rStyle w:val="Emphasis"/>
          <w:rFonts w:eastAsiaTheme="majorEastAsia"/>
        </w:rPr>
        <w:t>lernen</w:t>
      </w:r>
      <w:r>
        <w:t xml:space="preserve"> giữ đuôi </w:t>
      </w:r>
      <w:r>
        <w:rPr>
          <w:rStyle w:val="Strong"/>
          <w:rFonts w:eastAsiaTheme="majorEastAsia"/>
        </w:rPr>
        <w:t>-en</w:t>
      </w:r>
      <w:r>
        <w:t xml:space="preserve"> → </w:t>
      </w:r>
      <w:r>
        <w:rPr>
          <w:rStyle w:val="Emphasis"/>
          <w:rFonts w:eastAsiaTheme="majorEastAsia"/>
        </w:rPr>
        <w:t>lernen</w:t>
      </w:r>
      <w:r>
        <w:t>.</w:t>
      </w:r>
    </w:p>
    <w:p w:rsidR="003B7613" w:rsidRPr="00292B7C" w:rsidRDefault="003B7613" w:rsidP="00292B7C">
      <w:pPr>
        <w:pStyle w:val="Heading3"/>
      </w:pPr>
      <w:bookmarkStart w:id="15" w:name="_Toc240106030"/>
      <w:bookmarkStart w:id="16" w:name="_Toc240109523"/>
      <w:bookmarkStart w:id="17" w:name="_Toc240230425"/>
      <w:r w:rsidRPr="00292B7C">
        <w:lastRenderedPageBreak/>
        <w:t>5. Một số động từ cần chú ý</w:t>
      </w:r>
      <w:bookmarkEnd w:id="15"/>
      <w:bookmarkEnd w:id="16"/>
      <w:bookmarkEnd w:id="17"/>
    </w:p>
    <w:p w:rsidR="003B7613" w:rsidRDefault="003B7613" w:rsidP="003B7613">
      <w:pPr>
        <w:pStyle w:val="NormalWeb"/>
      </w:pPr>
      <w:r>
        <w:t>Không phải động từ nào cũng chia hoàn toàn theo cách "thân + đuôi" đơn giản.</w:t>
      </w:r>
    </w:p>
    <w:p w:rsidR="003B7613" w:rsidRDefault="003B7613" w:rsidP="003B7613">
      <w:pPr>
        <w:pStyle w:val="NormalWeb"/>
      </w:pPr>
      <w:r>
        <w:t>Ví dụ:</w:t>
      </w:r>
    </w:p>
    <w:p w:rsidR="003B7613" w:rsidRPr="003B7613" w:rsidRDefault="003B7613" w:rsidP="003B7613">
      <w:pPr>
        <w:rPr>
          <w:rFonts w:cs="Times New Roman"/>
          <w:szCs w:val="24"/>
        </w:rPr>
      </w:pPr>
      <w:r w:rsidRPr="003B7613">
        <w:rPr>
          <w:rFonts w:cs="Times New Roman"/>
          <w:szCs w:val="24"/>
        </w:rPr>
        <w:t>fahren — đi/lái xe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003"/>
        <w:gridCol w:w="2976"/>
      </w:tblGrid>
      <w:tr w:rsidR="003B7613" w:rsidRPr="0063616E" w:rsidTr="007A5EAD">
        <w:tc>
          <w:tcPr>
            <w:tcW w:w="284" w:type="dxa"/>
          </w:tcPr>
          <w:p w:rsidR="003B7613" w:rsidRPr="0063616E" w:rsidRDefault="003B7613" w:rsidP="00292B7C">
            <w:pPr>
              <w:pStyle w:val="NormalWeb"/>
              <w:rPr>
                <w:b/>
              </w:rPr>
            </w:pPr>
            <w:r w:rsidRPr="0063616E">
              <w:rPr>
                <w:b/>
              </w:rPr>
              <w:t>Người</w:t>
            </w:r>
          </w:p>
        </w:tc>
        <w:tc>
          <w:tcPr>
            <w:tcW w:w="2976" w:type="dxa"/>
          </w:tcPr>
          <w:p w:rsidR="003B7613" w:rsidRPr="0063616E" w:rsidRDefault="003B7613" w:rsidP="00292B7C">
            <w:pPr>
              <w:pStyle w:val="NormalWeb"/>
              <w:rPr>
                <w:b/>
              </w:rPr>
            </w:pPr>
            <w:r>
              <w:rPr>
                <w:b/>
              </w:rPr>
              <w:t>fahren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ich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fahre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du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fährst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er/sie/es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fährt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wir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fahren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ihr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fahrt</w:t>
            </w:r>
          </w:p>
        </w:tc>
      </w:tr>
      <w:tr w:rsidR="003B7613" w:rsidTr="007A5EAD">
        <w:trPr>
          <w:trHeight w:val="70"/>
        </w:trPr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 xml:space="preserve">Sie/sie 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fahren</w:t>
            </w:r>
          </w:p>
        </w:tc>
      </w:tr>
    </w:tbl>
    <w:p w:rsidR="003B7613" w:rsidRPr="003B7613" w:rsidRDefault="003B7613" w:rsidP="003B7613">
      <w:pPr>
        <w:rPr>
          <w:rFonts w:cs="Times New Roman"/>
          <w:szCs w:val="24"/>
        </w:rPr>
      </w:pPr>
      <w:r w:rsidRPr="003B7613">
        <w:rPr>
          <w:rFonts w:cs="Times New Roman"/>
          <w:szCs w:val="24"/>
        </w:rPr>
        <w:t>essen — ăn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003"/>
        <w:gridCol w:w="2976"/>
      </w:tblGrid>
      <w:tr w:rsidR="003B7613" w:rsidRPr="0063616E" w:rsidTr="007A5EAD">
        <w:tc>
          <w:tcPr>
            <w:tcW w:w="284" w:type="dxa"/>
          </w:tcPr>
          <w:p w:rsidR="003B7613" w:rsidRPr="0063616E" w:rsidRDefault="003B7613" w:rsidP="00292B7C">
            <w:pPr>
              <w:pStyle w:val="NormalWeb"/>
              <w:rPr>
                <w:b/>
              </w:rPr>
            </w:pPr>
            <w:r w:rsidRPr="0063616E">
              <w:rPr>
                <w:b/>
              </w:rPr>
              <w:t>Người</w:t>
            </w:r>
          </w:p>
        </w:tc>
        <w:tc>
          <w:tcPr>
            <w:tcW w:w="2976" w:type="dxa"/>
          </w:tcPr>
          <w:p w:rsidR="003B7613" w:rsidRPr="0063616E" w:rsidRDefault="003B7613" w:rsidP="00292B7C">
            <w:pPr>
              <w:pStyle w:val="NormalWeb"/>
              <w:rPr>
                <w:b/>
              </w:rPr>
            </w:pPr>
            <w:r>
              <w:rPr>
                <w:b/>
              </w:rPr>
              <w:t>essen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ich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esse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du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isst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er/sie/es</w:t>
            </w:r>
          </w:p>
        </w:tc>
        <w:tc>
          <w:tcPr>
            <w:tcW w:w="2976" w:type="dxa"/>
          </w:tcPr>
          <w:p w:rsidR="003B7613" w:rsidRDefault="003B7613" w:rsidP="00292B7C">
            <w:pPr>
              <w:pStyle w:val="NormalWeb"/>
            </w:pPr>
            <w:r>
              <w:t>isst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wir</w:t>
            </w:r>
          </w:p>
        </w:tc>
        <w:tc>
          <w:tcPr>
            <w:tcW w:w="2976" w:type="dxa"/>
          </w:tcPr>
          <w:p w:rsidR="003B7613" w:rsidRDefault="00292B7C" w:rsidP="00292B7C">
            <w:pPr>
              <w:pStyle w:val="NormalWeb"/>
            </w:pPr>
            <w:r>
              <w:t>essen</w:t>
            </w:r>
          </w:p>
        </w:tc>
      </w:tr>
      <w:tr w:rsidR="003B7613" w:rsidTr="007A5EAD"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>ihr</w:t>
            </w:r>
          </w:p>
        </w:tc>
        <w:tc>
          <w:tcPr>
            <w:tcW w:w="2976" w:type="dxa"/>
          </w:tcPr>
          <w:p w:rsidR="003B7613" w:rsidRDefault="00292B7C" w:rsidP="00292B7C">
            <w:pPr>
              <w:pStyle w:val="NormalWeb"/>
            </w:pPr>
            <w:r>
              <w:t>esst</w:t>
            </w:r>
          </w:p>
        </w:tc>
      </w:tr>
      <w:tr w:rsidR="003B7613" w:rsidTr="007A5EAD">
        <w:trPr>
          <w:trHeight w:val="70"/>
        </w:trPr>
        <w:tc>
          <w:tcPr>
            <w:tcW w:w="284" w:type="dxa"/>
          </w:tcPr>
          <w:p w:rsidR="003B7613" w:rsidRDefault="003B7613" w:rsidP="00292B7C">
            <w:pPr>
              <w:pStyle w:val="NormalWeb"/>
            </w:pPr>
            <w:r>
              <w:t xml:space="preserve">Sie/sie </w:t>
            </w:r>
          </w:p>
        </w:tc>
        <w:tc>
          <w:tcPr>
            <w:tcW w:w="2976" w:type="dxa"/>
          </w:tcPr>
          <w:p w:rsidR="003B7613" w:rsidRDefault="00292B7C" w:rsidP="00292B7C">
            <w:pPr>
              <w:pStyle w:val="NormalWeb"/>
            </w:pPr>
            <w:r>
              <w:t>essen</w:t>
            </w:r>
          </w:p>
        </w:tc>
      </w:tr>
    </w:tbl>
    <w:p w:rsidR="003B7613" w:rsidRPr="003B7613" w:rsidRDefault="003B7613" w:rsidP="003B7613">
      <w:pPr>
        <w:rPr>
          <w:rFonts w:cs="Times New Roman"/>
          <w:szCs w:val="24"/>
        </w:rPr>
      </w:pPr>
      <w:r w:rsidRPr="003B7613">
        <w:rPr>
          <w:rFonts w:cs="Times New Roman"/>
          <w:szCs w:val="24"/>
        </w:rPr>
        <w:t>sprechen — nói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003"/>
        <w:gridCol w:w="2976"/>
      </w:tblGrid>
      <w:tr w:rsidR="00292B7C" w:rsidRPr="0063616E" w:rsidTr="007A5EAD">
        <w:tc>
          <w:tcPr>
            <w:tcW w:w="284" w:type="dxa"/>
          </w:tcPr>
          <w:p w:rsidR="00292B7C" w:rsidRPr="0063616E" w:rsidRDefault="00292B7C" w:rsidP="00292B7C">
            <w:pPr>
              <w:pStyle w:val="NormalWeb"/>
              <w:rPr>
                <w:b/>
              </w:rPr>
            </w:pPr>
            <w:r w:rsidRPr="0063616E">
              <w:rPr>
                <w:b/>
              </w:rPr>
              <w:t>Người</w:t>
            </w:r>
          </w:p>
        </w:tc>
        <w:tc>
          <w:tcPr>
            <w:tcW w:w="2976" w:type="dxa"/>
          </w:tcPr>
          <w:p w:rsidR="00292B7C" w:rsidRPr="0063616E" w:rsidRDefault="00292B7C" w:rsidP="00292B7C">
            <w:pPr>
              <w:pStyle w:val="NormalWeb"/>
              <w:rPr>
                <w:b/>
              </w:rPr>
            </w:pPr>
            <w:r>
              <w:rPr>
                <w:b/>
              </w:rPr>
              <w:t>essen</w:t>
            </w:r>
          </w:p>
        </w:tc>
      </w:tr>
      <w:tr w:rsidR="00292B7C" w:rsidTr="007A5EAD">
        <w:tc>
          <w:tcPr>
            <w:tcW w:w="284" w:type="dxa"/>
          </w:tcPr>
          <w:p w:rsidR="00292B7C" w:rsidRDefault="00292B7C" w:rsidP="00292B7C">
            <w:pPr>
              <w:pStyle w:val="NormalWeb"/>
            </w:pPr>
            <w:r>
              <w:t>ich</w:t>
            </w:r>
          </w:p>
        </w:tc>
        <w:tc>
          <w:tcPr>
            <w:tcW w:w="2976" w:type="dxa"/>
          </w:tcPr>
          <w:p w:rsidR="00292B7C" w:rsidRDefault="00292B7C" w:rsidP="00292B7C">
            <w:pPr>
              <w:pStyle w:val="NormalWeb"/>
            </w:pPr>
            <w:r>
              <w:t>esse</w:t>
            </w:r>
          </w:p>
        </w:tc>
      </w:tr>
      <w:tr w:rsidR="00292B7C" w:rsidTr="007A5EAD">
        <w:tc>
          <w:tcPr>
            <w:tcW w:w="284" w:type="dxa"/>
          </w:tcPr>
          <w:p w:rsidR="00292B7C" w:rsidRDefault="00292B7C" w:rsidP="00292B7C">
            <w:pPr>
              <w:pStyle w:val="NormalWeb"/>
            </w:pPr>
            <w:r>
              <w:t>du</w:t>
            </w:r>
          </w:p>
        </w:tc>
        <w:tc>
          <w:tcPr>
            <w:tcW w:w="2976" w:type="dxa"/>
          </w:tcPr>
          <w:p w:rsidR="00292B7C" w:rsidRDefault="00292B7C" w:rsidP="00292B7C">
            <w:pPr>
              <w:pStyle w:val="NormalWeb"/>
            </w:pPr>
            <w:r>
              <w:t>isst</w:t>
            </w:r>
          </w:p>
        </w:tc>
      </w:tr>
      <w:tr w:rsidR="00292B7C" w:rsidTr="007A5EAD">
        <w:tc>
          <w:tcPr>
            <w:tcW w:w="284" w:type="dxa"/>
          </w:tcPr>
          <w:p w:rsidR="00292B7C" w:rsidRDefault="00292B7C" w:rsidP="00292B7C">
            <w:pPr>
              <w:pStyle w:val="NormalWeb"/>
            </w:pPr>
            <w:r>
              <w:t>er/sie/es</w:t>
            </w:r>
          </w:p>
        </w:tc>
        <w:tc>
          <w:tcPr>
            <w:tcW w:w="2976" w:type="dxa"/>
          </w:tcPr>
          <w:p w:rsidR="00292B7C" w:rsidRDefault="00292B7C" w:rsidP="00292B7C">
            <w:pPr>
              <w:pStyle w:val="NormalWeb"/>
            </w:pPr>
            <w:r>
              <w:t>isst</w:t>
            </w:r>
          </w:p>
        </w:tc>
      </w:tr>
      <w:tr w:rsidR="00292B7C" w:rsidTr="007A5EAD">
        <w:tc>
          <w:tcPr>
            <w:tcW w:w="284" w:type="dxa"/>
          </w:tcPr>
          <w:p w:rsidR="00292B7C" w:rsidRDefault="00292B7C" w:rsidP="00292B7C">
            <w:pPr>
              <w:pStyle w:val="NormalWeb"/>
            </w:pPr>
            <w:r>
              <w:t>wir</w:t>
            </w:r>
          </w:p>
        </w:tc>
        <w:tc>
          <w:tcPr>
            <w:tcW w:w="2976" w:type="dxa"/>
          </w:tcPr>
          <w:p w:rsidR="00292B7C" w:rsidRDefault="00292B7C" w:rsidP="00292B7C">
            <w:pPr>
              <w:pStyle w:val="NormalWeb"/>
            </w:pPr>
            <w:r>
              <w:t>essen</w:t>
            </w:r>
          </w:p>
        </w:tc>
      </w:tr>
      <w:tr w:rsidR="00292B7C" w:rsidTr="007A5EAD">
        <w:tc>
          <w:tcPr>
            <w:tcW w:w="284" w:type="dxa"/>
          </w:tcPr>
          <w:p w:rsidR="00292B7C" w:rsidRDefault="00292B7C" w:rsidP="00292B7C">
            <w:pPr>
              <w:pStyle w:val="NormalWeb"/>
            </w:pPr>
            <w:r>
              <w:t>ihr</w:t>
            </w:r>
          </w:p>
        </w:tc>
        <w:tc>
          <w:tcPr>
            <w:tcW w:w="2976" w:type="dxa"/>
          </w:tcPr>
          <w:p w:rsidR="00292B7C" w:rsidRDefault="00292B7C" w:rsidP="00292B7C">
            <w:pPr>
              <w:pStyle w:val="NormalWeb"/>
            </w:pPr>
            <w:r>
              <w:t>esst</w:t>
            </w:r>
          </w:p>
        </w:tc>
      </w:tr>
      <w:tr w:rsidR="00292B7C" w:rsidTr="007A5EAD">
        <w:trPr>
          <w:trHeight w:val="70"/>
        </w:trPr>
        <w:tc>
          <w:tcPr>
            <w:tcW w:w="284" w:type="dxa"/>
          </w:tcPr>
          <w:p w:rsidR="00292B7C" w:rsidRDefault="00292B7C" w:rsidP="00292B7C">
            <w:pPr>
              <w:pStyle w:val="NormalWeb"/>
            </w:pPr>
            <w:r>
              <w:t xml:space="preserve">Sie/sie </w:t>
            </w:r>
          </w:p>
        </w:tc>
        <w:tc>
          <w:tcPr>
            <w:tcW w:w="2976" w:type="dxa"/>
          </w:tcPr>
          <w:p w:rsidR="00292B7C" w:rsidRDefault="00292B7C" w:rsidP="00292B7C">
            <w:pPr>
              <w:pStyle w:val="NormalWeb"/>
            </w:pPr>
            <w:r>
              <w:t>essen</w:t>
            </w:r>
          </w:p>
        </w:tc>
      </w:tr>
    </w:tbl>
    <w:p w:rsidR="003B7613" w:rsidRDefault="003B7613" w:rsidP="003B761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Ở A1, bạn nên </w:t>
      </w:r>
      <w:r>
        <w:rPr>
          <w:rStyle w:val="Strong"/>
          <w:rFonts w:eastAsiaTheme="majorEastAsia"/>
        </w:rPr>
        <w:t>học thuộc những động từ bất quy tắc phổ biến</w:t>
      </w:r>
      <w:r>
        <w:t>, không cần cố tìm một quy luật phức tạp cho tất cả.</w:t>
      </w:r>
    </w:p>
    <w:p w:rsidR="00292B7C" w:rsidRPr="00292B7C" w:rsidRDefault="00292B7C" w:rsidP="00292B7C">
      <w:pPr>
        <w:pStyle w:val="Heading3"/>
      </w:pPr>
      <w:bookmarkStart w:id="18" w:name="_Toc240106031"/>
      <w:bookmarkStart w:id="19" w:name="_Toc240109524"/>
      <w:bookmarkStart w:id="20" w:name="_Toc240230426"/>
      <w:r w:rsidRPr="00292B7C">
        <w:t>6. Cách sử dụng Präsens</w:t>
      </w:r>
      <w:bookmarkEnd w:id="18"/>
      <w:bookmarkEnd w:id="19"/>
      <w:bookmarkEnd w:id="20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🕐</w:t>
      </w:r>
      <w:r w:rsidRPr="00292B7C">
        <w:rPr>
          <w:rFonts w:cs="Times New Roman"/>
          <w:szCs w:val="24"/>
        </w:rPr>
        <w:t xml:space="preserve"> Việc đang xảy ra</w:t>
      </w:r>
    </w:p>
    <w:p w:rsidR="00292B7C" w:rsidRPr="00292B7C" w:rsidRDefault="00292B7C" w:rsidP="00292B7C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esse</w:t>
      </w:r>
      <w:r w:rsidRPr="00292B7C">
        <w:rPr>
          <w:rFonts w:cs="Times New Roman"/>
          <w:szCs w:val="24"/>
        </w:rPr>
        <w:t xml:space="preserve"> gerade.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Tôi đang ăn.</w:t>
      </w:r>
    </w:p>
    <w:p w:rsidR="00292B7C" w:rsidRDefault="00292B7C" w:rsidP="00292B7C">
      <w:pPr>
        <w:rPr>
          <w:rFonts w:ascii="Segoe UI Symbol" w:hAnsi="Segoe UI Symbol" w:cs="Segoe UI Symbol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🔄</w:t>
      </w:r>
      <w:r w:rsidRPr="00292B7C">
        <w:rPr>
          <w:rFonts w:cs="Times New Roman"/>
          <w:szCs w:val="24"/>
        </w:rPr>
        <w:t xml:space="preserve"> Thói quen</w:t>
      </w:r>
    </w:p>
    <w:p w:rsidR="00292B7C" w:rsidRPr="00292B7C" w:rsidRDefault="00292B7C" w:rsidP="00292B7C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lastRenderedPageBreak/>
        <w:t xml:space="preserve">Ich </w:t>
      </w:r>
      <w:r w:rsidRPr="00292B7C">
        <w:rPr>
          <w:rStyle w:val="Strong"/>
          <w:rFonts w:cs="Times New Roman"/>
          <w:szCs w:val="24"/>
        </w:rPr>
        <w:t>trinke</w:t>
      </w:r>
      <w:r w:rsidRPr="00292B7C">
        <w:rPr>
          <w:rFonts w:cs="Times New Roman"/>
          <w:szCs w:val="24"/>
        </w:rPr>
        <w:t xml:space="preserve"> jeden Morgen Kaffee.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Tôi uống cà phê mỗi sáng.</w:t>
      </w:r>
    </w:p>
    <w:p w:rsidR="00292B7C" w:rsidRDefault="00292B7C" w:rsidP="00292B7C">
      <w:pPr>
        <w:rPr>
          <w:rFonts w:ascii="Segoe UI Symbol" w:hAnsi="Segoe UI Symbol" w:cs="Segoe UI Symbol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📍</w:t>
      </w:r>
      <w:r w:rsidRPr="00292B7C">
        <w:rPr>
          <w:rFonts w:cs="Times New Roman"/>
          <w:szCs w:val="24"/>
        </w:rPr>
        <w:t xml:space="preserve"> Thông tin hiện tại</w:t>
      </w:r>
    </w:p>
    <w:p w:rsidR="00292B7C" w:rsidRPr="00292B7C" w:rsidRDefault="00292B7C" w:rsidP="00292B7C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wohne</w:t>
      </w:r>
      <w:r w:rsidRPr="00292B7C">
        <w:rPr>
          <w:rFonts w:cs="Times New Roman"/>
          <w:szCs w:val="24"/>
        </w:rPr>
        <w:t xml:space="preserve"> in Vietnam.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Tôi sống ở Việt Nam.</w:t>
      </w:r>
    </w:p>
    <w:p w:rsidR="00292B7C" w:rsidRDefault="00292B7C" w:rsidP="00292B7C">
      <w:pPr>
        <w:rPr>
          <w:rFonts w:ascii="Segoe UI Symbol" w:hAnsi="Segoe UI Symbol" w:cs="Segoe UI Symbol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📅</w:t>
      </w:r>
      <w:r w:rsidRPr="00292B7C">
        <w:rPr>
          <w:rFonts w:cs="Times New Roman"/>
          <w:szCs w:val="24"/>
        </w:rPr>
        <w:t xml:space="preserve"> Tương lai gần</w:t>
      </w:r>
    </w:p>
    <w:p w:rsidR="00292B7C" w:rsidRPr="00292B7C" w:rsidRDefault="00292B7C" w:rsidP="00292B7C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Morgen </w:t>
      </w:r>
      <w:r w:rsidRPr="00292B7C">
        <w:rPr>
          <w:rStyle w:val="Strong"/>
          <w:rFonts w:cs="Times New Roman"/>
          <w:szCs w:val="24"/>
        </w:rPr>
        <w:t>fahre</w:t>
      </w:r>
      <w:r w:rsidRPr="00292B7C">
        <w:rPr>
          <w:rFonts w:cs="Times New Roman"/>
          <w:szCs w:val="24"/>
        </w:rPr>
        <w:t xml:space="preserve"> ich nach Berlin.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Ngày mai tôi đi Berlin.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💡</w:t>
      </w:r>
      <w:r w:rsidRPr="00292B7C">
        <w:rPr>
          <w:rFonts w:cs="Times New Roman"/>
          <w:szCs w:val="24"/>
        </w:rPr>
        <w:t xml:space="preserve"> Nếu có thời gian như </w:t>
      </w:r>
      <w:r w:rsidRPr="00292B7C">
        <w:rPr>
          <w:rStyle w:val="Strong"/>
          <w:rFonts w:cs="Times New Roman"/>
          <w:szCs w:val="24"/>
        </w:rPr>
        <w:t>morgen, nächste Woche, am Samstag...</w:t>
      </w:r>
      <w:r w:rsidRPr="00292B7C">
        <w:rPr>
          <w:rFonts w:cs="Times New Roman"/>
          <w:szCs w:val="24"/>
        </w:rPr>
        <w:t>, Präsens vẫn có thể dùng để nói về tương lai.</w:t>
      </w:r>
    </w:p>
    <w:p w:rsidR="00292B7C" w:rsidRPr="00292B7C" w:rsidRDefault="00292B7C" w:rsidP="00292B7C">
      <w:pPr>
        <w:pStyle w:val="Heading3"/>
      </w:pPr>
      <w:bookmarkStart w:id="21" w:name="_Toc240106032"/>
      <w:bookmarkStart w:id="22" w:name="_Toc240109525"/>
      <w:bookmarkStart w:id="23" w:name="_Toc240230427"/>
      <w:r w:rsidRPr="00292B7C">
        <w:t>7. Tips ghi nhớ</w:t>
      </w:r>
      <w:bookmarkEnd w:id="21"/>
      <w:bookmarkEnd w:id="22"/>
      <w:bookmarkEnd w:id="23"/>
    </w:p>
    <w:p w:rsidR="00292B7C" w:rsidRPr="00292B7C" w:rsidRDefault="00292B7C" w:rsidP="00292B7C">
      <w:pPr>
        <w:jc w:val="center"/>
        <w:rPr>
          <w:rFonts w:cs="Times New Roman"/>
          <w:szCs w:val="24"/>
          <w:u w:val="single"/>
        </w:rPr>
      </w:pPr>
      <w:r w:rsidRPr="00292B7C">
        <w:rPr>
          <w:rFonts w:cs="Times New Roman"/>
          <w:szCs w:val="24"/>
          <w:u w:val="single"/>
        </w:rPr>
        <w:t>Tip 1 — Thuộc 6 đuôi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e – st – t – en – t – en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Đọc thành: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ich – du – er – wir – ihr – sie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jc w:val="center"/>
        <w:rPr>
          <w:rFonts w:cs="Times New Roman"/>
          <w:szCs w:val="24"/>
          <w:u w:val="single"/>
        </w:rPr>
      </w:pPr>
      <w:r w:rsidRPr="00292B7C">
        <w:rPr>
          <w:rFonts w:cs="Times New Roman"/>
          <w:szCs w:val="24"/>
          <w:u w:val="single"/>
        </w:rPr>
        <w:t>Tip 2 — Đừng nhìn danh từ, hãy tìm "ai làm"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Mein Bruder</w:t>
      </w:r>
      <w:r w:rsidRPr="00292B7C">
        <w:rPr>
          <w:rFonts w:cs="Times New Roman"/>
          <w:szCs w:val="24"/>
        </w:rPr>
        <w:t xml:space="preserve"> arbeitet.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Đừng nghĩ </w:t>
      </w:r>
      <w:r w:rsidRPr="00292B7C">
        <w:rPr>
          <w:rStyle w:val="Emphasis"/>
          <w:rFonts w:cs="Times New Roman"/>
          <w:szCs w:val="24"/>
        </w:rPr>
        <w:t>Bruder</w:t>
      </w:r>
      <w:r w:rsidRPr="00292B7C">
        <w:rPr>
          <w:rFonts w:cs="Times New Roman"/>
          <w:szCs w:val="24"/>
        </w:rPr>
        <w:t xml:space="preserve"> là thứ gì đó đặc biệt.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Hãy đổi: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Mein Bruder = </w:t>
      </w:r>
      <w:r w:rsidRPr="00292B7C">
        <w:rPr>
          <w:rStyle w:val="Strong"/>
          <w:rFonts w:cs="Times New Roman"/>
          <w:szCs w:val="24"/>
        </w:rPr>
        <w:t>er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→ </w:t>
      </w:r>
      <w:r w:rsidRPr="00292B7C">
        <w:rPr>
          <w:rStyle w:val="Emphasis"/>
          <w:rFonts w:cs="Times New Roman"/>
          <w:szCs w:val="24"/>
        </w:rPr>
        <w:t>arbeiten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Strong"/>
          <w:rFonts w:cs="Times New Roman"/>
          <w:szCs w:val="24"/>
        </w:rPr>
        <w:t>arbeitet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Default="00292B7C" w:rsidP="00292B7C">
      <w:pPr>
        <w:rPr>
          <w:rFonts w:cs="Times New Roman"/>
          <w:b/>
          <w:sz w:val="28"/>
          <w:szCs w:val="28"/>
        </w:rPr>
      </w:pPr>
    </w:p>
    <w:p w:rsidR="00292B7C" w:rsidRDefault="00292B7C" w:rsidP="00292B7C">
      <w:pPr>
        <w:rPr>
          <w:rFonts w:cs="Times New Roman"/>
          <w:b/>
          <w:sz w:val="28"/>
          <w:szCs w:val="28"/>
        </w:rPr>
      </w:pPr>
    </w:p>
    <w:p w:rsidR="00292B7C" w:rsidRPr="00292B7C" w:rsidRDefault="00292B7C" w:rsidP="00292B7C">
      <w:pPr>
        <w:pStyle w:val="Heading3"/>
      </w:pPr>
      <w:bookmarkStart w:id="24" w:name="_Toc240106033"/>
      <w:bookmarkStart w:id="25" w:name="_Toc240109526"/>
      <w:bookmarkStart w:id="26" w:name="_Toc240230428"/>
      <w:r w:rsidRPr="00292B7C">
        <w:lastRenderedPageBreak/>
        <w:t>8. Bài tập Präsens</w:t>
      </w:r>
      <w:bookmarkEnd w:id="24"/>
      <w:bookmarkEnd w:id="25"/>
      <w:bookmarkEnd w:id="26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1 — Chia động từ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Ich ______ Deutsch.</w:t>
      </w:r>
      <w:r>
        <w:rPr>
          <w:rFonts w:cs="Times New Roman"/>
          <w:szCs w:val="24"/>
        </w:rPr>
        <w:t xml:space="preserve"> </w:t>
      </w:r>
      <w:r w:rsidRPr="00292B7C">
        <w:rPr>
          <w:rFonts w:cs="Times New Roman"/>
          <w:szCs w:val="24"/>
        </w:rPr>
        <w:t>(</w:t>
      </w:r>
      <w:r w:rsidRPr="00292B7C">
        <w:rPr>
          <w:rStyle w:val="Emphasis"/>
          <w:rFonts w:cs="Times New Roman"/>
          <w:szCs w:val="24"/>
        </w:rPr>
        <w:t>lernen</w:t>
      </w:r>
      <w:r w:rsidRPr="00292B7C">
        <w:rPr>
          <w:rFonts w:cs="Times New Roman"/>
          <w:szCs w:val="24"/>
        </w:rPr>
        <w:t>)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2 — Chọn đáp án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Meine Mutter ______ jeden Morgen Kaffee.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A. trinken</w:t>
      </w:r>
      <w:r w:rsidRPr="00292B7C">
        <w:rPr>
          <w:rFonts w:cs="Times New Roman"/>
          <w:szCs w:val="24"/>
        </w:rPr>
        <w:br/>
        <w:t>B. trinkt</w:t>
      </w:r>
      <w:r w:rsidRPr="00292B7C">
        <w:rPr>
          <w:rFonts w:cs="Times New Roman"/>
          <w:szCs w:val="24"/>
        </w:rPr>
        <w:br/>
        <w:t>C. trinkst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3 — Sắp xếp câu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heute / ich / arbeiten / im Büro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4 — Chia động từ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Du ______ sehr gut Deutsch.</w:t>
      </w:r>
      <w:r w:rsidRPr="00292B7C">
        <w:rPr>
          <w:rFonts w:cs="Times New Roman"/>
          <w:szCs w:val="24"/>
        </w:rPr>
        <w:br/>
        <w:t>(</w:t>
      </w:r>
      <w:r w:rsidRPr="00292B7C">
        <w:rPr>
          <w:rStyle w:val="Emphasis"/>
          <w:rFonts w:cs="Times New Roman"/>
          <w:szCs w:val="24"/>
        </w:rPr>
        <w:t>sprechen</w:t>
      </w:r>
      <w:r w:rsidRPr="00292B7C">
        <w:rPr>
          <w:rFonts w:cs="Times New Roman"/>
          <w:szCs w:val="24"/>
        </w:rPr>
        <w:t>)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5 — Viết câu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Hãy viết bằng tiếng Đức:</w:t>
      </w:r>
    </w:p>
    <w:p w:rsid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"Chúng tôi sống ở Việt Nam."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pStyle w:val="Heading3"/>
      </w:pPr>
      <w:bookmarkStart w:id="27" w:name="_Toc240106034"/>
      <w:bookmarkStart w:id="28" w:name="_Toc240109527"/>
      <w:bookmarkStart w:id="29" w:name="_Toc240230429"/>
      <w:r w:rsidRPr="00292B7C">
        <w:t>9. Đáp án &amp; giải thích</w:t>
      </w:r>
      <w:bookmarkEnd w:id="27"/>
      <w:bookmarkEnd w:id="28"/>
      <w:bookmarkEnd w:id="29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1. lerne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ich</w:t>
      </w:r>
      <w:r w:rsidRPr="00292B7C">
        <w:rPr>
          <w:rFonts w:cs="Times New Roman"/>
          <w:szCs w:val="24"/>
        </w:rPr>
        <w:t xml:space="preserve"> luôn đi với đuôi </w:t>
      </w:r>
      <w:r w:rsidRPr="00292B7C">
        <w:rPr>
          <w:rStyle w:val="Strong"/>
          <w:rFonts w:cs="Times New Roman"/>
          <w:szCs w:val="24"/>
        </w:rPr>
        <w:t>-e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2. B — trinkt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Meine Mutter = sie</w:t>
      </w:r>
      <w:r w:rsidRPr="00292B7C">
        <w:rPr>
          <w:rFonts w:cs="Times New Roman"/>
          <w:szCs w:val="24"/>
        </w:rPr>
        <w:t xml:space="preserve">, nên động từ có đuôi </w:t>
      </w:r>
      <w:r w:rsidRPr="00292B7C">
        <w:rPr>
          <w:rStyle w:val="Strong"/>
          <w:rFonts w:cs="Times New Roman"/>
          <w:szCs w:val="24"/>
        </w:rPr>
        <w:t>-t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3. Ich arbeite heute im Büro.</w:t>
      </w:r>
      <w:r w:rsidRPr="00292B7C">
        <w:rPr>
          <w:rFonts w:cs="Times New Roman"/>
          <w:szCs w:val="24"/>
        </w:rPr>
        <w:t xml:space="preserve"> → Câu thông thường: chủ ngữ + động từ đã chia + thông tin còn lại.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4. sprichst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du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Strong"/>
          <w:rFonts w:cs="Times New Roman"/>
          <w:szCs w:val="24"/>
        </w:rPr>
        <w:t>-st</w:t>
      </w:r>
      <w:r w:rsidRPr="00292B7C">
        <w:rPr>
          <w:rFonts w:cs="Times New Roman"/>
          <w:szCs w:val="24"/>
        </w:rPr>
        <w:t xml:space="preserve">, đồng thời </w:t>
      </w:r>
      <w:r w:rsidRPr="00292B7C">
        <w:rPr>
          <w:rStyle w:val="Emphasis"/>
          <w:rFonts w:cs="Times New Roman"/>
          <w:szCs w:val="24"/>
        </w:rPr>
        <w:t>sprechen</w:t>
      </w:r>
      <w:r w:rsidRPr="00292B7C">
        <w:rPr>
          <w:rFonts w:cs="Times New Roman"/>
          <w:szCs w:val="24"/>
        </w:rPr>
        <w:t xml:space="preserve"> đổi </w:t>
      </w:r>
      <w:r w:rsidRPr="00292B7C">
        <w:rPr>
          <w:rStyle w:val="Emphasis"/>
          <w:rFonts w:cs="Times New Roman"/>
          <w:szCs w:val="24"/>
        </w:rPr>
        <w:t>e → i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5. Wir wohnen in Vietnam.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wir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wohnen</w:t>
      </w:r>
      <w:r w:rsidRPr="00292B7C">
        <w:rPr>
          <w:rFonts w:cs="Times New Roman"/>
          <w:szCs w:val="24"/>
        </w:rPr>
        <w:t xml:space="preserve">; </w:t>
      </w:r>
      <w:r w:rsidRPr="00292B7C">
        <w:rPr>
          <w:rStyle w:val="Emphasis"/>
          <w:rFonts w:cs="Times New Roman"/>
          <w:szCs w:val="24"/>
        </w:rPr>
        <w:t>in Vietnam</w:t>
      </w:r>
      <w:r w:rsidRPr="00292B7C">
        <w:rPr>
          <w:rFonts w:cs="Times New Roman"/>
          <w:szCs w:val="24"/>
        </w:rPr>
        <w:t xml:space="preserve"> = ở Việt Nam.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Default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92B7C" w:rsidRPr="00921516" w:rsidRDefault="00292B7C" w:rsidP="00921516">
      <w:pPr>
        <w:pStyle w:val="Heading2"/>
      </w:pPr>
      <w:bookmarkStart w:id="30" w:name="_Toc240230430"/>
      <w:r w:rsidRPr="00921516">
        <w:lastRenderedPageBreak/>
        <w:t>BÀI 2 — MODALVERBEN</w:t>
      </w:r>
      <w:bookmarkEnd w:id="30"/>
    </w:p>
    <w:p w:rsidR="00292B7C" w:rsidRPr="00292B7C" w:rsidRDefault="00292B7C" w:rsidP="00921516">
      <w:pPr>
        <w:pStyle w:val="Heading3"/>
      </w:pPr>
      <w:bookmarkStart w:id="31" w:name="_Toc240106036"/>
      <w:bookmarkStart w:id="32" w:name="_Toc240109529"/>
      <w:bookmarkStart w:id="33" w:name="_Toc240230431"/>
      <w:r w:rsidRPr="00292B7C">
        <w:t>1. Kiến thức cốt lõi &amp; đặc điểm nhận diện</w:t>
      </w:r>
      <w:bookmarkEnd w:id="31"/>
      <w:bookmarkEnd w:id="32"/>
      <w:bookmarkEnd w:id="33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Modalverben giúp bạn nói những ý cực kỳ thường gặp: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können</w:t>
      </w:r>
      <w:r w:rsidRPr="00292B7C">
        <w:rPr>
          <w:rFonts w:cs="Times New Roman"/>
          <w:szCs w:val="24"/>
        </w:rPr>
        <w:t xml:space="preserve"> → có thể 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müssen</w:t>
      </w:r>
      <w:r w:rsidRPr="00292B7C">
        <w:rPr>
          <w:rFonts w:cs="Times New Roman"/>
          <w:szCs w:val="24"/>
        </w:rPr>
        <w:t xml:space="preserve"> → phải 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wollen</w:t>
      </w:r>
      <w:r w:rsidRPr="00292B7C">
        <w:rPr>
          <w:rFonts w:cs="Times New Roman"/>
          <w:szCs w:val="24"/>
        </w:rPr>
        <w:t xml:space="preserve"> → muốn 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möchten</w:t>
      </w:r>
      <w:r w:rsidRPr="00292B7C">
        <w:rPr>
          <w:rFonts w:cs="Times New Roman"/>
          <w:szCs w:val="24"/>
        </w:rPr>
        <w:t xml:space="preserve"> → muốn 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dürfen</w:t>
      </w:r>
      <w:r w:rsidRPr="00292B7C">
        <w:rPr>
          <w:rFonts w:cs="Times New Roman"/>
          <w:szCs w:val="24"/>
        </w:rPr>
        <w:t xml:space="preserve"> → được phép 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sollen</w:t>
      </w:r>
      <w:r w:rsidRPr="00292B7C">
        <w:rPr>
          <w:rFonts w:cs="Times New Roman"/>
          <w:szCs w:val="24"/>
        </w:rPr>
        <w:t xml:space="preserve"> → nên/phải theo lời người khác 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Điểm quan trọng nhất: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Khi có Modalverb, </w:t>
      </w:r>
      <w:r w:rsidRPr="00292B7C">
        <w:rPr>
          <w:rStyle w:val="Strong"/>
          <w:rFonts w:cs="Times New Roman"/>
          <w:szCs w:val="24"/>
        </w:rPr>
        <w:t>Modalverb được chia</w:t>
      </w:r>
      <w:r w:rsidRPr="00292B7C">
        <w:rPr>
          <w:rFonts w:cs="Times New Roman"/>
          <w:szCs w:val="24"/>
        </w:rPr>
        <w:t xml:space="preserve">, còn động từ chính chạy xuống </w:t>
      </w:r>
      <w:r w:rsidRPr="00292B7C">
        <w:rPr>
          <w:rStyle w:val="Strong"/>
          <w:rFonts w:cs="Times New Roman"/>
          <w:szCs w:val="24"/>
        </w:rPr>
        <w:t>cuối câu ở dạng nguyên mẫu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921516">
      <w:pPr>
        <w:pStyle w:val="Heading3"/>
      </w:pPr>
      <w:bookmarkStart w:id="34" w:name="_Toc240106037"/>
      <w:bookmarkStart w:id="35" w:name="_Toc240109530"/>
      <w:bookmarkStart w:id="36" w:name="_Toc240230432"/>
      <w:r w:rsidRPr="00292B7C">
        <w:t xml:space="preserve">2. Công thức cốt lõi </w:t>
      </w:r>
      <w:r w:rsidRPr="00292B7C">
        <w:rPr>
          <w:rFonts w:ascii="Segoe UI Symbol" w:hAnsi="Segoe UI Symbol" w:cs="Segoe UI Symbol"/>
        </w:rPr>
        <w:t>⭐</w:t>
      </w:r>
      <w:bookmarkEnd w:id="34"/>
      <w:bookmarkEnd w:id="35"/>
      <w:bookmarkEnd w:id="36"/>
    </w:p>
    <w:p w:rsidR="00921516" w:rsidRDefault="00921516" w:rsidP="00292B7C">
      <w:pPr>
        <w:rPr>
          <w:rStyle w:val="Strong"/>
          <w:rFonts w:cs="Times New Roman"/>
          <w:szCs w:val="24"/>
        </w:rPr>
      </w:pPr>
    </w:p>
    <w:p w:rsidR="00292B7C" w:rsidRPr="00292B7C" w:rsidRDefault="00292B7C" w:rsidP="00921516">
      <w:pPr>
        <w:jc w:val="center"/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CHỦ NGỮ + MODALVERB ĐÃ CHIA + ... + ĐỘNG TỪ NGUYÊN MẪU</w:t>
      </w:r>
    </w:p>
    <w:p w:rsidR="00921516" w:rsidRDefault="00921516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kann</w:t>
      </w:r>
      <w:r w:rsidRPr="00292B7C">
        <w:rPr>
          <w:rFonts w:cs="Times New Roman"/>
          <w:szCs w:val="24"/>
        </w:rPr>
        <w:t xml:space="preserve"> Deutsch </w:t>
      </w:r>
      <w:r w:rsidRPr="00292B7C">
        <w:rPr>
          <w:rStyle w:val="Strong"/>
          <w:rFonts w:cs="Times New Roman"/>
          <w:szCs w:val="24"/>
        </w:rPr>
        <w:t>sprechen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Không nói: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❌</w:t>
      </w:r>
      <w:r w:rsidR="00921516">
        <w:rPr>
          <w:rFonts w:cs="Times New Roman"/>
          <w:szCs w:val="24"/>
        </w:rPr>
        <w:t xml:space="preserve"> Ich kann Deutsch spreche.</w:t>
      </w:r>
    </w:p>
    <w:p w:rsidR="00292B7C" w:rsidRPr="00292B7C" w:rsidRDefault="00292B7C" w:rsidP="00921516">
      <w:pPr>
        <w:pStyle w:val="Heading3"/>
      </w:pPr>
      <w:bookmarkStart w:id="37" w:name="_Toc240106038"/>
      <w:bookmarkStart w:id="38" w:name="_Toc240109531"/>
      <w:bookmarkStart w:id="39" w:name="_Toc240230433"/>
      <w:r w:rsidRPr="00292B7C">
        <w:t>3. Bảng chia quan trọng</w:t>
      </w:r>
      <w:bookmarkEnd w:id="37"/>
      <w:bookmarkEnd w:id="38"/>
      <w:bookmarkEnd w:id="39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können — có thể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003"/>
        <w:gridCol w:w="2976"/>
      </w:tblGrid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  <w:rPr>
                <w:b/>
              </w:rPr>
            </w:pPr>
            <w:r>
              <w:rPr>
                <w:b/>
              </w:rPr>
              <w:t>Người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  <w:rPr>
                <w:b/>
              </w:rPr>
            </w:pPr>
            <w:r>
              <w:rPr>
                <w:b/>
              </w:rPr>
              <w:t>Dạng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ich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kann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du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kannst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er/sie/es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kann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wir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können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ihr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könnt</w:t>
            </w:r>
          </w:p>
        </w:tc>
      </w:tr>
      <w:tr w:rsidR="00921516" w:rsidTr="007A5EAD">
        <w:trPr>
          <w:trHeight w:val="70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 xml:space="preserve">Sie/sie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>
            <w:pPr>
              <w:pStyle w:val="NormalWeb"/>
            </w:pPr>
            <w:r>
              <w:t>können</w:t>
            </w:r>
          </w:p>
        </w:tc>
      </w:tr>
    </w:tbl>
    <w:p w:rsidR="00921516" w:rsidRDefault="00921516" w:rsidP="00292B7C">
      <w:pPr>
        <w:rPr>
          <w:rFonts w:cs="Times New Roman"/>
          <w:szCs w:val="24"/>
        </w:rPr>
      </w:pPr>
    </w:p>
    <w:p w:rsidR="00921516" w:rsidRDefault="00921516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lastRenderedPageBreak/>
        <w:t>müssen — phải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1003"/>
        <w:gridCol w:w="2976"/>
      </w:tblGrid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  <w:rPr>
                <w:b/>
              </w:rPr>
            </w:pPr>
            <w:r>
              <w:rPr>
                <w:b/>
              </w:rPr>
              <w:t>Người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  <w:rPr>
                <w:b/>
              </w:rPr>
            </w:pPr>
            <w:r>
              <w:rPr>
                <w:b/>
              </w:rPr>
              <w:t>Dạng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ich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muss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du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musst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er/sie/es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muss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wir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müssen</w:t>
            </w:r>
          </w:p>
        </w:tc>
      </w:tr>
      <w:tr w:rsidR="00921516" w:rsidTr="007A5EAD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ihr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müsst</w:t>
            </w:r>
          </w:p>
        </w:tc>
      </w:tr>
      <w:tr w:rsidR="00921516" w:rsidTr="007A5EAD">
        <w:trPr>
          <w:trHeight w:val="70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 xml:space="preserve">Sie/sie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516" w:rsidRDefault="00921516" w:rsidP="007A5EAD">
            <w:pPr>
              <w:pStyle w:val="NormalWeb"/>
            </w:pPr>
            <w:r>
              <w:t>müssen</w:t>
            </w:r>
          </w:p>
        </w:tc>
      </w:tr>
    </w:tbl>
    <w:p w:rsidR="00921516" w:rsidRDefault="00921516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wollen — muốn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543"/>
      </w:tblGrid>
      <w:tr w:rsidR="00292B7C" w:rsidRPr="00292B7C" w:rsidTr="007A5EAD">
        <w:trPr>
          <w:tblHeader/>
          <w:tblCellSpacing w:w="15" w:type="dxa"/>
        </w:trPr>
        <w:tc>
          <w:tcPr>
            <w:tcW w:w="70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b/>
                <w:bCs/>
                <w:szCs w:val="24"/>
              </w:rPr>
            </w:pPr>
            <w:r w:rsidRPr="00292B7C">
              <w:rPr>
                <w:rFonts w:cs="Times New Roman"/>
                <w:b/>
                <w:bCs/>
                <w:szCs w:val="24"/>
              </w:rPr>
              <w:t>Người</w:t>
            </w:r>
          </w:p>
        </w:tc>
        <w:tc>
          <w:tcPr>
            <w:tcW w:w="3498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b/>
                <w:bCs/>
                <w:szCs w:val="24"/>
              </w:rPr>
            </w:pPr>
            <w:r w:rsidRPr="00292B7C">
              <w:rPr>
                <w:rFonts w:cs="Times New Roman"/>
                <w:b/>
                <w:bCs/>
                <w:szCs w:val="24"/>
              </w:rPr>
              <w:t>Dạng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</w:t>
            </w:r>
          </w:p>
        </w:tc>
        <w:tc>
          <w:tcPr>
            <w:tcW w:w="3498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will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du</w:t>
            </w:r>
          </w:p>
        </w:tc>
        <w:tc>
          <w:tcPr>
            <w:tcW w:w="3498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willst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er/sie/es</w:t>
            </w:r>
          </w:p>
        </w:tc>
        <w:tc>
          <w:tcPr>
            <w:tcW w:w="3498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will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wir</w:t>
            </w:r>
          </w:p>
        </w:tc>
        <w:tc>
          <w:tcPr>
            <w:tcW w:w="3498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wollen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ihr</w:t>
            </w:r>
          </w:p>
        </w:tc>
        <w:tc>
          <w:tcPr>
            <w:tcW w:w="3498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wollt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sie/Sie</w:t>
            </w:r>
          </w:p>
        </w:tc>
        <w:tc>
          <w:tcPr>
            <w:tcW w:w="3498" w:type="dxa"/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wollen</w:t>
            </w:r>
          </w:p>
        </w:tc>
      </w:tr>
    </w:tbl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💡</w:t>
      </w:r>
      <w:r w:rsidRPr="00292B7C">
        <w:rPr>
          <w:rFonts w:cs="Times New Roman"/>
          <w:szCs w:val="24"/>
        </w:rPr>
        <w:t xml:space="preserve"> Với </w:t>
      </w:r>
      <w:r w:rsidRPr="00292B7C">
        <w:rPr>
          <w:rStyle w:val="Strong"/>
          <w:rFonts w:cs="Times New Roman"/>
          <w:szCs w:val="24"/>
        </w:rPr>
        <w:t>können, müssen, wollen</w:t>
      </w:r>
      <w:r w:rsidRPr="00292B7C">
        <w:rPr>
          <w:rFonts w:cs="Times New Roman"/>
          <w:szCs w:val="24"/>
        </w:rPr>
        <w:t>, bạn nên đặc biệt nhớ: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ich = er/sie/es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dụ:</w:t>
      </w:r>
    </w:p>
    <w:p w:rsidR="00AE4A60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kann</w:t>
      </w:r>
      <w:r w:rsidRPr="00292B7C">
        <w:rPr>
          <w:rFonts w:cs="Times New Roman"/>
          <w:szCs w:val="24"/>
        </w:rPr>
        <w:t>.</w:t>
      </w:r>
      <w:r w:rsidRPr="00292B7C">
        <w:rPr>
          <w:rFonts w:cs="Times New Roman"/>
          <w:szCs w:val="24"/>
        </w:rPr>
        <w:br/>
        <w:t xml:space="preserve">Er </w:t>
      </w:r>
      <w:r w:rsidRPr="00292B7C">
        <w:rPr>
          <w:rStyle w:val="Strong"/>
          <w:rFonts w:cs="Times New Roman"/>
          <w:szCs w:val="24"/>
        </w:rPr>
        <w:t>kann</w:t>
      </w:r>
      <w:r w:rsidR="00AE4A60">
        <w:rPr>
          <w:rFonts w:cs="Times New Roman"/>
          <w:szCs w:val="24"/>
        </w:rPr>
        <w:t>.</w:t>
      </w:r>
    </w:p>
    <w:p w:rsidR="00292B7C" w:rsidRPr="00292B7C" w:rsidRDefault="00292B7C" w:rsidP="00AE4A60">
      <w:pPr>
        <w:pStyle w:val="Heading3"/>
      </w:pPr>
      <w:bookmarkStart w:id="40" w:name="_Toc240106039"/>
      <w:bookmarkStart w:id="41" w:name="_Toc240109532"/>
      <w:bookmarkStart w:id="42" w:name="_Toc240230434"/>
      <w:r w:rsidRPr="00292B7C">
        <w:t>4. Ý nghĩa thực tế</w:t>
      </w:r>
      <w:bookmarkEnd w:id="40"/>
      <w:bookmarkEnd w:id="41"/>
      <w:bookmarkEnd w:id="42"/>
    </w:p>
    <w:p w:rsidR="00292B7C" w:rsidRPr="00292B7C" w:rsidRDefault="00AE4A60" w:rsidP="00292B7C">
      <w:pPr>
        <w:rPr>
          <w:rFonts w:cs="Times New Roman"/>
          <w:szCs w:val="24"/>
        </w:rPr>
      </w:pPr>
      <w:r w:rsidRPr="00AE4A60">
        <w:rPr>
          <w:rFonts w:cs="Times New Roman"/>
          <w:b/>
          <w:szCs w:val="24"/>
        </w:rPr>
        <w:t>können</w:t>
      </w:r>
      <w:r>
        <w:rPr>
          <w:rFonts w:cs="Times New Roman"/>
          <w:szCs w:val="24"/>
        </w:rPr>
        <w:t xml:space="preserve"> - </w:t>
      </w:r>
      <w:r w:rsidR="00292B7C" w:rsidRPr="00292B7C">
        <w:rPr>
          <w:rFonts w:cs="Times New Roman"/>
          <w:szCs w:val="24"/>
        </w:rPr>
        <w:t>Tôi có thể làm gì.</w:t>
      </w:r>
    </w:p>
    <w:p w:rsidR="00292B7C" w:rsidRDefault="00AE4A60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Ich kann schwimmen.  (</w:t>
      </w:r>
      <w:r w:rsidR="00292B7C" w:rsidRPr="00292B7C">
        <w:rPr>
          <w:rFonts w:cs="Times New Roman"/>
          <w:szCs w:val="24"/>
        </w:rPr>
        <w:t>Tôi có thể bơi</w:t>
      </w:r>
      <w:r>
        <w:rPr>
          <w:rFonts w:cs="Times New Roman"/>
          <w:szCs w:val="24"/>
        </w:rPr>
        <w:t>)</w:t>
      </w:r>
      <w:r w:rsidR="00292B7C" w:rsidRPr="00292B7C">
        <w:rPr>
          <w:rFonts w:cs="Times New Roman"/>
          <w:szCs w:val="24"/>
        </w:rPr>
        <w:t>.</w:t>
      </w:r>
    </w:p>
    <w:p w:rsidR="00AE4A60" w:rsidRPr="00292B7C" w:rsidRDefault="00AE4A60" w:rsidP="00292B7C">
      <w:pPr>
        <w:rPr>
          <w:rFonts w:cs="Times New Roman"/>
          <w:szCs w:val="24"/>
        </w:rPr>
      </w:pPr>
    </w:p>
    <w:p w:rsidR="00292B7C" w:rsidRPr="00292B7C" w:rsidRDefault="00AE4A60" w:rsidP="00292B7C">
      <w:pPr>
        <w:rPr>
          <w:rFonts w:cs="Times New Roman"/>
          <w:szCs w:val="24"/>
        </w:rPr>
      </w:pPr>
      <w:r w:rsidRPr="00AE4A60">
        <w:rPr>
          <w:rFonts w:cs="Times New Roman"/>
          <w:b/>
          <w:szCs w:val="24"/>
        </w:rPr>
        <w:t>müssen</w:t>
      </w:r>
      <w:r>
        <w:rPr>
          <w:rFonts w:cs="Times New Roman"/>
          <w:szCs w:val="24"/>
        </w:rPr>
        <w:t xml:space="preserve"> - </w:t>
      </w:r>
      <w:r w:rsidR="00292B7C" w:rsidRPr="00292B7C">
        <w:rPr>
          <w:rFonts w:cs="Times New Roman"/>
          <w:szCs w:val="24"/>
        </w:rPr>
        <w:t>Tôi phải làm gì.</w:t>
      </w:r>
    </w:p>
    <w:p w:rsidR="00292B7C" w:rsidRPr="00292B7C" w:rsidRDefault="00AE4A60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Ich muss arbeiten. (</w:t>
      </w:r>
      <w:r w:rsidR="00292B7C" w:rsidRPr="00292B7C">
        <w:rPr>
          <w:rFonts w:cs="Times New Roman"/>
          <w:szCs w:val="24"/>
        </w:rPr>
        <w:t>Tôi phải làm việc</w:t>
      </w:r>
      <w:r>
        <w:rPr>
          <w:rFonts w:cs="Times New Roman"/>
          <w:szCs w:val="24"/>
        </w:rPr>
        <w:t>)</w:t>
      </w:r>
      <w:r w:rsidR="00292B7C" w:rsidRPr="00292B7C">
        <w:rPr>
          <w:rFonts w:cs="Times New Roman"/>
          <w:szCs w:val="24"/>
        </w:rPr>
        <w:t>.</w:t>
      </w:r>
    </w:p>
    <w:p w:rsidR="00AE4A60" w:rsidRDefault="00AE4A60" w:rsidP="00292B7C">
      <w:pPr>
        <w:rPr>
          <w:rFonts w:cs="Times New Roman"/>
          <w:b/>
          <w:szCs w:val="24"/>
        </w:rPr>
      </w:pPr>
    </w:p>
    <w:p w:rsidR="00AE4A60" w:rsidRDefault="00AE4A60" w:rsidP="00292B7C">
      <w:pPr>
        <w:rPr>
          <w:rFonts w:cs="Times New Roman"/>
          <w:b/>
          <w:szCs w:val="24"/>
        </w:rPr>
      </w:pPr>
    </w:p>
    <w:p w:rsidR="00292B7C" w:rsidRPr="00292B7C" w:rsidRDefault="00AE4A60" w:rsidP="00292B7C">
      <w:pPr>
        <w:rPr>
          <w:rFonts w:cs="Times New Roman"/>
          <w:szCs w:val="24"/>
        </w:rPr>
      </w:pPr>
      <w:r w:rsidRPr="00AE4A60">
        <w:rPr>
          <w:rFonts w:cs="Times New Roman"/>
          <w:b/>
          <w:szCs w:val="24"/>
        </w:rPr>
        <w:lastRenderedPageBreak/>
        <w:t>wollen</w:t>
      </w:r>
      <w:r>
        <w:rPr>
          <w:rFonts w:cs="Times New Roman"/>
          <w:szCs w:val="24"/>
        </w:rPr>
        <w:t xml:space="preserve"> - </w:t>
      </w:r>
      <w:r w:rsidR="00292B7C" w:rsidRPr="00292B7C">
        <w:rPr>
          <w:rFonts w:cs="Times New Roman"/>
          <w:szCs w:val="24"/>
        </w:rPr>
        <w:t>Tôi muốn làm gì.</w:t>
      </w:r>
    </w:p>
    <w:p w:rsid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Ic</w:t>
      </w:r>
      <w:r w:rsidR="00AE4A60">
        <w:rPr>
          <w:rFonts w:cs="Times New Roman"/>
          <w:szCs w:val="24"/>
        </w:rPr>
        <w:t>h will nach Deutschland reisen.  (</w:t>
      </w:r>
      <w:r w:rsidRPr="00292B7C">
        <w:rPr>
          <w:rFonts w:cs="Times New Roman"/>
          <w:szCs w:val="24"/>
        </w:rPr>
        <w:t>Tôi muốn đi du lịch Đức</w:t>
      </w:r>
      <w:r w:rsidR="00AE4A60">
        <w:rPr>
          <w:rFonts w:cs="Times New Roman"/>
          <w:szCs w:val="24"/>
        </w:rPr>
        <w:t>)</w:t>
      </w:r>
      <w:r w:rsidRPr="00292B7C">
        <w:rPr>
          <w:rFonts w:cs="Times New Roman"/>
          <w:szCs w:val="24"/>
        </w:rPr>
        <w:t>.</w:t>
      </w:r>
    </w:p>
    <w:p w:rsidR="00AE4A60" w:rsidRPr="00292B7C" w:rsidRDefault="00AE4A60" w:rsidP="00292B7C">
      <w:pPr>
        <w:rPr>
          <w:rFonts w:cs="Times New Roman"/>
          <w:szCs w:val="24"/>
        </w:rPr>
      </w:pPr>
    </w:p>
    <w:p w:rsidR="00292B7C" w:rsidRPr="00292B7C" w:rsidRDefault="00292B7C" w:rsidP="00AE4A60">
      <w:pPr>
        <w:tabs>
          <w:tab w:val="left" w:pos="2796"/>
        </w:tabs>
        <w:rPr>
          <w:rFonts w:cs="Times New Roman"/>
          <w:szCs w:val="24"/>
        </w:rPr>
      </w:pPr>
      <w:r w:rsidRPr="00AE4A60">
        <w:rPr>
          <w:rFonts w:cs="Times New Roman"/>
          <w:b/>
          <w:szCs w:val="24"/>
        </w:rPr>
        <w:t>möchten</w:t>
      </w:r>
      <w:r w:rsidR="00AE4A60">
        <w:rPr>
          <w:rFonts w:cs="Times New Roman"/>
          <w:szCs w:val="24"/>
        </w:rPr>
        <w:t xml:space="preserve">  - </w:t>
      </w:r>
      <w:r w:rsidRPr="00292B7C">
        <w:rPr>
          <w:rFonts w:cs="Times New Roman"/>
          <w:szCs w:val="24"/>
        </w:rPr>
        <w:t>Tôi muốn... — cách nói lịch sự, rất hay dùng khi gọi món/mua hàng.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Ich möchte einen Kaffee.</w:t>
      </w:r>
      <w:r w:rsidRPr="00292B7C">
        <w:rPr>
          <w:rFonts w:cs="Times New Roman"/>
          <w:szCs w:val="24"/>
        </w:rPr>
        <w:br/>
        <w:t>Tôi muốn một ly cà phê.</w:t>
      </w:r>
    </w:p>
    <w:p w:rsidR="00AE4A60" w:rsidRDefault="00AE4A60" w:rsidP="00292B7C">
      <w:pPr>
        <w:rPr>
          <w:rFonts w:cs="Times New Roman"/>
          <w:b/>
          <w:szCs w:val="24"/>
        </w:rPr>
      </w:pPr>
    </w:p>
    <w:p w:rsidR="00292B7C" w:rsidRPr="00292B7C" w:rsidRDefault="00AE4A60" w:rsidP="00292B7C">
      <w:pPr>
        <w:rPr>
          <w:rFonts w:cs="Times New Roman"/>
          <w:szCs w:val="24"/>
        </w:rPr>
      </w:pPr>
      <w:r w:rsidRPr="00AE4A60">
        <w:rPr>
          <w:rFonts w:cs="Times New Roman"/>
          <w:b/>
          <w:szCs w:val="24"/>
        </w:rPr>
        <w:t>dürfen</w:t>
      </w:r>
      <w:r>
        <w:rPr>
          <w:rFonts w:cs="Times New Roman"/>
          <w:szCs w:val="24"/>
        </w:rPr>
        <w:t xml:space="preserve"> -</w:t>
      </w:r>
      <w:r w:rsidR="00292B7C" w:rsidRPr="00292B7C">
        <w:rPr>
          <w:rFonts w:cs="Times New Roman"/>
          <w:szCs w:val="24"/>
        </w:rPr>
        <w:t>Tôi được phép làm gì.</w:t>
      </w:r>
    </w:p>
    <w:p w:rsidR="00292B7C" w:rsidRPr="00292B7C" w:rsidRDefault="00AE4A60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Darf ich hier sitzen?  (</w:t>
      </w:r>
      <w:r w:rsidR="00292B7C" w:rsidRPr="00292B7C">
        <w:rPr>
          <w:rFonts w:cs="Times New Roman"/>
          <w:szCs w:val="24"/>
        </w:rPr>
        <w:t>Tôi được phép ngồi đây không?</w:t>
      </w:r>
      <w:r>
        <w:rPr>
          <w:rFonts w:cs="Times New Roman"/>
          <w:szCs w:val="24"/>
        </w:rPr>
        <w:t>)</w:t>
      </w:r>
    </w:p>
    <w:p w:rsidR="00AE4A60" w:rsidRDefault="00AE4A60" w:rsidP="00292B7C">
      <w:pPr>
        <w:rPr>
          <w:rFonts w:cs="Times New Roman"/>
          <w:szCs w:val="24"/>
        </w:rPr>
      </w:pPr>
    </w:p>
    <w:p w:rsidR="00292B7C" w:rsidRPr="00292B7C" w:rsidRDefault="00AE4A60" w:rsidP="00292B7C">
      <w:pPr>
        <w:rPr>
          <w:rFonts w:cs="Times New Roman"/>
          <w:szCs w:val="24"/>
        </w:rPr>
      </w:pPr>
      <w:r w:rsidRPr="00AE4A60">
        <w:rPr>
          <w:rFonts w:cs="Times New Roman"/>
          <w:b/>
          <w:szCs w:val="24"/>
        </w:rPr>
        <w:t>sollen</w:t>
      </w:r>
      <w:r>
        <w:rPr>
          <w:rFonts w:cs="Times New Roman"/>
          <w:szCs w:val="24"/>
        </w:rPr>
        <w:t xml:space="preserve"> -  </w:t>
      </w:r>
      <w:r w:rsidR="00292B7C" w:rsidRPr="00292B7C">
        <w:rPr>
          <w:rFonts w:cs="Times New Roman"/>
          <w:szCs w:val="24"/>
        </w:rPr>
        <w:t>Tôi nên/phải làm gì theo lời khuyên hoặc yêu cầu.</w:t>
      </w:r>
    </w:p>
    <w:p w:rsidR="00292B7C" w:rsidRPr="00292B7C" w:rsidRDefault="00AE4A60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Du sollst mehr lernen. (</w:t>
      </w:r>
      <w:r w:rsidR="00292B7C" w:rsidRPr="00292B7C">
        <w:rPr>
          <w:rFonts w:cs="Times New Roman"/>
          <w:szCs w:val="24"/>
        </w:rPr>
        <w:t>Bạn nên học nhiều hơn.</w:t>
      </w:r>
      <w:r>
        <w:rPr>
          <w:rFonts w:cs="Times New Roman"/>
          <w:szCs w:val="24"/>
        </w:rPr>
        <w:t>)</w:t>
      </w:r>
    </w:p>
    <w:p w:rsidR="00292B7C" w:rsidRPr="00292B7C" w:rsidRDefault="00292B7C" w:rsidP="00AE4A60">
      <w:pPr>
        <w:pStyle w:val="Heading3"/>
      </w:pPr>
      <w:bookmarkStart w:id="43" w:name="_Toc240106040"/>
      <w:bookmarkStart w:id="44" w:name="_Toc240109533"/>
      <w:bookmarkStart w:id="45" w:name="_Toc240230435"/>
      <w:r w:rsidRPr="00292B7C">
        <w:t>5. Ba ví dụ thực tế</w:t>
      </w:r>
      <w:bookmarkEnd w:id="43"/>
      <w:bookmarkEnd w:id="44"/>
      <w:bookmarkEnd w:id="45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1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Ich muss heute arbeiten.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Hôm nay tôi phải làm việc.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Emphasis"/>
          <w:rFonts w:cs="Times New Roman"/>
          <w:szCs w:val="24"/>
        </w:rPr>
        <w:t>müssen</w:t>
      </w:r>
      <w:r w:rsidRPr="00292B7C">
        <w:rPr>
          <w:rFonts w:cs="Times New Roman"/>
          <w:szCs w:val="24"/>
        </w:rPr>
        <w:t xml:space="preserve"> được chia theo </w:t>
      </w:r>
      <w:r w:rsidRPr="00292B7C">
        <w:rPr>
          <w:rStyle w:val="Strong"/>
          <w:rFonts w:cs="Times New Roman"/>
          <w:szCs w:val="24"/>
        </w:rPr>
        <w:t>ich → muss</w:t>
      </w:r>
      <w:r w:rsidRPr="00292B7C">
        <w:rPr>
          <w:rFonts w:cs="Times New Roman"/>
          <w:szCs w:val="24"/>
        </w:rPr>
        <w:t xml:space="preserve">, còn </w:t>
      </w:r>
      <w:r w:rsidRPr="00292B7C">
        <w:rPr>
          <w:rStyle w:val="Emphasis"/>
          <w:rFonts w:cs="Times New Roman"/>
          <w:szCs w:val="24"/>
        </w:rPr>
        <w:t>arbeiten</w:t>
      </w:r>
      <w:r w:rsidRPr="00292B7C">
        <w:rPr>
          <w:rFonts w:cs="Times New Roman"/>
          <w:szCs w:val="24"/>
        </w:rPr>
        <w:t xml:space="preserve"> giữ nguyên và đứng cuối.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2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Wir können morgen zusammen essen.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Ngày mai chúng ta có thể ăn cùng nhau.</w:t>
      </w:r>
    </w:p>
    <w:p w:rsid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Emphasis"/>
          <w:rFonts w:cs="Times New Roman"/>
          <w:szCs w:val="24"/>
        </w:rPr>
        <w:t>wir → können</w:t>
      </w:r>
      <w:r w:rsidRPr="00292B7C">
        <w:rPr>
          <w:rFonts w:cs="Times New Roman"/>
          <w:szCs w:val="24"/>
        </w:rPr>
        <w:t xml:space="preserve">, còn </w:t>
      </w:r>
      <w:r w:rsidRPr="00292B7C">
        <w:rPr>
          <w:rStyle w:val="Emphasis"/>
          <w:rFonts w:cs="Times New Roman"/>
          <w:szCs w:val="24"/>
        </w:rPr>
        <w:t>essen</w:t>
      </w:r>
      <w:r w:rsidRPr="00292B7C">
        <w:rPr>
          <w:rFonts w:cs="Times New Roman"/>
          <w:szCs w:val="24"/>
        </w:rPr>
        <w:t xml:space="preserve"> là hành động chính nên đứng cuố</w:t>
      </w:r>
      <w:r w:rsidR="00AE4A60">
        <w:rPr>
          <w:rFonts w:cs="Times New Roman"/>
          <w:szCs w:val="24"/>
        </w:rPr>
        <w:t>i.</w:t>
      </w:r>
    </w:p>
    <w:p w:rsidR="00AE4A60" w:rsidRPr="00292B7C" w:rsidRDefault="00AE4A60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3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Ich möchte einen Kaffee trinken.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Tôi muốn uống một ly cà phê.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Emphasis"/>
          <w:rFonts w:cs="Times New Roman"/>
          <w:szCs w:val="24"/>
        </w:rPr>
        <w:t>möchten</w:t>
      </w:r>
      <w:r w:rsidRPr="00292B7C">
        <w:rPr>
          <w:rFonts w:cs="Times New Roman"/>
          <w:szCs w:val="24"/>
        </w:rPr>
        <w:t xml:space="preserve"> được chia theo </w:t>
      </w:r>
      <w:r w:rsidRPr="00292B7C">
        <w:rPr>
          <w:rStyle w:val="Strong"/>
          <w:rFonts w:cs="Times New Roman"/>
          <w:szCs w:val="24"/>
        </w:rPr>
        <w:t>ich</w:t>
      </w:r>
      <w:r w:rsidRPr="00292B7C">
        <w:rPr>
          <w:rFonts w:cs="Times New Roman"/>
          <w:szCs w:val="24"/>
        </w:rPr>
        <w:t xml:space="preserve">, còn </w:t>
      </w:r>
      <w:r w:rsidRPr="00292B7C">
        <w:rPr>
          <w:rStyle w:val="Emphasis"/>
          <w:rFonts w:cs="Times New Roman"/>
          <w:szCs w:val="24"/>
        </w:rPr>
        <w:t>trinken</w:t>
      </w:r>
      <w:r w:rsidRPr="00292B7C">
        <w:rPr>
          <w:rFonts w:cs="Times New Roman"/>
          <w:szCs w:val="24"/>
        </w:rPr>
        <w:t xml:space="preserve"> chạy xuống cuối câu.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AE4A60">
      <w:pPr>
        <w:pStyle w:val="Heading3"/>
      </w:pPr>
      <w:bookmarkStart w:id="46" w:name="_Toc240106041"/>
      <w:bookmarkStart w:id="47" w:name="_Toc240109534"/>
      <w:bookmarkStart w:id="48" w:name="_Toc240230436"/>
      <w:r w:rsidRPr="00292B7C">
        <w:lastRenderedPageBreak/>
        <w:t>6. Tips ghi nhớ</w:t>
      </w:r>
      <w:bookmarkEnd w:id="46"/>
      <w:bookmarkEnd w:id="47"/>
      <w:bookmarkEnd w:id="48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Quy tắc vàng:</w:t>
      </w:r>
    </w:p>
    <w:p w:rsidR="00292B7C" w:rsidRPr="00292B7C" w:rsidRDefault="00292B7C" w:rsidP="00AE4A60">
      <w:pPr>
        <w:jc w:val="center"/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Modalverb = đứng thứ 2 và chia.</w:t>
      </w:r>
      <w:r w:rsidRPr="00292B7C">
        <w:rPr>
          <w:rFonts w:cs="Times New Roman"/>
          <w:szCs w:val="24"/>
        </w:rPr>
        <w:br/>
      </w:r>
      <w:r w:rsidRPr="00292B7C">
        <w:rPr>
          <w:rStyle w:val="Strong"/>
          <w:rFonts w:cs="Times New Roman"/>
          <w:szCs w:val="24"/>
        </w:rPr>
        <w:t>Động từ chính = chạy xuống cuối và KHÔNG chia.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dụ:</w:t>
      </w:r>
    </w:p>
    <w:p w:rsidR="00292B7C" w:rsidRPr="00292B7C" w:rsidRDefault="00292B7C" w:rsidP="00AE4A60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muss</w:t>
      </w:r>
      <w:r w:rsidRPr="00292B7C">
        <w:rPr>
          <w:rFonts w:cs="Times New Roman"/>
          <w:szCs w:val="24"/>
        </w:rPr>
        <w:t xml:space="preserve"> Deutsch </w:t>
      </w:r>
      <w:r w:rsidRPr="00292B7C">
        <w:rPr>
          <w:rStyle w:val="Strong"/>
          <w:rFonts w:cs="Times New Roman"/>
          <w:szCs w:val="24"/>
        </w:rPr>
        <w:t>lernen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Hãy tưởng tượng: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muss</w:t>
      </w:r>
      <w:r w:rsidRPr="00292B7C">
        <w:rPr>
          <w:rFonts w:cs="Times New Roman"/>
          <w:szCs w:val="24"/>
        </w:rPr>
        <w:t xml:space="preserve"> = người điều khiển câu</w:t>
      </w:r>
      <w:r w:rsidRPr="00292B7C">
        <w:rPr>
          <w:rFonts w:cs="Times New Roman"/>
          <w:szCs w:val="24"/>
        </w:rPr>
        <w:br/>
      </w:r>
      <w:r w:rsidRPr="00292B7C">
        <w:rPr>
          <w:rStyle w:val="Strong"/>
          <w:rFonts w:cs="Times New Roman"/>
          <w:szCs w:val="24"/>
        </w:rPr>
        <w:t>lernen</w:t>
      </w:r>
      <w:r w:rsidRPr="00292B7C">
        <w:rPr>
          <w:rFonts w:cs="Times New Roman"/>
          <w:szCs w:val="24"/>
        </w:rPr>
        <w:t xml:space="preserve"> = hành động được đưa xuống cuối.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AE4A60">
      <w:pPr>
        <w:pStyle w:val="Heading3"/>
      </w:pPr>
      <w:bookmarkStart w:id="49" w:name="_Toc240106042"/>
      <w:bookmarkStart w:id="50" w:name="_Toc240109535"/>
      <w:bookmarkStart w:id="51" w:name="_Toc240230437"/>
      <w:r w:rsidRPr="00292B7C">
        <w:t>7. Bài tập Modalverben</w:t>
      </w:r>
      <w:bookmarkEnd w:id="49"/>
      <w:bookmarkEnd w:id="50"/>
      <w:bookmarkEnd w:id="51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1 — Chọn đáp án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Ich ______ heute Deutsch lernen.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A. muss</w:t>
      </w:r>
      <w:r w:rsidRPr="00292B7C">
        <w:rPr>
          <w:rFonts w:cs="Times New Roman"/>
          <w:szCs w:val="24"/>
        </w:rPr>
        <w:br/>
        <w:t>B. müssen</w:t>
      </w:r>
      <w:r w:rsidRPr="00292B7C">
        <w:rPr>
          <w:rFonts w:cs="Times New Roman"/>
          <w:szCs w:val="24"/>
        </w:rPr>
        <w:br/>
        <w:t>C. musst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2 — Chia đúng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Du ______ sehr gut schwimmen.</w:t>
      </w:r>
      <w:r w:rsidRPr="00292B7C">
        <w:rPr>
          <w:rFonts w:cs="Times New Roman"/>
          <w:szCs w:val="24"/>
        </w:rPr>
        <w:br/>
        <w:t>(</w:t>
      </w:r>
      <w:r w:rsidRPr="00292B7C">
        <w:rPr>
          <w:rStyle w:val="Emphasis"/>
          <w:rFonts w:cs="Times New Roman"/>
          <w:szCs w:val="24"/>
        </w:rPr>
        <w:t>können</w:t>
      </w:r>
      <w:r w:rsidRPr="00292B7C">
        <w:rPr>
          <w:rFonts w:cs="Times New Roman"/>
          <w:szCs w:val="24"/>
        </w:rPr>
        <w:t>)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3 — Sắp xếp câu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morgen / wir / müssen / arbeiten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4 — Chọn động từ thích hợp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Ich ______ einen Kaffee trinken.</w:t>
      </w:r>
      <w:r w:rsidRPr="00292B7C">
        <w:rPr>
          <w:rFonts w:cs="Times New Roman"/>
          <w:szCs w:val="24"/>
        </w:rPr>
        <w:br/>
        <w:t>(Tôi muốn một ly cà phê.)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A. möchte</w:t>
      </w:r>
      <w:r w:rsidRPr="00292B7C">
        <w:rPr>
          <w:rFonts w:cs="Times New Roman"/>
          <w:szCs w:val="24"/>
        </w:rPr>
        <w:br/>
        <w:t>B. muss</w:t>
      </w:r>
      <w:r w:rsidRPr="00292B7C">
        <w:rPr>
          <w:rFonts w:cs="Times New Roman"/>
          <w:szCs w:val="24"/>
        </w:rPr>
        <w:br/>
        <w:t>C. darf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5 — Sửa câu sai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❌</w:t>
      </w:r>
      <w:r w:rsidRPr="00292B7C">
        <w:rPr>
          <w:rFonts w:cs="Times New Roman"/>
          <w:szCs w:val="24"/>
        </w:rPr>
        <w:t xml:space="preserve"> Ich kann spreche Deutsch.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Hãy viết lại câu đúng.</w:t>
      </w:r>
    </w:p>
    <w:p w:rsidR="00292B7C" w:rsidRPr="00292B7C" w:rsidRDefault="00B10946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292B7C" w:rsidRPr="00292B7C" w:rsidRDefault="00292B7C" w:rsidP="00AE4A60">
      <w:pPr>
        <w:pStyle w:val="Heading3"/>
      </w:pPr>
      <w:bookmarkStart w:id="52" w:name="_Toc240106043"/>
      <w:bookmarkStart w:id="53" w:name="_Toc240109536"/>
      <w:bookmarkStart w:id="54" w:name="_Toc240230438"/>
      <w:r w:rsidRPr="00292B7C">
        <w:lastRenderedPageBreak/>
        <w:t>8. Đáp án &amp; giải thích</w:t>
      </w:r>
      <w:bookmarkEnd w:id="52"/>
      <w:bookmarkEnd w:id="53"/>
      <w:bookmarkEnd w:id="54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1. A — muss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ich</w:t>
      </w:r>
      <w:r w:rsidRPr="00292B7C">
        <w:rPr>
          <w:rFonts w:cs="Times New Roman"/>
          <w:szCs w:val="24"/>
        </w:rPr>
        <w:t xml:space="preserve"> đi với </w:t>
      </w:r>
      <w:r w:rsidRPr="00292B7C">
        <w:rPr>
          <w:rStyle w:val="Strong"/>
          <w:rFonts w:cs="Times New Roman"/>
          <w:szCs w:val="24"/>
        </w:rPr>
        <w:t>muss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2. kannst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du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Strong"/>
          <w:rFonts w:cs="Times New Roman"/>
          <w:szCs w:val="24"/>
        </w:rPr>
        <w:t>kannst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3. Wir müssen morgen arbeiten.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müssen</w:t>
      </w:r>
      <w:r w:rsidRPr="00292B7C">
        <w:rPr>
          <w:rFonts w:cs="Times New Roman"/>
          <w:szCs w:val="24"/>
        </w:rPr>
        <w:t xml:space="preserve"> đứng vị trí động từ chính của câu, </w:t>
      </w:r>
      <w:r w:rsidRPr="00292B7C">
        <w:rPr>
          <w:rStyle w:val="Emphasis"/>
          <w:rFonts w:cs="Times New Roman"/>
          <w:szCs w:val="24"/>
        </w:rPr>
        <w:t>arbeiten</w:t>
      </w:r>
      <w:r w:rsidRPr="00292B7C">
        <w:rPr>
          <w:rFonts w:cs="Times New Roman"/>
          <w:szCs w:val="24"/>
        </w:rPr>
        <w:t xml:space="preserve"> xuống cuối.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4. A — möchte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möchten</w:t>
      </w:r>
      <w:r w:rsidRPr="00292B7C">
        <w:rPr>
          <w:rFonts w:cs="Times New Roman"/>
          <w:szCs w:val="24"/>
        </w:rPr>
        <w:t xml:space="preserve"> dùng để nói "muốn" một cách lịch sự.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5. Ich kann Deutsch sprechen.</w:t>
      </w:r>
      <w:r w:rsidRPr="00292B7C">
        <w:rPr>
          <w:rFonts w:cs="Times New Roman"/>
          <w:szCs w:val="24"/>
        </w:rPr>
        <w:t xml:space="preserve"> → Sau Modalverb, động từ chính phải ở </w:t>
      </w:r>
      <w:r w:rsidRPr="00292B7C">
        <w:rPr>
          <w:rStyle w:val="Strong"/>
          <w:rFonts w:cs="Times New Roman"/>
          <w:szCs w:val="24"/>
        </w:rPr>
        <w:t>nguyên mẫu cuối câu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AE4A60" w:rsidRDefault="00AE4A60">
      <w:pPr>
        <w:rPr>
          <w:rFonts w:ascii="Segoe UI Symbol" w:hAnsi="Segoe UI Symbol" w:cs="Segoe UI Symbol"/>
          <w:szCs w:val="24"/>
        </w:rPr>
      </w:pPr>
      <w:r>
        <w:rPr>
          <w:rFonts w:ascii="Segoe UI Symbol" w:hAnsi="Segoe UI Symbol" w:cs="Segoe UI Symbol"/>
          <w:szCs w:val="24"/>
        </w:rPr>
        <w:br w:type="page"/>
      </w:r>
    </w:p>
    <w:p w:rsidR="00292B7C" w:rsidRPr="00292B7C" w:rsidRDefault="00292B7C" w:rsidP="00AE4A60">
      <w:pPr>
        <w:pStyle w:val="Heading2"/>
      </w:pPr>
      <w:bookmarkStart w:id="55" w:name="_Toc240230439"/>
      <w:r w:rsidRPr="00292B7C">
        <w:lastRenderedPageBreak/>
        <w:t>BÀI 3 — TRENNBARE VERBEN</w:t>
      </w:r>
      <w:r w:rsidR="00AE4A60">
        <w:t xml:space="preserve"> (ĐỘNG TỪ TÁCH)</w:t>
      </w:r>
      <w:bookmarkEnd w:id="55"/>
    </w:p>
    <w:p w:rsidR="00292B7C" w:rsidRPr="00292B7C" w:rsidRDefault="00292B7C" w:rsidP="00E53C28">
      <w:pPr>
        <w:pStyle w:val="Heading3"/>
      </w:pPr>
      <w:bookmarkStart w:id="56" w:name="_Toc240106045"/>
      <w:bookmarkStart w:id="57" w:name="_Toc240109538"/>
      <w:bookmarkStart w:id="58" w:name="_Toc240230440"/>
      <w:r w:rsidRPr="00292B7C">
        <w:t>1. Kiến thức cốt lõi &amp; đặc điểm nhận diện</w:t>
      </w:r>
      <w:bookmarkEnd w:id="56"/>
      <w:bookmarkEnd w:id="57"/>
      <w:bookmarkEnd w:id="58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Một số động từ Đức có một phần ở đầu và phần còn lại ở sau.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aufstehen</w:t>
      </w:r>
      <w:r w:rsidRPr="00292B7C">
        <w:rPr>
          <w:rFonts w:cs="Times New Roman"/>
          <w:szCs w:val="24"/>
        </w:rPr>
        <w:t xml:space="preserve"> = thức dậy</w:t>
      </w:r>
      <w:r w:rsidRPr="00292B7C">
        <w:rPr>
          <w:rFonts w:cs="Times New Roman"/>
          <w:szCs w:val="24"/>
        </w:rPr>
        <w:br/>
      </w:r>
      <w:r w:rsidRPr="00292B7C">
        <w:rPr>
          <w:rStyle w:val="Strong"/>
          <w:rFonts w:cs="Times New Roman"/>
          <w:szCs w:val="24"/>
        </w:rPr>
        <w:t>einkaufen</w:t>
      </w:r>
      <w:r w:rsidRPr="00292B7C">
        <w:rPr>
          <w:rFonts w:cs="Times New Roman"/>
          <w:szCs w:val="24"/>
        </w:rPr>
        <w:t xml:space="preserve"> = mua sắm</w:t>
      </w:r>
      <w:r w:rsidRPr="00292B7C">
        <w:rPr>
          <w:rFonts w:cs="Times New Roman"/>
          <w:szCs w:val="24"/>
        </w:rPr>
        <w:br/>
      </w:r>
      <w:r w:rsidRPr="00292B7C">
        <w:rPr>
          <w:rStyle w:val="Strong"/>
          <w:rFonts w:cs="Times New Roman"/>
          <w:szCs w:val="24"/>
        </w:rPr>
        <w:t>anrufen</w:t>
      </w:r>
      <w:r w:rsidRPr="00292B7C">
        <w:rPr>
          <w:rFonts w:cs="Times New Roman"/>
          <w:szCs w:val="24"/>
        </w:rPr>
        <w:t xml:space="preserve"> = gọi điện</w:t>
      </w:r>
      <w:r w:rsidRPr="00292B7C">
        <w:rPr>
          <w:rFonts w:cs="Times New Roman"/>
          <w:szCs w:val="24"/>
        </w:rPr>
        <w:br/>
      </w:r>
      <w:r w:rsidRPr="00292B7C">
        <w:rPr>
          <w:rStyle w:val="Strong"/>
          <w:rFonts w:cs="Times New Roman"/>
          <w:szCs w:val="24"/>
        </w:rPr>
        <w:t>fernsehen</w:t>
      </w:r>
      <w:r w:rsidRPr="00292B7C">
        <w:rPr>
          <w:rFonts w:cs="Times New Roman"/>
          <w:szCs w:val="24"/>
        </w:rPr>
        <w:t xml:space="preserve"> = xem TV</w:t>
      </w:r>
    </w:p>
    <w:p w:rsid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Khi dùng trong </w:t>
      </w:r>
      <w:r w:rsidRPr="00292B7C">
        <w:rPr>
          <w:rStyle w:val="Strong"/>
          <w:rFonts w:cs="Times New Roman"/>
          <w:szCs w:val="24"/>
        </w:rPr>
        <w:t>câu Präsens thông thường</w:t>
      </w:r>
      <w:r w:rsidRPr="00292B7C">
        <w:rPr>
          <w:rFonts w:cs="Times New Roman"/>
          <w:szCs w:val="24"/>
        </w:rPr>
        <w:t xml:space="preserve">, phần đầu sẽ </w:t>
      </w:r>
      <w:r w:rsidRPr="00292B7C">
        <w:rPr>
          <w:rStyle w:val="Strong"/>
          <w:rFonts w:cs="Times New Roman"/>
          <w:szCs w:val="24"/>
        </w:rPr>
        <w:t>tách ra và chạy xuống cuối câu</w:t>
      </w:r>
      <w:r w:rsidR="00E53C28">
        <w:rPr>
          <w:rFonts w:cs="Times New Roman"/>
          <w:szCs w:val="24"/>
        </w:rPr>
        <w:t>.</w:t>
      </w:r>
    </w:p>
    <w:p w:rsidR="00E53C28" w:rsidRPr="00292B7C" w:rsidRDefault="00E53C28" w:rsidP="00292B7C">
      <w:pPr>
        <w:rPr>
          <w:rFonts w:cs="Times New Roman"/>
          <w:szCs w:val="24"/>
        </w:rPr>
      </w:pPr>
    </w:p>
    <w:p w:rsidR="00292B7C" w:rsidRDefault="00292B7C" w:rsidP="00E53C28">
      <w:pPr>
        <w:pStyle w:val="Heading3"/>
        <w:rPr>
          <w:rFonts w:ascii="Segoe UI Symbol" w:hAnsi="Segoe UI Symbol" w:cs="Segoe UI Symbol"/>
        </w:rPr>
      </w:pPr>
      <w:bookmarkStart w:id="59" w:name="_Toc240106046"/>
      <w:bookmarkStart w:id="60" w:name="_Toc240109539"/>
      <w:bookmarkStart w:id="61" w:name="_Toc240230441"/>
      <w:r w:rsidRPr="00292B7C">
        <w:t xml:space="preserve">2. Công thức cốt lõi </w:t>
      </w:r>
      <w:r w:rsidRPr="00292B7C">
        <w:rPr>
          <w:rFonts w:ascii="Segoe UI Symbol" w:hAnsi="Segoe UI Symbol" w:cs="Segoe UI Symbol"/>
        </w:rPr>
        <w:t>⭐</w:t>
      </w:r>
      <w:bookmarkEnd w:id="59"/>
      <w:bookmarkEnd w:id="60"/>
      <w:bookmarkEnd w:id="61"/>
    </w:p>
    <w:p w:rsidR="00E53C28" w:rsidRPr="00E53C28" w:rsidRDefault="00E53C28" w:rsidP="00E53C28"/>
    <w:p w:rsidR="00292B7C" w:rsidRPr="00292B7C" w:rsidRDefault="00292B7C" w:rsidP="00E53C28">
      <w:pPr>
        <w:jc w:val="center"/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CHỦ NGỮ + ĐỘNG TỪ ĐÃ CHIA + ... + TIỀN TỐ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stehe</w:t>
      </w:r>
      <w:r w:rsidRPr="00292B7C">
        <w:rPr>
          <w:rFonts w:cs="Times New Roman"/>
          <w:szCs w:val="24"/>
        </w:rPr>
        <w:t xml:space="preserve"> um 7 Uhr </w:t>
      </w:r>
      <w:r w:rsidRPr="00292B7C">
        <w:rPr>
          <w:rStyle w:val="Strong"/>
          <w:rFonts w:cs="Times New Roman"/>
          <w:szCs w:val="24"/>
        </w:rPr>
        <w:t>auf</w:t>
      </w:r>
      <w:r w:rsidRPr="00292B7C">
        <w:rPr>
          <w:rFonts w:cs="Times New Roman"/>
          <w:szCs w:val="24"/>
        </w:rPr>
        <w:t>.</w:t>
      </w:r>
    </w:p>
    <w:p w:rsidR="00292B7C" w:rsidRDefault="00292B7C" w:rsidP="00292B7C">
      <w:pPr>
        <w:rPr>
          <w:rStyle w:val="Strong"/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aufstehen → stehe ... auf</w:t>
      </w:r>
    </w:p>
    <w:p w:rsidR="00E53C28" w:rsidRPr="00292B7C" w:rsidRDefault="00E53C28" w:rsidP="00292B7C">
      <w:pPr>
        <w:rPr>
          <w:rFonts w:cs="Times New Roman"/>
          <w:szCs w:val="24"/>
        </w:rPr>
      </w:pPr>
    </w:p>
    <w:p w:rsidR="00292B7C" w:rsidRPr="00292B7C" w:rsidRDefault="00292B7C" w:rsidP="00E53C28">
      <w:pPr>
        <w:pStyle w:val="Heading3"/>
      </w:pPr>
      <w:bookmarkStart w:id="62" w:name="_Toc240106047"/>
      <w:bookmarkStart w:id="63" w:name="_Toc240109540"/>
      <w:bookmarkStart w:id="64" w:name="_Toc240230442"/>
      <w:r w:rsidRPr="00292B7C">
        <w:t>3. Ví dụ thực tế</w:t>
      </w:r>
      <w:bookmarkEnd w:id="62"/>
      <w:bookmarkEnd w:id="63"/>
      <w:bookmarkEnd w:id="64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1 — Thức dậy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Ich stehe jeden Morgen um 7 Uhr auf.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Tôi thức dậy lúc 7 giờ mỗi sáng.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Emphasis"/>
          <w:rFonts w:cs="Times New Roman"/>
          <w:szCs w:val="24"/>
        </w:rPr>
        <w:t>aufstehen</w:t>
      </w:r>
      <w:r w:rsidRPr="00292B7C">
        <w:rPr>
          <w:rFonts w:cs="Times New Roman"/>
          <w:szCs w:val="24"/>
        </w:rPr>
        <w:t xml:space="preserve"> là động từ tách → </w:t>
      </w:r>
      <w:r w:rsidRPr="00292B7C">
        <w:rPr>
          <w:rStyle w:val="Emphasis"/>
          <w:rFonts w:cs="Times New Roman"/>
          <w:szCs w:val="24"/>
        </w:rPr>
        <w:t>stehe</w:t>
      </w:r>
      <w:r w:rsidRPr="00292B7C">
        <w:rPr>
          <w:rFonts w:cs="Times New Roman"/>
          <w:szCs w:val="24"/>
        </w:rPr>
        <w:t xml:space="preserve"> đứng vị trí 2, </w:t>
      </w:r>
      <w:r w:rsidRPr="00292B7C">
        <w:rPr>
          <w:rStyle w:val="Strong"/>
          <w:rFonts w:cs="Times New Roman"/>
          <w:szCs w:val="24"/>
        </w:rPr>
        <w:t>auf</w:t>
      </w:r>
      <w:r w:rsidRPr="00292B7C">
        <w:rPr>
          <w:rFonts w:cs="Times New Roman"/>
          <w:szCs w:val="24"/>
        </w:rPr>
        <w:t xml:space="preserve"> chạy xuống cuối.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2 — Mua sắm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Wir kaufen am Samstag ein.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Chúng tôi đi mua sắm vào thứ Bảy.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Emphasis"/>
          <w:rFonts w:cs="Times New Roman"/>
          <w:szCs w:val="24"/>
        </w:rPr>
        <w:t>einkaufen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kaufen</w:t>
      </w:r>
      <w:r w:rsidRPr="00292B7C">
        <w:rPr>
          <w:rFonts w:cs="Times New Roman"/>
          <w:szCs w:val="24"/>
        </w:rPr>
        <w:t xml:space="preserve"> được chia theo </w:t>
      </w:r>
      <w:r w:rsidRPr="00292B7C">
        <w:rPr>
          <w:rStyle w:val="Strong"/>
          <w:rFonts w:cs="Times New Roman"/>
          <w:szCs w:val="24"/>
        </w:rPr>
        <w:t>wir</w:t>
      </w:r>
      <w:r w:rsidRPr="00292B7C">
        <w:rPr>
          <w:rFonts w:cs="Times New Roman"/>
          <w:szCs w:val="24"/>
        </w:rPr>
        <w:t xml:space="preserve">, còn </w:t>
      </w:r>
      <w:r w:rsidRPr="00292B7C">
        <w:rPr>
          <w:rStyle w:val="Strong"/>
          <w:rFonts w:cs="Times New Roman"/>
          <w:szCs w:val="24"/>
        </w:rPr>
        <w:t>ein</w:t>
      </w:r>
      <w:r w:rsidRPr="00292B7C">
        <w:rPr>
          <w:rFonts w:cs="Times New Roman"/>
          <w:szCs w:val="24"/>
        </w:rPr>
        <w:t xml:space="preserve"> đứng cuối.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E53C28" w:rsidRDefault="00E53C28" w:rsidP="00292B7C">
      <w:pPr>
        <w:rPr>
          <w:rFonts w:cs="Times New Roman"/>
          <w:szCs w:val="24"/>
        </w:rPr>
      </w:pPr>
    </w:p>
    <w:p w:rsidR="00E53C28" w:rsidRDefault="00E53C28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lastRenderedPageBreak/>
        <w:t>Ví dụ 3 — Gọi điện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Ich rufe meine Mutter heute Abend an.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Tối nay tôi gọi điện cho mẹ.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Emphasis"/>
          <w:rFonts w:cs="Times New Roman"/>
          <w:szCs w:val="24"/>
        </w:rPr>
        <w:t>anrufen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rufe</w:t>
      </w:r>
      <w:r w:rsidRPr="00292B7C">
        <w:rPr>
          <w:rFonts w:cs="Times New Roman"/>
          <w:szCs w:val="24"/>
        </w:rPr>
        <w:t xml:space="preserve"> được chia theo </w:t>
      </w:r>
      <w:r w:rsidRPr="00292B7C">
        <w:rPr>
          <w:rStyle w:val="Strong"/>
          <w:rFonts w:cs="Times New Roman"/>
          <w:szCs w:val="24"/>
        </w:rPr>
        <w:t>ich</w:t>
      </w:r>
      <w:r w:rsidRPr="00292B7C">
        <w:rPr>
          <w:rFonts w:cs="Times New Roman"/>
          <w:szCs w:val="24"/>
        </w:rPr>
        <w:t xml:space="preserve">, còn </w:t>
      </w:r>
      <w:r w:rsidRPr="00292B7C">
        <w:rPr>
          <w:rStyle w:val="Strong"/>
          <w:rFonts w:cs="Times New Roman"/>
          <w:szCs w:val="24"/>
        </w:rPr>
        <w:t>an</w:t>
      </w:r>
      <w:r w:rsidRPr="00292B7C">
        <w:rPr>
          <w:rFonts w:cs="Times New Roman"/>
          <w:szCs w:val="24"/>
        </w:rPr>
        <w:t xml:space="preserve"> đứng cuối câu.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E53C28">
      <w:pPr>
        <w:pStyle w:val="Heading3"/>
      </w:pPr>
      <w:bookmarkStart w:id="65" w:name="_Toc240106048"/>
      <w:bookmarkStart w:id="66" w:name="_Toc240109541"/>
      <w:bookmarkStart w:id="67" w:name="_Toc240230443"/>
      <w:r w:rsidRPr="00292B7C">
        <w:t>4. Một số động từ tách A1 rất quan trọng</w:t>
      </w:r>
      <w:bookmarkEnd w:id="65"/>
      <w:bookmarkEnd w:id="66"/>
      <w:bookmarkEnd w:id="67"/>
    </w:p>
    <w:tbl>
      <w:tblPr>
        <w:tblW w:w="0" w:type="auto"/>
        <w:tblCellSpacing w:w="15" w:type="dxa"/>
        <w:tblInd w:w="1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417"/>
        <w:gridCol w:w="3969"/>
      </w:tblGrid>
      <w:tr w:rsidR="00292B7C" w:rsidRPr="00292B7C" w:rsidTr="007A5EAD">
        <w:trPr>
          <w:tblHeader/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b/>
                <w:bCs/>
                <w:szCs w:val="24"/>
              </w:rPr>
            </w:pPr>
            <w:r w:rsidRPr="00292B7C">
              <w:rPr>
                <w:rFonts w:cs="Times New Roman"/>
                <w:b/>
                <w:bCs/>
                <w:szCs w:val="24"/>
              </w:rPr>
              <w:t>Động từ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b/>
                <w:bCs/>
                <w:szCs w:val="24"/>
              </w:rPr>
            </w:pPr>
            <w:r w:rsidRPr="00292B7C">
              <w:rPr>
                <w:rFonts w:cs="Times New Roman"/>
                <w:b/>
                <w:bCs/>
                <w:szCs w:val="24"/>
              </w:rPr>
              <w:t>Nghĩa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b/>
                <w:bCs/>
                <w:szCs w:val="24"/>
              </w:rPr>
            </w:pPr>
            <w:r w:rsidRPr="00292B7C">
              <w:rPr>
                <w:rFonts w:cs="Times New Roman"/>
                <w:b/>
                <w:bCs/>
                <w:szCs w:val="24"/>
              </w:rPr>
              <w:t>Ví dụ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aufstehen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thức dậy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 stehe auf.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einkaufen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mua sắm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 kaufe ein.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anrufen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gọi điện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 rufe an.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aufmachen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mở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 mache auf.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zumachen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đóng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 mache zu.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anfangen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bắt đầu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Der Kurs fängt an.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fernsehen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xem TV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 sehe fern.</w:t>
            </w:r>
          </w:p>
        </w:tc>
      </w:tr>
      <w:tr w:rsidR="00292B7C" w:rsidRPr="00292B7C" w:rsidTr="007A5EAD">
        <w:trPr>
          <w:tblCellSpacing w:w="15" w:type="dxa"/>
        </w:trPr>
        <w:tc>
          <w:tcPr>
            <w:tcW w:w="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einladen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mời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B7C" w:rsidRPr="00292B7C" w:rsidRDefault="00292B7C" w:rsidP="00292B7C">
            <w:pPr>
              <w:rPr>
                <w:rFonts w:cs="Times New Roman"/>
                <w:szCs w:val="24"/>
              </w:rPr>
            </w:pPr>
            <w:r w:rsidRPr="00292B7C">
              <w:rPr>
                <w:rFonts w:cs="Times New Roman"/>
                <w:szCs w:val="24"/>
              </w:rPr>
              <w:t>Ich lade dich ein.</w:t>
            </w:r>
          </w:p>
        </w:tc>
      </w:tr>
    </w:tbl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E53C28">
      <w:pPr>
        <w:pStyle w:val="Heading3"/>
      </w:pPr>
      <w:bookmarkStart w:id="68" w:name="_Toc240106049"/>
      <w:bookmarkStart w:id="69" w:name="_Toc240109542"/>
      <w:bookmarkStart w:id="70" w:name="_Toc240230444"/>
      <w:r w:rsidRPr="00292B7C">
        <w:t>5. Đặc biệt quan trọng: Modalverb + động từ tách</w:t>
      </w:r>
      <w:bookmarkEnd w:id="68"/>
      <w:bookmarkEnd w:id="69"/>
      <w:bookmarkEnd w:id="70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Khi có Modalverb, động từ tách </w:t>
      </w:r>
      <w:r w:rsidRPr="00292B7C">
        <w:rPr>
          <w:rStyle w:val="Strong"/>
          <w:rFonts w:cs="Times New Roman"/>
          <w:szCs w:val="24"/>
        </w:rPr>
        <w:t>không tách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dụ:</w:t>
      </w:r>
    </w:p>
    <w:p w:rsidR="00292B7C" w:rsidRPr="00292B7C" w:rsidRDefault="00292B7C" w:rsidP="00E53C28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muss morgen früh aufstehen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Không nói: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E53C28">
        <w:rPr>
          <w:rFonts w:ascii="Segoe UI Symbol" w:hAnsi="Segoe UI Symbol" w:cs="Segoe UI Symbol"/>
          <w:color w:val="FF0000"/>
          <w:szCs w:val="24"/>
        </w:rPr>
        <w:t>❌</w:t>
      </w:r>
      <w:r w:rsidRPr="00292B7C">
        <w:rPr>
          <w:rFonts w:cs="Times New Roman"/>
          <w:szCs w:val="24"/>
        </w:rPr>
        <w:t xml:space="preserve"> </w:t>
      </w:r>
      <w:r w:rsidR="00E53C28">
        <w:rPr>
          <w:rFonts w:cs="Times New Roman"/>
          <w:szCs w:val="24"/>
        </w:rPr>
        <w:t xml:space="preserve"> </w:t>
      </w:r>
      <w:r w:rsidRPr="00292B7C">
        <w:rPr>
          <w:rFonts w:cs="Times New Roman"/>
          <w:szCs w:val="24"/>
        </w:rPr>
        <w:t>Ich muss morgen früh stehe auf.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Vì Modalverb đã "kéo" cả động từ nguyên mẫu về cuối.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E53C28" w:rsidRDefault="00E53C28" w:rsidP="00292B7C">
      <w:pPr>
        <w:rPr>
          <w:rFonts w:cs="Times New Roman"/>
          <w:szCs w:val="24"/>
        </w:rPr>
      </w:pPr>
    </w:p>
    <w:p w:rsidR="00E53C28" w:rsidRDefault="00E53C28" w:rsidP="00292B7C">
      <w:pPr>
        <w:rPr>
          <w:rFonts w:cs="Times New Roman"/>
          <w:szCs w:val="24"/>
        </w:rPr>
      </w:pPr>
    </w:p>
    <w:p w:rsidR="00E53C28" w:rsidRDefault="00E53C28" w:rsidP="00292B7C">
      <w:pPr>
        <w:rPr>
          <w:rFonts w:cs="Times New Roman"/>
          <w:szCs w:val="24"/>
        </w:rPr>
      </w:pPr>
    </w:p>
    <w:p w:rsidR="00292B7C" w:rsidRPr="00292B7C" w:rsidRDefault="00292B7C" w:rsidP="00E53C28">
      <w:pPr>
        <w:pStyle w:val="Heading3"/>
      </w:pPr>
      <w:bookmarkStart w:id="71" w:name="_Toc240106050"/>
      <w:bookmarkStart w:id="72" w:name="_Toc240109543"/>
      <w:bookmarkStart w:id="73" w:name="_Toc240230445"/>
      <w:r w:rsidRPr="00292B7C">
        <w:lastRenderedPageBreak/>
        <w:t>6. Ba ví dụ nâng cao</w:t>
      </w:r>
      <w:bookmarkEnd w:id="71"/>
      <w:bookmarkEnd w:id="72"/>
      <w:bookmarkEnd w:id="73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1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Ich muss morgen um 6 Uhr aufstehen.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Ngày mai tôi phải thức dậy lúc 6 giờ.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Có </w:t>
      </w:r>
      <w:r w:rsidRPr="00292B7C">
        <w:rPr>
          <w:rStyle w:val="Emphasis"/>
          <w:rFonts w:cs="Times New Roman"/>
          <w:szCs w:val="24"/>
        </w:rPr>
        <w:t>muss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aufstehen</w:t>
      </w:r>
      <w:r w:rsidRPr="00292B7C">
        <w:rPr>
          <w:rFonts w:cs="Times New Roman"/>
          <w:szCs w:val="24"/>
        </w:rPr>
        <w:t xml:space="preserve"> giữ nguyên và đứng cuối.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2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Wir wollen heute Abend fernsehen.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Tối nay chúng tôi muốn xem TV.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Có </w:t>
      </w:r>
      <w:r w:rsidRPr="00292B7C">
        <w:rPr>
          <w:rStyle w:val="Emphasis"/>
          <w:rFonts w:cs="Times New Roman"/>
          <w:szCs w:val="24"/>
        </w:rPr>
        <w:t>wollen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fernsehen</w:t>
      </w:r>
      <w:r w:rsidRPr="00292B7C">
        <w:rPr>
          <w:rFonts w:cs="Times New Roman"/>
          <w:szCs w:val="24"/>
        </w:rPr>
        <w:t xml:space="preserve"> không tách.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Ví dụ 3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🇩🇪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Style w:val="Strong"/>
          <w:rFonts w:cs="Times New Roman"/>
          <w:szCs w:val="24"/>
        </w:rPr>
        <w:t>Ich rufe dich später an.</w:t>
      </w:r>
      <w:r w:rsidRPr="00292B7C">
        <w:rPr>
          <w:rFonts w:cs="Times New Roman"/>
          <w:szCs w:val="24"/>
        </w:rPr>
        <w:br/>
      </w:r>
      <w:r w:rsidRPr="00292B7C">
        <w:rPr>
          <w:rFonts w:ascii="Segoe UI Symbol" w:hAnsi="Segoe UI Symbol" w:cs="Segoe UI Symbol"/>
          <w:szCs w:val="24"/>
        </w:rPr>
        <w:t>🇻🇳</w:t>
      </w:r>
      <w:r w:rsidRPr="00292B7C">
        <w:rPr>
          <w:rFonts w:cs="Times New Roman"/>
          <w:szCs w:val="24"/>
        </w:rPr>
        <w:t xml:space="preserve"> Lát nữa tôi sẽ gọi cho bạn.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ascii="Segoe UI Symbol" w:hAnsi="Segoe UI Symbol" w:cs="Segoe UI Symbol"/>
          <w:szCs w:val="24"/>
        </w:rPr>
        <w:t>💡</w:t>
      </w:r>
      <w:r w:rsidRPr="00292B7C">
        <w:rPr>
          <w:rStyle w:val="Strong"/>
          <w:rFonts w:cs="Times New Roman"/>
          <w:szCs w:val="24"/>
        </w:rPr>
        <w:t xml:space="preserve"> Vì sao:</w:t>
      </w:r>
      <w:r w:rsidRPr="00292B7C">
        <w:rPr>
          <w:rFonts w:cs="Times New Roman"/>
          <w:szCs w:val="24"/>
        </w:rPr>
        <w:t xml:space="preserve"> Không có Modalverb → </w:t>
      </w:r>
      <w:r w:rsidRPr="00292B7C">
        <w:rPr>
          <w:rStyle w:val="Emphasis"/>
          <w:rFonts w:cs="Times New Roman"/>
          <w:szCs w:val="24"/>
        </w:rPr>
        <w:t>anrufen</w:t>
      </w:r>
      <w:r w:rsidRPr="00292B7C">
        <w:rPr>
          <w:rFonts w:cs="Times New Roman"/>
          <w:szCs w:val="24"/>
        </w:rPr>
        <w:t xml:space="preserve"> tách thành </w:t>
      </w:r>
      <w:r w:rsidRPr="00292B7C">
        <w:rPr>
          <w:rStyle w:val="Strong"/>
          <w:rFonts w:cs="Times New Roman"/>
          <w:szCs w:val="24"/>
        </w:rPr>
        <w:t>rufe ... an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292B7C" w:rsidRPr="00292B7C" w:rsidRDefault="00292B7C" w:rsidP="00400882">
      <w:pPr>
        <w:pStyle w:val="Heading3"/>
      </w:pPr>
      <w:bookmarkStart w:id="74" w:name="_Toc240106051"/>
      <w:bookmarkStart w:id="75" w:name="_Toc240109544"/>
      <w:bookmarkStart w:id="76" w:name="_Toc240230446"/>
      <w:r w:rsidRPr="00292B7C">
        <w:t>7. Tips ghi nhớ</w:t>
      </w:r>
      <w:bookmarkEnd w:id="74"/>
      <w:bookmarkEnd w:id="75"/>
      <w:bookmarkEnd w:id="76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Có </w:t>
      </w:r>
      <w:r w:rsidRPr="00292B7C">
        <w:rPr>
          <w:rStyle w:val="Strong"/>
          <w:rFonts w:cs="Times New Roman"/>
          <w:szCs w:val="24"/>
        </w:rPr>
        <w:t>2 tình huống</w:t>
      </w:r>
      <w:r w:rsidRPr="00292B7C">
        <w:rPr>
          <w:rFonts w:cs="Times New Roman"/>
          <w:szCs w:val="24"/>
        </w:rPr>
        <w:t>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Không có Modalverb: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stehe</w:t>
      </w:r>
      <w:r w:rsidRPr="00292B7C">
        <w:rPr>
          <w:rFonts w:cs="Times New Roman"/>
          <w:szCs w:val="24"/>
        </w:rPr>
        <w:t xml:space="preserve"> um 7 Uhr </w:t>
      </w:r>
      <w:r w:rsidRPr="00292B7C">
        <w:rPr>
          <w:rStyle w:val="Strong"/>
          <w:rFonts w:cs="Times New Roman"/>
          <w:szCs w:val="24"/>
        </w:rPr>
        <w:t>auf</w:t>
      </w:r>
      <w:r w:rsidRPr="00292B7C">
        <w:rPr>
          <w:rFonts w:cs="Times New Roman"/>
          <w:szCs w:val="24"/>
        </w:rPr>
        <w:t>.</w:t>
      </w:r>
      <w:r w:rsidRPr="00292B7C">
        <w:rPr>
          <w:rFonts w:cs="Times New Roman"/>
          <w:szCs w:val="24"/>
        </w:rPr>
        <w:br/>
        <w:t xml:space="preserve">→ </w:t>
      </w:r>
      <w:r w:rsidRPr="00292B7C">
        <w:rPr>
          <w:rStyle w:val="Strong"/>
          <w:rFonts w:cs="Times New Roman"/>
          <w:szCs w:val="24"/>
        </w:rPr>
        <w:t>TÁCH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Có Modalverb: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Ich </w:t>
      </w:r>
      <w:r w:rsidRPr="00292B7C">
        <w:rPr>
          <w:rStyle w:val="Strong"/>
          <w:rFonts w:cs="Times New Roman"/>
          <w:szCs w:val="24"/>
        </w:rPr>
        <w:t>muss</w:t>
      </w:r>
      <w:r w:rsidRPr="00292B7C">
        <w:rPr>
          <w:rFonts w:cs="Times New Roman"/>
          <w:szCs w:val="24"/>
        </w:rPr>
        <w:t xml:space="preserve"> um 7 Uhr </w:t>
      </w:r>
      <w:r w:rsidRPr="00292B7C">
        <w:rPr>
          <w:rStyle w:val="Strong"/>
          <w:rFonts w:cs="Times New Roman"/>
          <w:szCs w:val="24"/>
        </w:rPr>
        <w:t>aufstehen</w:t>
      </w:r>
      <w:r w:rsidRPr="00292B7C">
        <w:rPr>
          <w:rFonts w:cs="Times New Roman"/>
          <w:szCs w:val="24"/>
        </w:rPr>
        <w:t>.</w:t>
      </w:r>
      <w:r w:rsidRPr="00292B7C">
        <w:rPr>
          <w:rFonts w:cs="Times New Roman"/>
          <w:szCs w:val="24"/>
        </w:rPr>
        <w:br/>
        <w:t xml:space="preserve">→ </w:t>
      </w:r>
      <w:r w:rsidRPr="00292B7C">
        <w:rPr>
          <w:rStyle w:val="Strong"/>
          <w:rFonts w:cs="Times New Roman"/>
          <w:szCs w:val="24"/>
        </w:rPr>
        <w:t>KHÔNG TÁCH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Nhớ một cặp này là bạn hiểu gần như toàn bộ nguyên tắc:</w:t>
      </w:r>
    </w:p>
    <w:p w:rsidR="00400882" w:rsidRDefault="00292B7C" w:rsidP="00400882">
      <w:pPr>
        <w:rPr>
          <w:rStyle w:val="Strong"/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Ich stehe auf.</w:t>
      </w:r>
      <w:r w:rsidRPr="00292B7C">
        <w:rPr>
          <w:rFonts w:cs="Times New Roman"/>
          <w:szCs w:val="24"/>
        </w:rPr>
        <w:br/>
      </w:r>
      <w:r w:rsidRPr="00292B7C">
        <w:rPr>
          <w:rStyle w:val="Strong"/>
          <w:rFonts w:cs="Times New Roman"/>
          <w:szCs w:val="24"/>
        </w:rPr>
        <w:t>Ich muss aufstehen.</w:t>
      </w:r>
    </w:p>
    <w:p w:rsidR="00400882" w:rsidRDefault="00400882" w:rsidP="00400882">
      <w:pPr>
        <w:rPr>
          <w:rStyle w:val="Strong"/>
          <w:rFonts w:cs="Times New Roman"/>
          <w:szCs w:val="24"/>
        </w:rPr>
      </w:pPr>
    </w:p>
    <w:p w:rsidR="00400882" w:rsidRPr="00400882" w:rsidRDefault="00400882" w:rsidP="00400882">
      <w:pPr>
        <w:rPr>
          <w:rFonts w:cs="Times New Roman"/>
          <w:szCs w:val="24"/>
        </w:rPr>
      </w:pPr>
    </w:p>
    <w:p w:rsidR="00292B7C" w:rsidRPr="00292B7C" w:rsidRDefault="00292B7C" w:rsidP="00400882">
      <w:pPr>
        <w:pStyle w:val="Heading3"/>
      </w:pPr>
      <w:bookmarkStart w:id="77" w:name="_Toc240106052"/>
      <w:bookmarkStart w:id="78" w:name="_Toc240109545"/>
      <w:bookmarkStart w:id="79" w:name="_Toc240230447"/>
      <w:r w:rsidRPr="00292B7C">
        <w:lastRenderedPageBreak/>
        <w:t>8. Bài tập Trennbare Verben</w:t>
      </w:r>
      <w:bookmarkEnd w:id="77"/>
      <w:bookmarkEnd w:id="78"/>
      <w:bookmarkEnd w:id="79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1 — Điền từ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Ich ______ um 7 Uhr ______.</w:t>
      </w:r>
      <w:r w:rsidRPr="00292B7C">
        <w:rPr>
          <w:rFonts w:cs="Times New Roman"/>
          <w:szCs w:val="24"/>
        </w:rPr>
        <w:br/>
        <w:t>(</w:t>
      </w:r>
      <w:r w:rsidRPr="00292B7C">
        <w:rPr>
          <w:rStyle w:val="Emphasis"/>
          <w:rFonts w:cs="Times New Roman"/>
          <w:szCs w:val="24"/>
        </w:rPr>
        <w:t>aufstehen</w:t>
      </w:r>
      <w:r w:rsidRPr="00292B7C">
        <w:rPr>
          <w:rFonts w:cs="Times New Roman"/>
          <w:szCs w:val="24"/>
        </w:rPr>
        <w:t>)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2 — Chia và tách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Wir ______ heute ______.</w:t>
      </w:r>
      <w:r w:rsidRPr="00292B7C">
        <w:rPr>
          <w:rFonts w:cs="Times New Roman"/>
          <w:szCs w:val="24"/>
        </w:rPr>
        <w:br/>
        <w:t>(</w:t>
      </w:r>
      <w:r w:rsidRPr="00292B7C">
        <w:rPr>
          <w:rStyle w:val="Emphasis"/>
          <w:rFonts w:cs="Times New Roman"/>
          <w:szCs w:val="24"/>
        </w:rPr>
        <w:t>einkaufen</w:t>
      </w:r>
      <w:r w:rsidRPr="00292B7C">
        <w:rPr>
          <w:rFonts w:cs="Times New Roman"/>
          <w:szCs w:val="24"/>
        </w:rPr>
        <w:t>)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3 — Sắp xếp câu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meine Mutter / ich / heute Abend / anrufen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4 — Chọn câu đúng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A. Ich muss morgen früh stehe auf.</w:t>
      </w:r>
      <w:r w:rsidRPr="00292B7C">
        <w:rPr>
          <w:rFonts w:cs="Times New Roman"/>
          <w:szCs w:val="24"/>
        </w:rPr>
        <w:br/>
        <w:t>B. Ich muss morgen früh aufstehen.</w:t>
      </w:r>
      <w:r w:rsidRPr="00292B7C">
        <w:rPr>
          <w:rFonts w:cs="Times New Roman"/>
          <w:szCs w:val="24"/>
        </w:rPr>
        <w:br/>
        <w:t>C. Ich muss morgen früh aufstehe.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Bài 5 — Sửa câu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400882">
        <w:rPr>
          <w:rFonts w:ascii="Segoe UI Symbol" w:hAnsi="Segoe UI Symbol" w:cs="Segoe UI Symbol"/>
          <w:color w:val="FF0000"/>
          <w:szCs w:val="24"/>
        </w:rPr>
        <w:t>❌</w:t>
      </w:r>
      <w:r w:rsidRPr="00292B7C">
        <w:rPr>
          <w:rFonts w:cs="Times New Roman"/>
          <w:szCs w:val="24"/>
        </w:rPr>
        <w:t xml:space="preserve"> Wir wollen heute Abend sehen fern.</w:t>
      </w:r>
    </w:p>
    <w:p w:rsidR="00292B7C" w:rsidRPr="00292B7C" w:rsidRDefault="00292B7C" w:rsidP="00292B7C">
      <w:pPr>
        <w:rPr>
          <w:rFonts w:cs="Times New Roman"/>
          <w:szCs w:val="24"/>
        </w:rPr>
      </w:pPr>
    </w:p>
    <w:p w:rsidR="00400882" w:rsidRPr="00400882" w:rsidRDefault="00292B7C" w:rsidP="00400882">
      <w:pPr>
        <w:pStyle w:val="Heading3"/>
      </w:pPr>
      <w:bookmarkStart w:id="80" w:name="_Toc240106053"/>
      <w:bookmarkStart w:id="81" w:name="_Toc240109546"/>
      <w:bookmarkStart w:id="82" w:name="_Toc240230448"/>
      <w:r w:rsidRPr="00292B7C">
        <w:t>9. Đáp án &amp; giải thích</w:t>
      </w:r>
      <w:bookmarkEnd w:id="80"/>
      <w:bookmarkEnd w:id="81"/>
      <w:bookmarkEnd w:id="82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1. stehe – auf</w:t>
      </w:r>
      <w:r w:rsidRPr="00292B7C">
        <w:rPr>
          <w:rFonts w:cs="Times New Roman"/>
          <w:szCs w:val="24"/>
        </w:rPr>
        <w:t xml:space="preserve"> → Không có Modalverb nên </w:t>
      </w:r>
      <w:r w:rsidRPr="00292B7C">
        <w:rPr>
          <w:rStyle w:val="Emphasis"/>
          <w:rFonts w:cs="Times New Roman"/>
          <w:szCs w:val="24"/>
        </w:rPr>
        <w:t>aufstehen</w:t>
      </w:r>
      <w:r w:rsidRPr="00292B7C">
        <w:rPr>
          <w:rFonts w:cs="Times New Roman"/>
          <w:szCs w:val="24"/>
        </w:rPr>
        <w:t xml:space="preserve"> tách thành </w:t>
      </w:r>
      <w:r w:rsidRPr="00292B7C">
        <w:rPr>
          <w:rStyle w:val="Strong"/>
          <w:rFonts w:cs="Times New Roman"/>
          <w:szCs w:val="24"/>
        </w:rPr>
        <w:t>stehe ... auf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2. kaufen – ein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wir → kaufen</w:t>
      </w:r>
      <w:r w:rsidRPr="00292B7C">
        <w:rPr>
          <w:rFonts w:cs="Times New Roman"/>
          <w:szCs w:val="24"/>
        </w:rPr>
        <w:t xml:space="preserve">, tiền tố </w:t>
      </w:r>
      <w:r w:rsidRPr="00292B7C">
        <w:rPr>
          <w:rStyle w:val="Strong"/>
          <w:rFonts w:cs="Times New Roman"/>
          <w:szCs w:val="24"/>
        </w:rPr>
        <w:t>ein</w:t>
      </w:r>
      <w:r w:rsidRPr="00292B7C">
        <w:rPr>
          <w:rFonts w:cs="Times New Roman"/>
          <w:szCs w:val="24"/>
        </w:rPr>
        <w:t xml:space="preserve"> chạy xuống cuối.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3. Ich rufe meine Mutter heute Abend an.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anrufen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Strong"/>
          <w:rFonts w:cs="Times New Roman"/>
          <w:szCs w:val="24"/>
        </w:rPr>
        <w:t>rufe ... an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4. B — Ich muss morgen früh aufstehen.</w:t>
      </w:r>
      <w:r w:rsidRPr="00292B7C">
        <w:rPr>
          <w:rFonts w:cs="Times New Roman"/>
          <w:szCs w:val="24"/>
        </w:rPr>
        <w:t xml:space="preserve"> → Sau Modalverb, động từ tách giữ nguyên dạng nguyên mẫu.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5. Wir wollen heute Abend fernsehen.</w:t>
      </w:r>
      <w:r w:rsidRPr="00292B7C">
        <w:rPr>
          <w:rFonts w:cs="Times New Roman"/>
          <w:szCs w:val="24"/>
        </w:rPr>
        <w:t xml:space="preserve"> → Có </w:t>
      </w:r>
      <w:r w:rsidRPr="00292B7C">
        <w:rPr>
          <w:rStyle w:val="Emphasis"/>
          <w:rFonts w:cs="Times New Roman"/>
          <w:szCs w:val="24"/>
        </w:rPr>
        <w:t>wollen</w:t>
      </w:r>
      <w:r w:rsidRPr="00292B7C">
        <w:rPr>
          <w:rFonts w:cs="Times New Roman"/>
          <w:szCs w:val="24"/>
        </w:rPr>
        <w:t xml:space="preserve"> nên </w:t>
      </w:r>
      <w:r w:rsidRPr="00292B7C">
        <w:rPr>
          <w:rStyle w:val="Emphasis"/>
          <w:rFonts w:cs="Times New Roman"/>
          <w:szCs w:val="24"/>
        </w:rPr>
        <w:t>fernsehen</w:t>
      </w:r>
      <w:r w:rsidRPr="00292B7C">
        <w:rPr>
          <w:rFonts w:cs="Times New Roman"/>
          <w:szCs w:val="24"/>
        </w:rPr>
        <w:t xml:space="preserve"> không tách.</w:t>
      </w:r>
    </w:p>
    <w:p w:rsidR="00292B7C" w:rsidRPr="00292B7C" w:rsidRDefault="00B10946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400882" w:rsidRDefault="00400882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92B7C" w:rsidRPr="00292B7C" w:rsidRDefault="00292B7C" w:rsidP="00400882">
      <w:pPr>
        <w:pStyle w:val="Heading1"/>
      </w:pPr>
      <w:bookmarkStart w:id="83" w:name="_Toc240230449"/>
      <w:r w:rsidRPr="00292B7C">
        <w:lastRenderedPageBreak/>
        <w:t>MINI TEST — GỘP TOÀN BỘ GIAI ĐOẠN 1</w:t>
      </w:r>
      <w:bookmarkEnd w:id="83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Bây giờ </w:t>
      </w:r>
      <w:r w:rsidRPr="00292B7C">
        <w:rPr>
          <w:rStyle w:val="Strong"/>
          <w:rFonts w:cs="Times New Roman"/>
          <w:szCs w:val="24"/>
        </w:rPr>
        <w:t>đừng nhìn lại phần trên</w:t>
      </w:r>
      <w:r w:rsidRPr="00292B7C">
        <w:rPr>
          <w:rFonts w:cs="Times New Roman"/>
          <w:szCs w:val="24"/>
        </w:rPr>
        <w:t xml:space="preserve"> nếu muốn kiểm tra thật.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1. Ich ______ jeden Tag Deutsch.</w:t>
      </w:r>
      <w:r w:rsidR="00292B7C" w:rsidRPr="00292B7C">
        <w:rPr>
          <w:rFonts w:cs="Times New Roman"/>
          <w:szCs w:val="24"/>
        </w:rPr>
        <w:t>(</w:t>
      </w:r>
      <w:r w:rsidR="00292B7C" w:rsidRPr="00292B7C">
        <w:rPr>
          <w:rStyle w:val="Emphasis"/>
          <w:rFonts w:cs="Times New Roman"/>
          <w:szCs w:val="24"/>
        </w:rPr>
        <w:t>lernen</w:t>
      </w:r>
      <w:r w:rsidR="00292B7C" w:rsidRPr="00292B7C">
        <w:rPr>
          <w:rFonts w:cs="Times New Roman"/>
          <w:szCs w:val="24"/>
        </w:rPr>
        <w:t>)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2.</w:t>
      </w:r>
      <w:r w:rsidR="00292B7C" w:rsidRPr="00292B7C">
        <w:rPr>
          <w:rFonts w:cs="Times New Roman"/>
          <w:szCs w:val="24"/>
        </w:rPr>
        <w:t>Meine Sc</w:t>
      </w:r>
      <w:r>
        <w:rPr>
          <w:rFonts w:cs="Times New Roman"/>
          <w:szCs w:val="24"/>
        </w:rPr>
        <w:t xml:space="preserve">hwester ______ morgen arbeiten. </w:t>
      </w:r>
      <w:r w:rsidR="00292B7C" w:rsidRPr="00292B7C">
        <w:rPr>
          <w:rFonts w:cs="Times New Roman"/>
          <w:szCs w:val="24"/>
        </w:rPr>
        <w:t>(</w:t>
      </w:r>
      <w:r w:rsidR="00292B7C" w:rsidRPr="00292B7C">
        <w:rPr>
          <w:rStyle w:val="Emphasis"/>
          <w:rFonts w:cs="Times New Roman"/>
          <w:szCs w:val="24"/>
        </w:rPr>
        <w:t>müssen</w:t>
      </w:r>
      <w:r w:rsidR="00292B7C" w:rsidRPr="00292B7C">
        <w:rPr>
          <w:rFonts w:cs="Times New Roman"/>
          <w:szCs w:val="24"/>
        </w:rPr>
        <w:t>)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3.Wir ______ um 8 Uhr ______. </w:t>
      </w:r>
      <w:r w:rsidR="00292B7C" w:rsidRPr="00292B7C">
        <w:rPr>
          <w:rFonts w:cs="Times New Roman"/>
          <w:szCs w:val="24"/>
        </w:rPr>
        <w:t>(</w:t>
      </w:r>
      <w:r w:rsidR="00292B7C" w:rsidRPr="00292B7C">
        <w:rPr>
          <w:rStyle w:val="Emphasis"/>
          <w:rFonts w:cs="Times New Roman"/>
          <w:szCs w:val="24"/>
        </w:rPr>
        <w:t>aufstehen</w:t>
      </w:r>
      <w:r w:rsidR="00292B7C" w:rsidRPr="00292B7C">
        <w:rPr>
          <w:rFonts w:cs="Times New Roman"/>
          <w:szCs w:val="24"/>
        </w:rPr>
        <w:t>)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4.</w:t>
      </w:r>
      <w:r w:rsidR="00292B7C" w:rsidRPr="00292B7C">
        <w:rPr>
          <w:rFonts w:cs="Times New Roman"/>
          <w:szCs w:val="24"/>
        </w:rPr>
        <w:t>Ich ______ heu</w:t>
      </w:r>
      <w:r>
        <w:rPr>
          <w:rFonts w:cs="Times New Roman"/>
          <w:szCs w:val="24"/>
        </w:rPr>
        <w:t xml:space="preserve">te Abend meine Freundin ______. </w:t>
      </w:r>
      <w:r w:rsidR="00292B7C" w:rsidRPr="00292B7C">
        <w:rPr>
          <w:rFonts w:cs="Times New Roman"/>
          <w:szCs w:val="24"/>
        </w:rPr>
        <w:t>(</w:t>
      </w:r>
      <w:r w:rsidR="00292B7C" w:rsidRPr="00292B7C">
        <w:rPr>
          <w:rStyle w:val="Emphasis"/>
          <w:rFonts w:cs="Times New Roman"/>
          <w:szCs w:val="24"/>
        </w:rPr>
        <w:t>anrufen</w:t>
      </w:r>
      <w:r w:rsidR="00292B7C" w:rsidRPr="00292B7C">
        <w:rPr>
          <w:rFonts w:cs="Times New Roman"/>
          <w:szCs w:val="24"/>
        </w:rPr>
        <w:t>)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5.</w:t>
      </w:r>
      <w:r w:rsidR="00292B7C" w:rsidRPr="00292B7C">
        <w:rPr>
          <w:rFonts w:cs="Times New Roman"/>
          <w:szCs w:val="24"/>
        </w:rPr>
        <w:t xml:space="preserve">Du </w:t>
      </w:r>
      <w:r>
        <w:rPr>
          <w:rFonts w:cs="Times New Roman"/>
          <w:szCs w:val="24"/>
        </w:rPr>
        <w:t xml:space="preserve">______ sehr gut Deutsch ______. </w:t>
      </w:r>
      <w:r w:rsidR="00292B7C" w:rsidRPr="00292B7C">
        <w:rPr>
          <w:rFonts w:cs="Times New Roman"/>
          <w:szCs w:val="24"/>
        </w:rPr>
        <w:t>(</w:t>
      </w:r>
      <w:r w:rsidR="00292B7C" w:rsidRPr="00292B7C">
        <w:rPr>
          <w:rStyle w:val="Emphasis"/>
          <w:rFonts w:cs="Times New Roman"/>
          <w:szCs w:val="24"/>
        </w:rPr>
        <w:t>können / sprechen</w:t>
      </w:r>
      <w:r w:rsidR="00292B7C" w:rsidRPr="00292B7C">
        <w:rPr>
          <w:rFonts w:cs="Times New Roman"/>
          <w:szCs w:val="24"/>
        </w:rPr>
        <w:t>)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6.</w:t>
      </w:r>
      <w:r w:rsidR="00292B7C" w:rsidRPr="00292B7C">
        <w:rPr>
          <w:rFonts w:cs="Times New Roman"/>
          <w:szCs w:val="24"/>
        </w:rPr>
        <w:t>Sắp xếp: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am Samstag / ich / einkaufen / gehen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7.</w:t>
      </w:r>
      <w:r w:rsidR="00292B7C" w:rsidRPr="00292B7C">
        <w:rPr>
          <w:rFonts w:cs="Times New Roman"/>
          <w:szCs w:val="24"/>
        </w:rPr>
        <w:t>Sửa câu: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❌</w:t>
      </w:r>
      <w:r w:rsidRPr="00292B7C">
        <w:rPr>
          <w:rFonts w:cs="Times New Roman"/>
          <w:szCs w:val="24"/>
        </w:rPr>
        <w:t xml:space="preserve"> Ich kann Deutsch spreche.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>8.</w:t>
      </w:r>
      <w:r w:rsidR="00292B7C" w:rsidRPr="00292B7C">
        <w:rPr>
          <w:rFonts w:cs="Times New Roman"/>
          <w:szCs w:val="24"/>
        </w:rPr>
        <w:t>Sửa câu: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❌</w:t>
      </w:r>
      <w:r w:rsidRPr="00292B7C">
        <w:rPr>
          <w:rFonts w:cs="Times New Roman"/>
          <w:szCs w:val="24"/>
        </w:rPr>
        <w:t xml:space="preserve"> Ich muss morgen früh stehe auf.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9.Dịch sang tiếng Đứ</w:t>
      </w:r>
      <w:r w:rsidR="00400882">
        <w:rPr>
          <w:rFonts w:cs="Times New Roman"/>
          <w:szCs w:val="24"/>
        </w:rPr>
        <w:t xml:space="preserve">c:  </w:t>
      </w:r>
      <w:r w:rsidRPr="00292B7C">
        <w:rPr>
          <w:rFonts w:cs="Times New Roman"/>
          <w:szCs w:val="24"/>
        </w:rPr>
        <w:t>Tôi học tiếng Đức mỗi ngày.</w:t>
      </w:r>
    </w:p>
    <w:p w:rsidR="00292B7C" w:rsidRPr="00292B7C" w:rsidRDefault="00400882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10. </w:t>
      </w:r>
      <w:r w:rsidR="00292B7C" w:rsidRPr="00292B7C">
        <w:rPr>
          <w:rFonts w:cs="Times New Roman"/>
          <w:szCs w:val="24"/>
        </w:rPr>
        <w:t>Dịch sang tiếng Đứ</w:t>
      </w:r>
      <w:r>
        <w:rPr>
          <w:rFonts w:cs="Times New Roman"/>
          <w:szCs w:val="24"/>
        </w:rPr>
        <w:t xml:space="preserve">c:  </w:t>
      </w:r>
      <w:r w:rsidR="00292B7C" w:rsidRPr="00292B7C">
        <w:rPr>
          <w:rFonts w:cs="Times New Roman"/>
          <w:szCs w:val="24"/>
        </w:rPr>
        <w:t>Ngày mai tôi phải làm việc.</w:t>
      </w:r>
    </w:p>
    <w:p w:rsidR="00292B7C" w:rsidRPr="00292B7C" w:rsidRDefault="00B10946" w:rsidP="00292B7C">
      <w:pPr>
        <w:rPr>
          <w:rFonts w:cs="Times New Roman"/>
          <w:szCs w:val="24"/>
        </w:rPr>
      </w:pPr>
      <w:r>
        <w:rPr>
          <w:rFonts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✅</w:t>
      </w:r>
      <w:r w:rsidRPr="00292B7C">
        <w:rPr>
          <w:rFonts w:cs="Times New Roman"/>
          <w:szCs w:val="24"/>
        </w:rPr>
        <w:t xml:space="preserve"> ĐÁP ÁN MINI TEST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1. lerne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ich → -e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2. muss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meine Schwester = sie → muss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3. stehen – auf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aufstehen</w:t>
      </w:r>
      <w:r w:rsidRPr="00292B7C">
        <w:rPr>
          <w:rFonts w:cs="Times New Roman"/>
          <w:szCs w:val="24"/>
        </w:rPr>
        <w:t xml:space="preserve"> là động từ tách.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4. rufe – an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anrufen</w:t>
      </w:r>
      <w:r w:rsidRPr="00292B7C">
        <w:rPr>
          <w:rFonts w:cs="Times New Roman"/>
          <w:szCs w:val="24"/>
        </w:rPr>
        <w:t xml:space="preserve"> tách khi không có Modalverb.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5. kannst – sprechen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du → kannst</w:t>
      </w:r>
      <w:r w:rsidRPr="00292B7C">
        <w:rPr>
          <w:rFonts w:cs="Times New Roman"/>
          <w:szCs w:val="24"/>
        </w:rPr>
        <w:t xml:space="preserve">, </w:t>
      </w:r>
      <w:r w:rsidRPr="00292B7C">
        <w:rPr>
          <w:rStyle w:val="Emphasis"/>
          <w:rFonts w:cs="Times New Roman"/>
          <w:szCs w:val="24"/>
        </w:rPr>
        <w:t>sprechen</w:t>
      </w:r>
      <w:r w:rsidRPr="00292B7C">
        <w:rPr>
          <w:rFonts w:cs="Times New Roman"/>
          <w:szCs w:val="24"/>
        </w:rPr>
        <w:t xml:space="preserve"> giữ nguyên và đứng cuối vì có </w:t>
      </w:r>
      <w:r w:rsidRPr="00292B7C">
        <w:rPr>
          <w:rStyle w:val="Emphasis"/>
          <w:rFonts w:cs="Times New Roman"/>
          <w:szCs w:val="24"/>
        </w:rPr>
        <w:t>können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6. Ich gehe am Samstag einkaufen.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einkaufen</w:t>
      </w:r>
      <w:r w:rsidRPr="00292B7C">
        <w:rPr>
          <w:rFonts w:cs="Times New Roman"/>
          <w:szCs w:val="24"/>
        </w:rPr>
        <w:t xml:space="preserve"> sau </w:t>
      </w:r>
      <w:r w:rsidRPr="00292B7C">
        <w:rPr>
          <w:rStyle w:val="Emphasis"/>
          <w:rFonts w:cs="Times New Roman"/>
          <w:szCs w:val="24"/>
        </w:rPr>
        <w:t>gehen</w:t>
      </w:r>
      <w:r w:rsidRPr="00292B7C">
        <w:rPr>
          <w:rFonts w:cs="Times New Roman"/>
          <w:szCs w:val="24"/>
        </w:rPr>
        <w:t xml:space="preserve"> được giữ nguyên trong cấu trúc này; </w:t>
      </w:r>
      <w:r w:rsidRPr="00292B7C">
        <w:rPr>
          <w:rStyle w:val="Emphasis"/>
          <w:rFonts w:cs="Times New Roman"/>
          <w:szCs w:val="24"/>
        </w:rPr>
        <w:t>am Samstag</w:t>
      </w:r>
      <w:r w:rsidRPr="00292B7C">
        <w:rPr>
          <w:rFonts w:cs="Times New Roman"/>
          <w:szCs w:val="24"/>
        </w:rPr>
        <w:t xml:space="preserve"> chỉ thời gian.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7. Ich kann Deutsch sprechen.</w:t>
      </w:r>
      <w:r w:rsidRPr="00292B7C">
        <w:rPr>
          <w:rFonts w:cs="Times New Roman"/>
          <w:szCs w:val="24"/>
        </w:rPr>
        <w:t xml:space="preserve"> → Modalverb chia, động từ chính nguyên mẫu cuối câu.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8. Ich muss morgen früh aufstehen.</w:t>
      </w:r>
      <w:r w:rsidRPr="00292B7C">
        <w:rPr>
          <w:rFonts w:cs="Times New Roman"/>
          <w:szCs w:val="24"/>
        </w:rPr>
        <w:t xml:space="preserve"> → Có Modalverb nên động từ tách không tách.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9. Ich lerne jeden Tag Deutsch.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ich → lerne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10. Ich muss morgen arbeiten.</w:t>
      </w:r>
      <w:r w:rsidRPr="00292B7C">
        <w:rPr>
          <w:rFonts w:cs="Times New Roman"/>
          <w:szCs w:val="24"/>
        </w:rPr>
        <w:t xml:space="preserve"> → </w:t>
      </w:r>
      <w:r w:rsidRPr="00292B7C">
        <w:rPr>
          <w:rStyle w:val="Emphasis"/>
          <w:rFonts w:cs="Times New Roman"/>
          <w:szCs w:val="24"/>
        </w:rPr>
        <w:t>ich → muss</w:t>
      </w:r>
      <w:r w:rsidRPr="00292B7C">
        <w:rPr>
          <w:rFonts w:cs="Times New Roman"/>
          <w:szCs w:val="24"/>
        </w:rPr>
        <w:t xml:space="preserve">, </w:t>
      </w:r>
      <w:r w:rsidRPr="00292B7C">
        <w:rPr>
          <w:rStyle w:val="Emphasis"/>
          <w:rFonts w:cs="Times New Roman"/>
          <w:szCs w:val="24"/>
        </w:rPr>
        <w:t>arbeiten</w:t>
      </w:r>
      <w:r w:rsidRPr="00292B7C">
        <w:rPr>
          <w:rFonts w:cs="Times New Roman"/>
          <w:szCs w:val="24"/>
        </w:rPr>
        <w:t xml:space="preserve"> đứng cuối.</w:t>
      </w:r>
    </w:p>
    <w:p w:rsidR="00292B7C" w:rsidRPr="00292B7C" w:rsidRDefault="00292B7C" w:rsidP="00400882">
      <w:pPr>
        <w:pStyle w:val="Heading1"/>
      </w:pPr>
      <w:bookmarkStart w:id="84" w:name="_Toc240230450"/>
      <w:r w:rsidRPr="00292B7C">
        <w:rPr>
          <w:rFonts w:ascii="Segoe UI Symbol" w:hAnsi="Segoe UI Symbol" w:cs="Segoe UI Symbol"/>
        </w:rPr>
        <w:lastRenderedPageBreak/>
        <w:t>🎯</w:t>
      </w:r>
      <w:r w:rsidRPr="00292B7C">
        <w:t xml:space="preserve"> TÓM TẮT GIAI ĐOẠN 1</w:t>
      </w:r>
      <w:bookmarkEnd w:id="84"/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Bạn chỉ cần nắm chắc </w:t>
      </w:r>
      <w:r w:rsidRPr="00292B7C">
        <w:rPr>
          <w:rStyle w:val="Strong"/>
          <w:rFonts w:cs="Times New Roman"/>
          <w:szCs w:val="24"/>
        </w:rPr>
        <w:t>3 quy tắc vàng</w:t>
      </w:r>
      <w:r w:rsidRPr="00292B7C">
        <w:rPr>
          <w:rFonts w:cs="Times New Roman"/>
          <w:szCs w:val="24"/>
        </w:rPr>
        <w:t>: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1. Präsens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Ich lerne.</w:t>
      </w:r>
      <w:r w:rsidRPr="00292B7C">
        <w:rPr>
          <w:rFonts w:cs="Times New Roman"/>
          <w:szCs w:val="24"/>
        </w:rPr>
        <w:br/>
        <w:t xml:space="preserve">Động từ phải </w:t>
      </w:r>
      <w:r w:rsidRPr="00292B7C">
        <w:rPr>
          <w:rStyle w:val="Strong"/>
          <w:rFonts w:cs="Times New Roman"/>
          <w:szCs w:val="24"/>
        </w:rPr>
        <w:t>chia theo người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2. Modalverb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Ich muss lernen.</w:t>
      </w:r>
      <w:r w:rsidRPr="00292B7C">
        <w:rPr>
          <w:rFonts w:cs="Times New Roman"/>
          <w:szCs w:val="24"/>
        </w:rPr>
        <w:br/>
        <w:t xml:space="preserve">Modalverb </w:t>
      </w:r>
      <w:r w:rsidRPr="00292B7C">
        <w:rPr>
          <w:rStyle w:val="Strong"/>
          <w:rFonts w:cs="Times New Roman"/>
          <w:szCs w:val="24"/>
        </w:rPr>
        <w:t>chia</w:t>
      </w:r>
      <w:r w:rsidRPr="00292B7C">
        <w:rPr>
          <w:rFonts w:cs="Times New Roman"/>
          <w:szCs w:val="24"/>
        </w:rPr>
        <w:t xml:space="preserve">, động từ chính </w:t>
      </w:r>
      <w:r w:rsidRPr="00292B7C">
        <w:rPr>
          <w:rStyle w:val="Strong"/>
          <w:rFonts w:cs="Times New Roman"/>
          <w:szCs w:val="24"/>
        </w:rPr>
        <w:t>nguyên mẫu cuối câu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400882">
      <w:pPr>
        <w:jc w:val="center"/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3. Động từ tách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Ich stehe auf.</w:t>
      </w:r>
      <w:r w:rsidRPr="00292B7C">
        <w:rPr>
          <w:rFonts w:cs="Times New Roman"/>
          <w:szCs w:val="24"/>
        </w:rPr>
        <w:br/>
        <w:t xml:space="preserve">Động từ </w:t>
      </w:r>
      <w:r w:rsidRPr="00292B7C">
        <w:rPr>
          <w:rStyle w:val="Strong"/>
          <w:rFonts w:cs="Times New Roman"/>
          <w:szCs w:val="24"/>
        </w:rPr>
        <w:t>chia ở vị trí 2</w:t>
      </w:r>
      <w:r w:rsidRPr="00292B7C">
        <w:rPr>
          <w:rFonts w:cs="Times New Roman"/>
          <w:szCs w:val="24"/>
        </w:rPr>
        <w:t xml:space="preserve">, tiền tố </w:t>
      </w:r>
      <w:r w:rsidRPr="00292B7C">
        <w:rPr>
          <w:rStyle w:val="Strong"/>
          <w:rFonts w:cs="Times New Roman"/>
          <w:szCs w:val="24"/>
        </w:rPr>
        <w:t>chạy xuống cuối</w:t>
      </w:r>
      <w:r w:rsidRPr="00292B7C">
        <w:rPr>
          <w:rFonts w:cs="Times New Roman"/>
          <w:szCs w:val="24"/>
        </w:rPr>
        <w:t>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Và khi kết hợp: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Ich muss aufstehen.</w:t>
      </w:r>
    </w:p>
    <w:p w:rsid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→ Có </w:t>
      </w:r>
      <w:r w:rsidRPr="00292B7C">
        <w:rPr>
          <w:rStyle w:val="Strong"/>
          <w:rFonts w:cs="Times New Roman"/>
          <w:szCs w:val="24"/>
        </w:rPr>
        <w:t>Modalverb</w:t>
      </w:r>
      <w:r w:rsidRPr="00292B7C">
        <w:rPr>
          <w:rFonts w:cs="Times New Roman"/>
          <w:szCs w:val="24"/>
        </w:rPr>
        <w:t xml:space="preserve"> </w:t>
      </w:r>
      <w:r w:rsidRPr="00292B7C">
        <w:rPr>
          <w:rFonts w:ascii="Cambria Math" w:hAnsi="Cambria Math" w:cs="Cambria Math"/>
          <w:szCs w:val="24"/>
        </w:rPr>
        <w:t>⇒</w:t>
      </w:r>
      <w:r w:rsidRPr="00292B7C">
        <w:rPr>
          <w:rFonts w:cs="Times New Roman"/>
          <w:szCs w:val="24"/>
        </w:rPr>
        <w:t xml:space="preserve"> động từ tách </w:t>
      </w:r>
      <w:r w:rsidRPr="00292B7C">
        <w:rPr>
          <w:rStyle w:val="Strong"/>
          <w:rFonts w:cs="Times New Roman"/>
          <w:szCs w:val="24"/>
        </w:rPr>
        <w:t>không tách</w:t>
      </w:r>
      <w:r w:rsidR="00400882">
        <w:rPr>
          <w:rFonts w:cs="Times New Roman"/>
          <w:szCs w:val="24"/>
        </w:rPr>
        <w:t>.</w:t>
      </w:r>
    </w:p>
    <w:p w:rsidR="00400882" w:rsidRPr="00292B7C" w:rsidRDefault="00400882" w:rsidP="00292B7C">
      <w:pPr>
        <w:rPr>
          <w:rFonts w:cs="Times New Roman"/>
          <w:szCs w:val="24"/>
        </w:rPr>
      </w:pP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ascii="Segoe UI Symbol" w:hAnsi="Segoe UI Symbol" w:cs="Segoe UI Symbol"/>
          <w:szCs w:val="24"/>
        </w:rPr>
        <w:t>📌</w:t>
      </w:r>
      <w:r w:rsidRPr="00292B7C">
        <w:rPr>
          <w:rFonts w:cs="Times New Roman"/>
          <w:szCs w:val="24"/>
        </w:rPr>
        <w:t xml:space="preserve"> Thứ tự kiến thức cần thuộc sau Giai đoạn 1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Präsens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→ </w:t>
      </w:r>
      <w:r w:rsidRPr="00292B7C">
        <w:rPr>
          <w:rStyle w:val="Emphasis"/>
          <w:rFonts w:cs="Times New Roman"/>
          <w:szCs w:val="24"/>
        </w:rPr>
        <w:t>ich -e / du -st / er -t / wir -en / ihr -t / sie -en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↓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Modalverb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→ </w:t>
      </w:r>
      <w:r w:rsidRPr="00292B7C">
        <w:rPr>
          <w:rStyle w:val="Emphasis"/>
          <w:rFonts w:cs="Times New Roman"/>
          <w:szCs w:val="24"/>
        </w:rPr>
        <w:t>Ich kann Deutsch lernen.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↓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Động từ tách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→ </w:t>
      </w:r>
      <w:r w:rsidRPr="00292B7C">
        <w:rPr>
          <w:rStyle w:val="Emphasis"/>
          <w:rFonts w:cs="Times New Roman"/>
          <w:szCs w:val="24"/>
        </w:rPr>
        <w:t>Ich stehe um 7 Uhr auf.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Fonts w:cs="Times New Roman"/>
          <w:szCs w:val="24"/>
        </w:rPr>
        <w:t>↓</w:t>
      </w:r>
    </w:p>
    <w:p w:rsidR="00292B7C" w:rsidRPr="00292B7C" w:rsidRDefault="00292B7C" w:rsidP="00292B7C">
      <w:pPr>
        <w:rPr>
          <w:rFonts w:cs="Times New Roman"/>
          <w:szCs w:val="24"/>
        </w:rPr>
      </w:pPr>
      <w:r w:rsidRPr="00292B7C">
        <w:rPr>
          <w:rStyle w:val="Strong"/>
          <w:rFonts w:cs="Times New Roman"/>
          <w:szCs w:val="24"/>
        </w:rPr>
        <w:t>Kết hợp</w:t>
      </w:r>
    </w:p>
    <w:p w:rsidR="007A5EAD" w:rsidRDefault="00292B7C" w:rsidP="00292B7C">
      <w:pPr>
        <w:rPr>
          <w:rStyle w:val="Emphasis"/>
          <w:rFonts w:cs="Times New Roman"/>
          <w:szCs w:val="24"/>
        </w:rPr>
      </w:pPr>
      <w:r w:rsidRPr="00292B7C">
        <w:rPr>
          <w:rFonts w:cs="Times New Roman"/>
          <w:szCs w:val="24"/>
        </w:rPr>
        <w:t xml:space="preserve">→ </w:t>
      </w:r>
      <w:r w:rsidRPr="00292B7C">
        <w:rPr>
          <w:rStyle w:val="Emphasis"/>
          <w:rFonts w:cs="Times New Roman"/>
          <w:szCs w:val="24"/>
        </w:rPr>
        <w:t>Ich muss um 7 Uhr aufstehen.</w:t>
      </w:r>
    </w:p>
    <w:p w:rsidR="007A5EAD" w:rsidRDefault="007A5EAD">
      <w:pPr>
        <w:rPr>
          <w:rStyle w:val="Emphasis"/>
          <w:rFonts w:cs="Times New Roman"/>
          <w:szCs w:val="24"/>
        </w:rPr>
      </w:pPr>
      <w:r>
        <w:rPr>
          <w:rStyle w:val="Emphasis"/>
          <w:rFonts w:cs="Times New Roman"/>
          <w:szCs w:val="24"/>
        </w:rPr>
        <w:br w:type="page"/>
      </w:r>
    </w:p>
    <w:p w:rsidR="007A5EAD" w:rsidRDefault="007A5EAD" w:rsidP="007A5EAD">
      <w:pPr>
        <w:pStyle w:val="Heading1"/>
        <w:rPr>
          <w:sz w:val="48"/>
        </w:rPr>
      </w:pPr>
      <w:bookmarkStart w:id="85" w:name="_Toc240230451"/>
      <w:r>
        <w:lastRenderedPageBreak/>
        <w:t>GIAI ĐOẠN 2 — QUÁ KHỨ A1</w:t>
      </w:r>
      <w:bookmarkEnd w:id="85"/>
    </w:p>
    <w:p w:rsidR="007A5EAD" w:rsidRDefault="007A5EAD" w:rsidP="007A5EAD">
      <w:pPr>
        <w:pStyle w:val="NormalWeb"/>
      </w:pPr>
      <w:r>
        <w:t xml:space="preserve">Giai đoạn 2 gồm </w:t>
      </w:r>
      <w:r>
        <w:rPr>
          <w:rStyle w:val="Strong"/>
        </w:rPr>
        <w:t>2 chủ đề lớn</w:t>
      </w:r>
      <w:r>
        <w:t>:</w:t>
      </w:r>
    </w:p>
    <w:p w:rsidR="007A5EAD" w:rsidRDefault="007A5EAD" w:rsidP="000E1F2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Präteritum của sein &amp; haben</w:t>
      </w:r>
      <w:r>
        <w:t xml:space="preserve"> → </w:t>
      </w:r>
      <w:r>
        <w:rPr>
          <w:rStyle w:val="Emphasis"/>
        </w:rPr>
        <w:t>war / hatte</w:t>
      </w:r>
      <w:r>
        <w:t xml:space="preserve"> </w:t>
      </w:r>
    </w:p>
    <w:p w:rsidR="007A5EAD" w:rsidRDefault="007A5EAD" w:rsidP="000E1F2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Perfekt</w:t>
      </w:r>
      <w:r>
        <w:t xml:space="preserve"> → </w:t>
      </w:r>
      <w:r>
        <w:rPr>
          <w:rStyle w:val="Emphasis"/>
        </w:rPr>
        <w:t>haben/sein + Partizip II</w:t>
      </w:r>
      <w:r>
        <w:t xml:space="preserve"> </w:t>
      </w:r>
    </w:p>
    <w:p w:rsidR="007A5EAD" w:rsidRDefault="007A5EAD" w:rsidP="007A5EAD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Mục tiêu của giai đoạn này không chỉ là thuộc công thức, mà là sau khi học xong bạn có thể kể những chuyện đơn giản như:</w:t>
      </w:r>
    </w:p>
    <w:p w:rsidR="007A5EAD" w:rsidRDefault="007A5EAD" w:rsidP="007A5EAD">
      <w:pPr>
        <w:pStyle w:val="NormalWeb"/>
      </w:pPr>
      <w:r>
        <w:t>Hôm qua tôi ở nhà. Tôi không có thời gian. Buổi tối tôi đã học tiếng Đức.</w:t>
      </w:r>
    </w:p>
    <w:p w:rsidR="007A5EAD" w:rsidRDefault="007A5EAD" w:rsidP="007A5EAD">
      <w:pPr>
        <w:pStyle w:val="NormalWeb"/>
      </w:pPr>
      <w:r>
        <w:t xml:space="preserve">và biết </w:t>
      </w:r>
      <w:r>
        <w:rPr>
          <w:rStyle w:val="Strong"/>
        </w:rPr>
        <w:t>khi nào dùng war/hattе</w:t>
      </w:r>
      <w:r>
        <w:t xml:space="preserve">, khi nào dùng </w:t>
      </w:r>
      <w:r>
        <w:rPr>
          <w:rStyle w:val="Strong"/>
        </w:rPr>
        <w:t>habe/bin + Partizip II</w:t>
      </w:r>
      <w:r>
        <w:t>.</w:t>
      </w:r>
    </w:p>
    <w:p w:rsidR="007A5EAD" w:rsidRDefault="007A5EAD" w:rsidP="007A5EAD"/>
    <w:p w:rsidR="007A5EAD" w:rsidRDefault="007A5EAD" w:rsidP="007A5EAD">
      <w:pPr>
        <w:pStyle w:val="Heading2"/>
      </w:pPr>
      <w:bookmarkStart w:id="86" w:name="_Toc240230452"/>
      <w:r>
        <w:t xml:space="preserve">BÀI 1 — PRÄTERITUM: </w:t>
      </w:r>
      <w:r>
        <w:rPr>
          <w:rStyle w:val="Strong"/>
          <w:b/>
          <w:bCs w:val="0"/>
        </w:rPr>
        <w:t>SEIN &amp; HABEN</w:t>
      </w:r>
      <w:bookmarkEnd w:id="86"/>
    </w:p>
    <w:p w:rsidR="007A5EAD" w:rsidRDefault="007A5EAD" w:rsidP="007A5EAD">
      <w:pPr>
        <w:pStyle w:val="Heading3"/>
      </w:pPr>
      <w:bookmarkStart w:id="87" w:name="_Toc240106058"/>
      <w:bookmarkStart w:id="88" w:name="_Toc240109551"/>
      <w:bookmarkStart w:id="89" w:name="_Toc240230453"/>
      <w:r>
        <w:t>1. Bản chất &amp; đặc điểm nhận diện</w:t>
      </w:r>
      <w:bookmarkEnd w:id="87"/>
      <w:bookmarkEnd w:id="88"/>
      <w:bookmarkEnd w:id="89"/>
    </w:p>
    <w:p w:rsidR="007A5EAD" w:rsidRDefault="007A5EAD" w:rsidP="007A5EAD">
      <w:pPr>
        <w:pStyle w:val="NormalWeb"/>
      </w:pPr>
      <w:r>
        <w:rPr>
          <w:rStyle w:val="Strong"/>
        </w:rPr>
        <w:t>Präteritum</w:t>
      </w:r>
      <w:r>
        <w:t xml:space="preserve"> là một cách nói về </w:t>
      </w:r>
      <w:r>
        <w:rPr>
          <w:rStyle w:val="Strong"/>
        </w:rPr>
        <w:t>quá khứ</w:t>
      </w:r>
      <w:r>
        <w:t>.</w:t>
      </w:r>
    </w:p>
    <w:p w:rsidR="007A5EAD" w:rsidRDefault="007A5EAD" w:rsidP="007A5EAD">
      <w:pPr>
        <w:pStyle w:val="NormalWeb"/>
      </w:pPr>
      <w:r>
        <w:t>Ở A1, bạn chưa cần học quá nhiều động từ Präteritum. Hai động từ quan trọng nhất cần nhớ là:</w:t>
      </w:r>
    </w:p>
    <w:p w:rsidR="007A5EAD" w:rsidRDefault="007A5EAD" w:rsidP="007A5EAD">
      <w:pPr>
        <w:pStyle w:val="NormalWeb"/>
        <w:jc w:val="center"/>
      </w:pPr>
      <w:r>
        <w:rPr>
          <w:rStyle w:val="Strong"/>
        </w:rPr>
        <w:t>sein → war</w:t>
      </w:r>
      <w:r>
        <w:t xml:space="preserve"> = đã/là/ở trong quá khứ</w:t>
      </w:r>
      <w:r>
        <w:br/>
      </w:r>
      <w:r>
        <w:rPr>
          <w:rStyle w:val="Strong"/>
        </w:rPr>
        <w:t>haben → hatte</w:t>
      </w:r>
      <w:r>
        <w:t xml:space="preserve"> = đã có trong quá khứ</w:t>
      </w:r>
    </w:p>
    <w:p w:rsidR="007A5EAD" w:rsidRDefault="007A5EAD" w:rsidP="007A5EAD">
      <w:pPr>
        <w:pStyle w:val="NormalWeb"/>
      </w:pPr>
      <w:r>
        <w:t xml:space="preserve">Bạn sẽ gặp chúng rất thường xuyên khi kể về </w:t>
      </w:r>
      <w:r>
        <w:rPr>
          <w:rStyle w:val="Strong"/>
        </w:rPr>
        <w:t>hôm qua, tuần trước, kỳ nghỉ, ngày sinh nhật...</w:t>
      </w:r>
    </w:p>
    <w:p w:rsidR="007A5EAD" w:rsidRDefault="007A5EAD" w:rsidP="007A5EAD">
      <w:pPr>
        <w:pStyle w:val="Heading3"/>
      </w:pPr>
      <w:bookmarkStart w:id="90" w:name="_Toc240106059"/>
      <w:bookmarkStart w:id="91" w:name="_Toc240109552"/>
      <w:bookmarkStart w:id="92" w:name="_Toc240230454"/>
      <w:r>
        <w:t>2. Công thức cốt lõi</w:t>
      </w:r>
      <w:bookmarkEnd w:id="90"/>
      <w:bookmarkEnd w:id="91"/>
      <w:bookmarkEnd w:id="92"/>
    </w:p>
    <w:p w:rsidR="007A5EAD" w:rsidRDefault="007A5EAD" w:rsidP="007A5EAD">
      <w:r>
        <w:t xml:space="preserve">Với </w:t>
      </w:r>
      <w:r>
        <w:rPr>
          <w:rStyle w:val="Strong"/>
          <w:b w:val="0"/>
          <w:bCs w:val="0"/>
        </w:rPr>
        <w:t>sein</w:t>
      </w:r>
    </w:p>
    <w:p w:rsidR="007A5EAD" w:rsidRDefault="007A5EAD" w:rsidP="007A5EAD">
      <w:pPr>
        <w:pStyle w:val="NormalWeb"/>
        <w:jc w:val="center"/>
      </w:pPr>
      <w:r>
        <w:rPr>
          <w:rStyle w:val="Strong"/>
        </w:rPr>
        <w:t>CHỦ NGỮ + war/waren + ...</w:t>
      </w:r>
    </w:p>
    <w:p w:rsidR="007A5EAD" w:rsidRDefault="007A5EAD" w:rsidP="007A5EAD">
      <w:pPr>
        <w:pStyle w:val="NormalWeb"/>
      </w:pPr>
      <w:r>
        <w:t xml:space="preserve">Ich </w:t>
      </w:r>
      <w:r>
        <w:rPr>
          <w:rStyle w:val="Strong"/>
        </w:rPr>
        <w:t>war</w:t>
      </w:r>
      <w:r>
        <w:t xml:space="preserve"> müde.</w:t>
      </w:r>
    </w:p>
    <w:p w:rsidR="007A5EAD" w:rsidRDefault="007A5EAD" w:rsidP="007A5EAD">
      <w:pPr>
        <w:pStyle w:val="NormalWeb"/>
      </w:pPr>
    </w:p>
    <w:p w:rsidR="007A5EAD" w:rsidRDefault="007A5EAD" w:rsidP="007A5EAD">
      <w:r>
        <w:t xml:space="preserve">Với </w:t>
      </w:r>
      <w:r>
        <w:rPr>
          <w:rStyle w:val="Strong"/>
          <w:b w:val="0"/>
          <w:bCs w:val="0"/>
        </w:rPr>
        <w:t>haben</w:t>
      </w:r>
    </w:p>
    <w:p w:rsidR="007A5EAD" w:rsidRDefault="007A5EAD" w:rsidP="007A5EAD">
      <w:pPr>
        <w:pStyle w:val="NormalWeb"/>
        <w:jc w:val="center"/>
      </w:pPr>
      <w:r>
        <w:rPr>
          <w:rStyle w:val="Strong"/>
        </w:rPr>
        <w:t>CHỦ NGỮ + hatte/hatten + ...</w:t>
      </w:r>
    </w:p>
    <w:p w:rsidR="007A5EAD" w:rsidRDefault="007A5EAD" w:rsidP="007A5EAD">
      <w:pPr>
        <w:pStyle w:val="NormalWeb"/>
      </w:pPr>
      <w:r>
        <w:t xml:space="preserve">Ich </w:t>
      </w:r>
      <w:r>
        <w:rPr>
          <w:rStyle w:val="Strong"/>
        </w:rPr>
        <w:t>hatte</w:t>
      </w:r>
      <w:r>
        <w:t xml:space="preserve"> keine Zeit.</w:t>
      </w:r>
    </w:p>
    <w:p w:rsidR="007A5EAD" w:rsidRDefault="007A5EAD" w:rsidP="007A5EAD"/>
    <w:p w:rsidR="007A5EAD" w:rsidRDefault="007A5EAD" w:rsidP="007A5EAD">
      <w:pPr>
        <w:pStyle w:val="Heading3"/>
      </w:pPr>
      <w:bookmarkStart w:id="93" w:name="_Toc240106060"/>
      <w:bookmarkStart w:id="94" w:name="_Toc240109553"/>
      <w:bookmarkStart w:id="95" w:name="_Toc240230455"/>
      <w:r>
        <w:lastRenderedPageBreak/>
        <w:t>3. Bảng chia cần thuộc</w:t>
      </w:r>
      <w:bookmarkEnd w:id="93"/>
      <w:bookmarkEnd w:id="94"/>
      <w:bookmarkEnd w:id="95"/>
    </w:p>
    <w:p w:rsidR="007A5EAD" w:rsidRDefault="007A5EAD" w:rsidP="007A5EAD">
      <w:r>
        <w:t>sein → Präteritum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418"/>
        <w:gridCol w:w="1984"/>
      </w:tblGrid>
      <w:tr w:rsidR="007A5EAD" w:rsidTr="007A5EAD">
        <w:trPr>
          <w:tblHeader/>
          <w:tblCellSpacing w:w="15" w:type="dxa"/>
        </w:trPr>
        <w:tc>
          <w:tcPr>
            <w:tcW w:w="96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1388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Präsens</w:t>
            </w:r>
          </w:p>
        </w:tc>
        <w:tc>
          <w:tcPr>
            <w:tcW w:w="1939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Präteritum</w:t>
            </w:r>
          </w:p>
        </w:tc>
      </w:tr>
      <w:tr w:rsidR="007A5EAD" w:rsidTr="007A5EAD">
        <w:trPr>
          <w:tblCellSpacing w:w="15" w:type="dxa"/>
        </w:trPr>
        <w:tc>
          <w:tcPr>
            <w:tcW w:w="96" w:type="dxa"/>
            <w:vAlign w:val="center"/>
            <w:hideMark/>
          </w:tcPr>
          <w:p w:rsidR="007A5EAD" w:rsidRDefault="007A5EAD">
            <w:r>
              <w:t>ich</w:t>
            </w:r>
          </w:p>
        </w:tc>
        <w:tc>
          <w:tcPr>
            <w:tcW w:w="1388" w:type="dxa"/>
            <w:vAlign w:val="center"/>
            <w:hideMark/>
          </w:tcPr>
          <w:p w:rsidR="007A5EAD" w:rsidRDefault="007A5EAD">
            <w:r>
              <w:t>bin</w:t>
            </w:r>
          </w:p>
        </w:tc>
        <w:tc>
          <w:tcPr>
            <w:tcW w:w="1939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war</w:t>
            </w:r>
          </w:p>
        </w:tc>
      </w:tr>
      <w:tr w:rsidR="007A5EAD" w:rsidTr="007A5EAD">
        <w:trPr>
          <w:tblCellSpacing w:w="15" w:type="dxa"/>
        </w:trPr>
        <w:tc>
          <w:tcPr>
            <w:tcW w:w="96" w:type="dxa"/>
            <w:vAlign w:val="center"/>
            <w:hideMark/>
          </w:tcPr>
          <w:p w:rsidR="007A5EAD" w:rsidRDefault="007A5EAD">
            <w:r>
              <w:t>du</w:t>
            </w:r>
          </w:p>
        </w:tc>
        <w:tc>
          <w:tcPr>
            <w:tcW w:w="1388" w:type="dxa"/>
            <w:vAlign w:val="center"/>
            <w:hideMark/>
          </w:tcPr>
          <w:p w:rsidR="007A5EAD" w:rsidRDefault="007A5EAD">
            <w:r>
              <w:t>bist</w:t>
            </w:r>
          </w:p>
        </w:tc>
        <w:tc>
          <w:tcPr>
            <w:tcW w:w="1939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warst</w:t>
            </w:r>
          </w:p>
        </w:tc>
      </w:tr>
      <w:tr w:rsidR="007A5EAD" w:rsidTr="007A5EAD">
        <w:trPr>
          <w:tblCellSpacing w:w="15" w:type="dxa"/>
        </w:trPr>
        <w:tc>
          <w:tcPr>
            <w:tcW w:w="96" w:type="dxa"/>
            <w:vAlign w:val="center"/>
            <w:hideMark/>
          </w:tcPr>
          <w:p w:rsidR="007A5EAD" w:rsidRDefault="007A5EAD">
            <w:r>
              <w:t>er/sie/es</w:t>
            </w:r>
          </w:p>
        </w:tc>
        <w:tc>
          <w:tcPr>
            <w:tcW w:w="1388" w:type="dxa"/>
            <w:vAlign w:val="center"/>
            <w:hideMark/>
          </w:tcPr>
          <w:p w:rsidR="007A5EAD" w:rsidRDefault="007A5EAD">
            <w:r>
              <w:t>ist</w:t>
            </w:r>
          </w:p>
        </w:tc>
        <w:tc>
          <w:tcPr>
            <w:tcW w:w="1939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war</w:t>
            </w:r>
          </w:p>
        </w:tc>
      </w:tr>
      <w:tr w:rsidR="007A5EAD" w:rsidTr="007A5EAD">
        <w:trPr>
          <w:tblCellSpacing w:w="15" w:type="dxa"/>
        </w:trPr>
        <w:tc>
          <w:tcPr>
            <w:tcW w:w="96" w:type="dxa"/>
            <w:vAlign w:val="center"/>
            <w:hideMark/>
          </w:tcPr>
          <w:p w:rsidR="007A5EAD" w:rsidRDefault="007A5EAD">
            <w:r>
              <w:t>wir</w:t>
            </w:r>
          </w:p>
        </w:tc>
        <w:tc>
          <w:tcPr>
            <w:tcW w:w="1388" w:type="dxa"/>
            <w:vAlign w:val="center"/>
            <w:hideMark/>
          </w:tcPr>
          <w:p w:rsidR="007A5EAD" w:rsidRDefault="007A5EAD">
            <w:r>
              <w:t>sind</w:t>
            </w:r>
          </w:p>
        </w:tc>
        <w:tc>
          <w:tcPr>
            <w:tcW w:w="1939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waren</w:t>
            </w:r>
          </w:p>
        </w:tc>
      </w:tr>
      <w:tr w:rsidR="007A5EAD" w:rsidTr="007A5EAD">
        <w:trPr>
          <w:tblCellSpacing w:w="15" w:type="dxa"/>
        </w:trPr>
        <w:tc>
          <w:tcPr>
            <w:tcW w:w="96" w:type="dxa"/>
            <w:vAlign w:val="center"/>
            <w:hideMark/>
          </w:tcPr>
          <w:p w:rsidR="007A5EAD" w:rsidRDefault="007A5EAD">
            <w:r>
              <w:t>ihr</w:t>
            </w:r>
          </w:p>
        </w:tc>
        <w:tc>
          <w:tcPr>
            <w:tcW w:w="1388" w:type="dxa"/>
            <w:vAlign w:val="center"/>
            <w:hideMark/>
          </w:tcPr>
          <w:p w:rsidR="007A5EAD" w:rsidRDefault="007A5EAD">
            <w:r>
              <w:t>seid</w:t>
            </w:r>
          </w:p>
        </w:tc>
        <w:tc>
          <w:tcPr>
            <w:tcW w:w="1939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wart</w:t>
            </w:r>
          </w:p>
        </w:tc>
      </w:tr>
      <w:tr w:rsidR="007A5EAD" w:rsidTr="007A5EAD">
        <w:trPr>
          <w:tblCellSpacing w:w="15" w:type="dxa"/>
        </w:trPr>
        <w:tc>
          <w:tcPr>
            <w:tcW w:w="96" w:type="dxa"/>
            <w:vAlign w:val="center"/>
            <w:hideMark/>
          </w:tcPr>
          <w:p w:rsidR="007A5EAD" w:rsidRDefault="007A5EAD">
            <w:r>
              <w:t>sie/Sie</w:t>
            </w:r>
          </w:p>
        </w:tc>
        <w:tc>
          <w:tcPr>
            <w:tcW w:w="1388" w:type="dxa"/>
            <w:vAlign w:val="center"/>
            <w:hideMark/>
          </w:tcPr>
          <w:p w:rsidR="007A5EAD" w:rsidRDefault="007A5EAD">
            <w:r>
              <w:t>sind</w:t>
            </w:r>
          </w:p>
        </w:tc>
        <w:tc>
          <w:tcPr>
            <w:tcW w:w="1939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waren</w:t>
            </w:r>
          </w:p>
        </w:tc>
      </w:tr>
    </w:tbl>
    <w:p w:rsidR="007A5EAD" w:rsidRDefault="007A5EAD" w:rsidP="007A5EAD">
      <w:pPr>
        <w:pStyle w:val="NormalWeb"/>
      </w:pPr>
      <w:r>
        <w:t>Nhìn nhanh:</w:t>
      </w:r>
    </w:p>
    <w:p w:rsidR="007A5EAD" w:rsidRDefault="007A5EAD" w:rsidP="007A5EAD">
      <w:pPr>
        <w:pStyle w:val="NormalWeb"/>
      </w:pPr>
      <w:r>
        <w:rPr>
          <w:rStyle w:val="Strong"/>
        </w:rPr>
        <w:t>war – warst – war – waren – wart – waren</w:t>
      </w:r>
    </w:p>
    <w:p w:rsidR="007A5EAD" w:rsidRDefault="007A5EAD" w:rsidP="007A5EAD">
      <w:r>
        <w:t>haben → Präteritum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134"/>
        <w:gridCol w:w="2410"/>
      </w:tblGrid>
      <w:tr w:rsidR="007A5EAD" w:rsidTr="007A5EAD">
        <w:trPr>
          <w:tblHeader/>
          <w:tblCellSpacing w:w="15" w:type="dxa"/>
        </w:trPr>
        <w:tc>
          <w:tcPr>
            <w:tcW w:w="238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1104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Präsens</w:t>
            </w:r>
          </w:p>
        </w:tc>
        <w:tc>
          <w:tcPr>
            <w:tcW w:w="2365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Präteritum</w:t>
            </w:r>
          </w:p>
        </w:tc>
      </w:tr>
      <w:tr w:rsidR="007A5EAD" w:rsidTr="007A5EAD">
        <w:trPr>
          <w:tblCellSpacing w:w="15" w:type="dxa"/>
        </w:trPr>
        <w:tc>
          <w:tcPr>
            <w:tcW w:w="238" w:type="dxa"/>
            <w:vAlign w:val="center"/>
            <w:hideMark/>
          </w:tcPr>
          <w:p w:rsidR="007A5EAD" w:rsidRDefault="007A5EAD">
            <w:r>
              <w:t>ich</w:t>
            </w:r>
          </w:p>
        </w:tc>
        <w:tc>
          <w:tcPr>
            <w:tcW w:w="1104" w:type="dxa"/>
            <w:vAlign w:val="center"/>
            <w:hideMark/>
          </w:tcPr>
          <w:p w:rsidR="007A5EAD" w:rsidRDefault="007A5EAD">
            <w:r>
              <w:t>habe</w:t>
            </w:r>
          </w:p>
        </w:tc>
        <w:tc>
          <w:tcPr>
            <w:tcW w:w="2365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hatte</w:t>
            </w:r>
          </w:p>
        </w:tc>
      </w:tr>
      <w:tr w:rsidR="007A5EAD" w:rsidTr="007A5EAD">
        <w:trPr>
          <w:tblCellSpacing w:w="15" w:type="dxa"/>
        </w:trPr>
        <w:tc>
          <w:tcPr>
            <w:tcW w:w="238" w:type="dxa"/>
            <w:vAlign w:val="center"/>
            <w:hideMark/>
          </w:tcPr>
          <w:p w:rsidR="007A5EAD" w:rsidRDefault="007A5EAD">
            <w:r>
              <w:t>du</w:t>
            </w:r>
          </w:p>
        </w:tc>
        <w:tc>
          <w:tcPr>
            <w:tcW w:w="1104" w:type="dxa"/>
            <w:vAlign w:val="center"/>
            <w:hideMark/>
          </w:tcPr>
          <w:p w:rsidR="007A5EAD" w:rsidRDefault="007A5EAD">
            <w:r>
              <w:t>hast</w:t>
            </w:r>
          </w:p>
        </w:tc>
        <w:tc>
          <w:tcPr>
            <w:tcW w:w="2365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hattest</w:t>
            </w:r>
          </w:p>
        </w:tc>
      </w:tr>
      <w:tr w:rsidR="007A5EAD" w:rsidTr="007A5EAD">
        <w:trPr>
          <w:tblCellSpacing w:w="15" w:type="dxa"/>
        </w:trPr>
        <w:tc>
          <w:tcPr>
            <w:tcW w:w="238" w:type="dxa"/>
            <w:vAlign w:val="center"/>
            <w:hideMark/>
          </w:tcPr>
          <w:p w:rsidR="007A5EAD" w:rsidRDefault="007A5EAD">
            <w:r>
              <w:t>er/sie/es</w:t>
            </w:r>
          </w:p>
        </w:tc>
        <w:tc>
          <w:tcPr>
            <w:tcW w:w="1104" w:type="dxa"/>
            <w:vAlign w:val="center"/>
            <w:hideMark/>
          </w:tcPr>
          <w:p w:rsidR="007A5EAD" w:rsidRDefault="007A5EAD">
            <w:r>
              <w:t>hat</w:t>
            </w:r>
          </w:p>
        </w:tc>
        <w:tc>
          <w:tcPr>
            <w:tcW w:w="2365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hatte</w:t>
            </w:r>
          </w:p>
        </w:tc>
      </w:tr>
      <w:tr w:rsidR="007A5EAD" w:rsidTr="007A5EAD">
        <w:trPr>
          <w:tblCellSpacing w:w="15" w:type="dxa"/>
        </w:trPr>
        <w:tc>
          <w:tcPr>
            <w:tcW w:w="238" w:type="dxa"/>
            <w:vAlign w:val="center"/>
            <w:hideMark/>
          </w:tcPr>
          <w:p w:rsidR="007A5EAD" w:rsidRDefault="007A5EAD">
            <w:r>
              <w:t>wir</w:t>
            </w:r>
          </w:p>
        </w:tc>
        <w:tc>
          <w:tcPr>
            <w:tcW w:w="1104" w:type="dxa"/>
            <w:vAlign w:val="center"/>
            <w:hideMark/>
          </w:tcPr>
          <w:p w:rsidR="007A5EAD" w:rsidRDefault="007A5EAD">
            <w:r>
              <w:t>haben</w:t>
            </w:r>
          </w:p>
        </w:tc>
        <w:tc>
          <w:tcPr>
            <w:tcW w:w="2365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hatten</w:t>
            </w:r>
          </w:p>
        </w:tc>
      </w:tr>
      <w:tr w:rsidR="007A5EAD" w:rsidTr="007A5EAD">
        <w:trPr>
          <w:tblCellSpacing w:w="15" w:type="dxa"/>
        </w:trPr>
        <w:tc>
          <w:tcPr>
            <w:tcW w:w="238" w:type="dxa"/>
            <w:vAlign w:val="center"/>
            <w:hideMark/>
          </w:tcPr>
          <w:p w:rsidR="007A5EAD" w:rsidRDefault="007A5EAD">
            <w:r>
              <w:t>ihr</w:t>
            </w:r>
          </w:p>
        </w:tc>
        <w:tc>
          <w:tcPr>
            <w:tcW w:w="1104" w:type="dxa"/>
            <w:vAlign w:val="center"/>
            <w:hideMark/>
          </w:tcPr>
          <w:p w:rsidR="007A5EAD" w:rsidRDefault="007A5EAD">
            <w:r>
              <w:t>habt</w:t>
            </w:r>
          </w:p>
        </w:tc>
        <w:tc>
          <w:tcPr>
            <w:tcW w:w="2365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hattet</w:t>
            </w:r>
          </w:p>
        </w:tc>
      </w:tr>
      <w:tr w:rsidR="007A5EAD" w:rsidTr="007A5EAD">
        <w:trPr>
          <w:tblCellSpacing w:w="15" w:type="dxa"/>
        </w:trPr>
        <w:tc>
          <w:tcPr>
            <w:tcW w:w="238" w:type="dxa"/>
            <w:vAlign w:val="center"/>
            <w:hideMark/>
          </w:tcPr>
          <w:p w:rsidR="007A5EAD" w:rsidRDefault="007A5EAD">
            <w:r>
              <w:t>sie/Sie</w:t>
            </w:r>
          </w:p>
        </w:tc>
        <w:tc>
          <w:tcPr>
            <w:tcW w:w="1104" w:type="dxa"/>
            <w:vAlign w:val="center"/>
            <w:hideMark/>
          </w:tcPr>
          <w:p w:rsidR="007A5EAD" w:rsidRDefault="007A5EAD">
            <w:r>
              <w:t>haben</w:t>
            </w:r>
          </w:p>
        </w:tc>
        <w:tc>
          <w:tcPr>
            <w:tcW w:w="2365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hatten</w:t>
            </w:r>
          </w:p>
        </w:tc>
      </w:tr>
    </w:tbl>
    <w:p w:rsidR="007A5EAD" w:rsidRDefault="007A5EAD" w:rsidP="007A5EAD">
      <w:pPr>
        <w:pStyle w:val="NormalWeb"/>
      </w:pPr>
      <w:r>
        <w:t>Nhìn nhanh:</w:t>
      </w:r>
    </w:p>
    <w:p w:rsidR="007A5EAD" w:rsidRDefault="007A5EAD" w:rsidP="007A5EAD">
      <w:pPr>
        <w:pStyle w:val="NormalWeb"/>
      </w:pPr>
      <w:r>
        <w:rPr>
          <w:rStyle w:val="Strong"/>
        </w:rPr>
        <w:t>hatte – hattest – hatte – hatten – hattet – hatten</w:t>
      </w:r>
    </w:p>
    <w:p w:rsidR="007A5EAD" w:rsidRDefault="007A5EAD" w:rsidP="007A5EAD"/>
    <w:p w:rsidR="007A5EAD" w:rsidRDefault="007A5EAD" w:rsidP="007A5EAD">
      <w:pPr>
        <w:pStyle w:val="Heading3"/>
      </w:pPr>
      <w:bookmarkStart w:id="96" w:name="_Toc240106061"/>
      <w:bookmarkStart w:id="97" w:name="_Toc240109554"/>
      <w:bookmarkStart w:id="98" w:name="_Toc240230456"/>
      <w:r>
        <w:lastRenderedPageBreak/>
        <w:t xml:space="preserve">4. Cách sử dụng </w:t>
      </w:r>
      <w:r>
        <w:rPr>
          <w:rStyle w:val="Strong"/>
          <w:b/>
          <w:bCs w:val="0"/>
        </w:rPr>
        <w:t>war</w:t>
      </w:r>
      <w:bookmarkEnd w:id="96"/>
      <w:bookmarkEnd w:id="97"/>
      <w:bookmarkEnd w:id="98"/>
    </w:p>
    <w:p w:rsidR="007A5EAD" w:rsidRDefault="007A5EAD" w:rsidP="007A5EAD">
      <w:pPr>
        <w:pStyle w:val="NormalWeb"/>
      </w:pPr>
      <w:r>
        <w:t xml:space="preserve">Dùng </w:t>
      </w:r>
      <w:r>
        <w:rPr>
          <w:rStyle w:val="Strong"/>
        </w:rPr>
        <w:t>war</w:t>
      </w:r>
      <w:r>
        <w:t xml:space="preserve"> khi bạn muốn nói:</w:t>
      </w:r>
    </w:p>
    <w:p w:rsidR="007A5EAD" w:rsidRDefault="007A5EAD" w:rsidP="000E1F2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đã ở đâu </w:t>
      </w:r>
    </w:p>
    <w:p w:rsidR="007A5EAD" w:rsidRDefault="007A5EAD" w:rsidP="000E1F2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đã như thế nào </w:t>
      </w:r>
    </w:p>
    <w:p w:rsidR="007A5EAD" w:rsidRDefault="007A5EAD" w:rsidP="000E1F2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tình trạng trong quá khứ </w:t>
      </w:r>
    </w:p>
    <w:p w:rsidR="007A5EAD" w:rsidRDefault="007A5EAD" w:rsidP="000E1F2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thời tiết </w:t>
      </w:r>
    </w:p>
    <w:p w:rsidR="007A5EAD" w:rsidRDefault="007A5EAD" w:rsidP="000E1F2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cảm xúc </w:t>
      </w:r>
    </w:p>
    <w:p w:rsidR="007A5EAD" w:rsidRDefault="007A5EAD" w:rsidP="007A5EAD">
      <w:r>
        <w:t>Ví dụ 1 — Cảm xúc</w:t>
      </w:r>
    </w:p>
    <w:p w:rsidR="007A5EAD" w:rsidRDefault="007A5EAD" w:rsidP="007A5EAD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Ich war gestern müde.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Hôm qua tôi đã mệt.</w:t>
      </w:r>
    </w:p>
    <w:p w:rsidR="007A5EAD" w:rsidRDefault="007A5EAD" w:rsidP="007A5EAD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Ich</w:t>
      </w:r>
      <w:r>
        <w:t xml:space="preserve"> + quá khứ của </w:t>
      </w:r>
      <w:r>
        <w:rPr>
          <w:rStyle w:val="Emphasis"/>
          <w:rFonts w:eastAsiaTheme="majorEastAsia"/>
        </w:rPr>
        <w:t>sein</w:t>
      </w:r>
      <w:r>
        <w:t xml:space="preserve"> → </w:t>
      </w:r>
      <w:r>
        <w:rPr>
          <w:rStyle w:val="Strong"/>
        </w:rPr>
        <w:t>war</w:t>
      </w:r>
      <w:r>
        <w:t>.</w:t>
      </w:r>
    </w:p>
    <w:p w:rsidR="007A5EAD" w:rsidRDefault="007A5EAD" w:rsidP="007A5EAD">
      <w:pPr>
        <w:pStyle w:val="NormalWeb"/>
      </w:pPr>
    </w:p>
    <w:p w:rsidR="007A5EAD" w:rsidRDefault="007A5EAD" w:rsidP="007A5EAD">
      <w:r>
        <w:t>Ví dụ 2 — Địa điểm</w:t>
      </w:r>
    </w:p>
    <w:p w:rsidR="007A5EAD" w:rsidRDefault="007A5EAD" w:rsidP="007A5EAD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Wir waren letzte Woche in Berlin.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Tuần trước chúng tôi đã ở Berlin.</w:t>
      </w:r>
    </w:p>
    <w:p w:rsidR="007A5EAD" w:rsidRDefault="007A5EAD" w:rsidP="007A5EAD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wir</w:t>
      </w:r>
      <w:r>
        <w:t xml:space="preserve"> → </w:t>
      </w:r>
      <w:r>
        <w:rPr>
          <w:rStyle w:val="Strong"/>
        </w:rPr>
        <w:t>waren</w:t>
      </w:r>
      <w:r>
        <w:t>, vì đang nói về việc "ở Berlin" trong quá khứ.</w:t>
      </w:r>
    </w:p>
    <w:p w:rsidR="007A5EAD" w:rsidRDefault="007A5EAD" w:rsidP="007A5EAD">
      <w:pPr>
        <w:pStyle w:val="NormalWeb"/>
      </w:pPr>
    </w:p>
    <w:p w:rsidR="007A5EAD" w:rsidRDefault="007A5EAD" w:rsidP="007A5EAD">
      <w:r>
        <w:t>Ví dụ 3 — Thời tiết</w:t>
      </w:r>
    </w:p>
    <w:p w:rsidR="007A5EAD" w:rsidRDefault="007A5EAD" w:rsidP="007A5EAD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Das Wetter war sehr schön.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Thời tiết đã rất đẹp.</w:t>
      </w:r>
    </w:p>
    <w:p w:rsidR="007A5EAD" w:rsidRDefault="007A5EAD" w:rsidP="007A5EAD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Das Wetter</w:t>
      </w:r>
      <w:r>
        <w:t xml:space="preserve"> = </w:t>
      </w:r>
      <w:r>
        <w:rPr>
          <w:rStyle w:val="Strong"/>
        </w:rPr>
        <w:t>es</w:t>
      </w:r>
      <w:r>
        <w:t xml:space="preserve">, nên </w:t>
      </w:r>
      <w:r>
        <w:rPr>
          <w:rStyle w:val="Emphasis"/>
          <w:rFonts w:eastAsiaTheme="majorEastAsia"/>
        </w:rPr>
        <w:t>sein</w:t>
      </w:r>
      <w:r>
        <w:t xml:space="preserve"> → </w:t>
      </w:r>
      <w:r>
        <w:rPr>
          <w:rStyle w:val="Strong"/>
        </w:rPr>
        <w:t>war</w:t>
      </w:r>
      <w:r>
        <w:t>.</w:t>
      </w:r>
    </w:p>
    <w:p w:rsidR="007A5EAD" w:rsidRDefault="007A5EAD" w:rsidP="007A5EAD">
      <w:pPr>
        <w:pStyle w:val="NormalWeb"/>
      </w:pPr>
    </w:p>
    <w:p w:rsidR="007A5EAD" w:rsidRDefault="007A5EAD" w:rsidP="007A5EAD">
      <w:pPr>
        <w:pStyle w:val="NormalWeb"/>
      </w:pPr>
    </w:p>
    <w:p w:rsidR="007A5EAD" w:rsidRDefault="007A5EAD" w:rsidP="007A5EAD">
      <w:pPr>
        <w:pStyle w:val="NormalWeb"/>
      </w:pPr>
    </w:p>
    <w:p w:rsidR="007A5EAD" w:rsidRDefault="007A5EAD" w:rsidP="007A5EAD">
      <w:pPr>
        <w:pStyle w:val="NormalWeb"/>
      </w:pPr>
    </w:p>
    <w:p w:rsidR="007A5EAD" w:rsidRDefault="007A5EAD" w:rsidP="007A5EAD">
      <w:pPr>
        <w:pStyle w:val="Heading3"/>
      </w:pPr>
      <w:bookmarkStart w:id="99" w:name="_Toc240106062"/>
      <w:bookmarkStart w:id="100" w:name="_Toc240109555"/>
      <w:bookmarkStart w:id="101" w:name="_Toc240230457"/>
      <w:r>
        <w:lastRenderedPageBreak/>
        <w:t xml:space="preserve">5. Cách sử dụng </w:t>
      </w:r>
      <w:r>
        <w:rPr>
          <w:rStyle w:val="Strong"/>
          <w:b/>
          <w:bCs w:val="0"/>
        </w:rPr>
        <w:t>hatte</w:t>
      </w:r>
      <w:bookmarkEnd w:id="99"/>
      <w:bookmarkEnd w:id="100"/>
      <w:bookmarkEnd w:id="101"/>
    </w:p>
    <w:p w:rsidR="007A5EAD" w:rsidRDefault="007A5EAD" w:rsidP="007A5EAD">
      <w:pPr>
        <w:pStyle w:val="NormalWeb"/>
      </w:pPr>
      <w:r>
        <w:t xml:space="preserve">Dùng </w:t>
      </w:r>
      <w:r>
        <w:rPr>
          <w:rStyle w:val="Strong"/>
        </w:rPr>
        <w:t>hatte</w:t>
      </w:r>
      <w:r>
        <w:t xml:space="preserve"> khi nói rằng trong quá khứ bạn </w:t>
      </w:r>
      <w:r>
        <w:rPr>
          <w:rStyle w:val="Strong"/>
        </w:rPr>
        <w:t>có/đã có</w:t>
      </w:r>
      <w:r>
        <w:t xml:space="preserve"> thứ gì đó.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7A5EAD">
      <w:pPr>
        <w:pStyle w:val="NormalWeb"/>
      </w:pPr>
      <w:r>
        <w:t>thời gian</w:t>
      </w:r>
      <w:r>
        <w:br/>
        <w:t>tiền</w:t>
      </w:r>
      <w:r>
        <w:br/>
        <w:t>xe</w:t>
      </w:r>
      <w:r>
        <w:br/>
        <w:t>một vấn đề</w:t>
      </w:r>
      <w:r>
        <w:br/>
        <w:t>một cuộc hẹn</w:t>
      </w:r>
      <w:r>
        <w:br/>
        <w:t>cảm giác đói...</w:t>
      </w:r>
    </w:p>
    <w:p w:rsidR="007A5EAD" w:rsidRDefault="007A5EAD" w:rsidP="007A5EAD">
      <w:r>
        <w:t>Ví dụ 1</w:t>
      </w:r>
    </w:p>
    <w:p w:rsidR="007A5EAD" w:rsidRDefault="007A5EAD" w:rsidP="007A5EAD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Ich hatte gestern keine Zeit.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Hôm qua tôi không có thời gian.</w:t>
      </w:r>
    </w:p>
    <w:p w:rsidR="007A5EAD" w:rsidRDefault="007A5EAD" w:rsidP="007A5EAD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Ich</w:t>
      </w:r>
      <w:r>
        <w:t xml:space="preserve"> + </w:t>
      </w:r>
      <w:r>
        <w:rPr>
          <w:rStyle w:val="Emphasis"/>
          <w:rFonts w:eastAsiaTheme="majorEastAsia"/>
        </w:rPr>
        <w:t>haben</w:t>
      </w:r>
      <w:r>
        <w:t xml:space="preserve"> ở quá khứ → </w:t>
      </w:r>
      <w:r>
        <w:rPr>
          <w:rStyle w:val="Strong"/>
        </w:rPr>
        <w:t>hatte</w:t>
      </w:r>
      <w:r>
        <w:t>.</w:t>
      </w:r>
    </w:p>
    <w:p w:rsidR="007A5EAD" w:rsidRDefault="007A5EAD" w:rsidP="007A5EAD"/>
    <w:p w:rsidR="007A5EAD" w:rsidRDefault="007A5EAD" w:rsidP="007A5EAD">
      <w:r>
        <w:t>Ví dụ 2</w:t>
      </w:r>
    </w:p>
    <w:p w:rsidR="007A5EAD" w:rsidRDefault="007A5EAD" w:rsidP="007A5EAD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Wir hatten viel Arbeit.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Chúng tôi đã có rất nhiều việc.</w:t>
      </w:r>
    </w:p>
    <w:p w:rsidR="007A5EAD" w:rsidRDefault="007A5EAD" w:rsidP="007A5EAD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wir</w:t>
      </w:r>
      <w:r>
        <w:t xml:space="preserve"> → </w:t>
      </w:r>
      <w:r>
        <w:rPr>
          <w:rStyle w:val="Strong"/>
        </w:rPr>
        <w:t>hatten</w:t>
      </w:r>
      <w:r>
        <w:t>.</w:t>
      </w:r>
    </w:p>
    <w:p w:rsidR="007A5EAD" w:rsidRDefault="007A5EAD" w:rsidP="007A5EAD"/>
    <w:p w:rsidR="007A5EAD" w:rsidRDefault="007A5EAD" w:rsidP="007A5EAD">
      <w:r>
        <w:t>Ví dụ 3</w:t>
      </w:r>
    </w:p>
    <w:p w:rsidR="007A5EAD" w:rsidRDefault="007A5EAD" w:rsidP="007A5EAD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Sie hatte ein Problem.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Cô ấy đã có một vấn đề.</w:t>
      </w:r>
    </w:p>
    <w:p w:rsidR="007A5EAD" w:rsidRDefault="007A5EAD" w:rsidP="007A5EAD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sie</w:t>
      </w:r>
      <w:r>
        <w:t xml:space="preserve"> số ít → </w:t>
      </w:r>
      <w:r>
        <w:rPr>
          <w:rStyle w:val="Strong"/>
        </w:rPr>
        <w:t>hatte</w:t>
      </w:r>
      <w:r>
        <w:t>.</w:t>
      </w:r>
    </w:p>
    <w:p w:rsidR="007A5EAD" w:rsidRDefault="007A5EAD" w:rsidP="007A5EAD">
      <w:pPr>
        <w:pStyle w:val="Heading3"/>
      </w:pPr>
      <w:bookmarkStart w:id="102" w:name="_Toc240106063"/>
      <w:bookmarkStart w:id="103" w:name="_Toc240109556"/>
      <w:bookmarkStart w:id="104" w:name="_Toc240230458"/>
      <w:r>
        <w:t>6. Ph</w:t>
      </w:r>
      <w:r>
        <w:rPr>
          <w:rFonts w:cs="Times New Roman"/>
        </w:rPr>
        <w:t>â</w:t>
      </w:r>
      <w:r>
        <w:t>n bi</w:t>
      </w:r>
      <w:r>
        <w:rPr>
          <w:rFonts w:cs="Times New Roman"/>
        </w:rPr>
        <w:t>ệ</w:t>
      </w:r>
      <w:r>
        <w:t xml:space="preserve">t </w:t>
      </w:r>
      <w:r>
        <w:rPr>
          <w:rStyle w:val="Strong"/>
          <w:b/>
          <w:bCs w:val="0"/>
        </w:rPr>
        <w:t>war</w:t>
      </w:r>
      <w:r>
        <w:t xml:space="preserve"> và </w:t>
      </w:r>
      <w:r>
        <w:rPr>
          <w:rStyle w:val="Strong"/>
          <w:b/>
          <w:bCs w:val="0"/>
        </w:rPr>
        <w:t>hatte</w:t>
      </w:r>
      <w:bookmarkEnd w:id="102"/>
      <w:bookmarkEnd w:id="103"/>
      <w:bookmarkEnd w:id="104"/>
    </w:p>
    <w:p w:rsidR="007A5EAD" w:rsidRDefault="007A5EAD" w:rsidP="007A5EAD">
      <w:pPr>
        <w:pStyle w:val="NormalWeb"/>
      </w:pPr>
      <w:r>
        <w:t>Đây là cách suy nghĩ rất đơn giản:</w:t>
      </w:r>
    </w:p>
    <w:p w:rsidR="007A5EAD" w:rsidRPr="00E7487B" w:rsidRDefault="007A5EAD" w:rsidP="00E7487B">
      <w:pPr>
        <w:rPr>
          <w:rStyle w:val="Strong"/>
        </w:rPr>
      </w:pPr>
      <w:r w:rsidRPr="00E7487B">
        <w:rPr>
          <w:rStyle w:val="Strong"/>
        </w:rPr>
        <w:t>war = đã là / đã ở / đã trong trạng thái</w:t>
      </w:r>
    </w:p>
    <w:p w:rsidR="00E7487B" w:rsidRDefault="007A5EAD" w:rsidP="00E7487B">
      <w:pPr>
        <w:pStyle w:val="NormalWeb"/>
        <w:jc w:val="center"/>
      </w:pPr>
      <w:r>
        <w:t xml:space="preserve">Ich </w:t>
      </w:r>
      <w:r>
        <w:rPr>
          <w:rStyle w:val="Strong"/>
        </w:rPr>
        <w:t>war</w:t>
      </w:r>
      <w:r w:rsidR="00E7487B">
        <w:t xml:space="preserve"> müde.</w:t>
      </w:r>
    </w:p>
    <w:p w:rsidR="007A5EAD" w:rsidRDefault="007A5EAD" w:rsidP="007A5EAD">
      <w:pPr>
        <w:pStyle w:val="NormalWeb"/>
      </w:pPr>
      <w:r>
        <w:lastRenderedPageBreak/>
        <w:t>Tôi đã mệt.</w:t>
      </w:r>
    </w:p>
    <w:p w:rsidR="00E7487B" w:rsidRDefault="007A5EAD" w:rsidP="00E7487B">
      <w:pPr>
        <w:pStyle w:val="NormalWeb"/>
        <w:jc w:val="center"/>
      </w:pPr>
      <w:r>
        <w:t xml:space="preserve">Ich </w:t>
      </w:r>
      <w:r>
        <w:rPr>
          <w:rStyle w:val="Strong"/>
        </w:rPr>
        <w:t>war</w:t>
      </w:r>
      <w:r w:rsidR="00E7487B">
        <w:t xml:space="preserve"> zu Hause.</w:t>
      </w:r>
    </w:p>
    <w:p w:rsidR="007A5EAD" w:rsidRDefault="007A5EAD" w:rsidP="007A5EAD">
      <w:pPr>
        <w:pStyle w:val="NormalWeb"/>
      </w:pPr>
      <w:r>
        <w:t>Tôi đã ở nhà.</w:t>
      </w:r>
    </w:p>
    <w:p w:rsidR="007A5EAD" w:rsidRPr="00E7487B" w:rsidRDefault="007A5EAD" w:rsidP="00E7487B">
      <w:pPr>
        <w:rPr>
          <w:rStyle w:val="Strong"/>
        </w:rPr>
      </w:pPr>
      <w:r w:rsidRPr="00E7487B">
        <w:rPr>
          <w:rStyle w:val="Strong"/>
        </w:rPr>
        <w:t>hatte = đã có</w:t>
      </w:r>
    </w:p>
    <w:p w:rsidR="00E7487B" w:rsidRDefault="007A5EAD" w:rsidP="00E7487B">
      <w:pPr>
        <w:pStyle w:val="NormalWeb"/>
        <w:jc w:val="center"/>
      </w:pPr>
      <w:r>
        <w:t xml:space="preserve">Ich </w:t>
      </w:r>
      <w:r>
        <w:rPr>
          <w:rStyle w:val="Strong"/>
        </w:rPr>
        <w:t>hatte</w:t>
      </w:r>
      <w:r w:rsidR="00E7487B">
        <w:t xml:space="preserve"> Zeit.</w:t>
      </w:r>
    </w:p>
    <w:p w:rsidR="007A5EAD" w:rsidRDefault="007A5EAD" w:rsidP="00E7487B">
      <w:pPr>
        <w:pStyle w:val="NormalWeb"/>
      </w:pPr>
      <w:r>
        <w:t>Tôi đã có thời gian.</w:t>
      </w:r>
    </w:p>
    <w:p w:rsidR="00E7487B" w:rsidRDefault="007A5EAD" w:rsidP="00E7487B">
      <w:pPr>
        <w:pStyle w:val="NormalWeb"/>
        <w:jc w:val="center"/>
      </w:pPr>
      <w:r>
        <w:t xml:space="preserve">Ich </w:t>
      </w:r>
      <w:r>
        <w:rPr>
          <w:rStyle w:val="Strong"/>
        </w:rPr>
        <w:t>hatte</w:t>
      </w:r>
      <w:r w:rsidR="00E7487B">
        <w:t xml:space="preserve"> ein Auto.</w:t>
      </w:r>
    </w:p>
    <w:p w:rsidR="00E7487B" w:rsidRDefault="007A5EAD" w:rsidP="007A5EAD">
      <w:pPr>
        <w:pStyle w:val="NormalWeb"/>
      </w:pPr>
      <w:r>
        <w:t>Tôi đã có một chiếc xe.</w:t>
      </w:r>
    </w:p>
    <w:p w:rsidR="007A5EAD" w:rsidRDefault="007A5EAD" w:rsidP="007A5EAD">
      <w:pPr>
        <w:pStyle w:val="NormalWeb"/>
      </w:pPr>
      <w:r>
        <w:t xml:space="preserve"> Hãy tự hỏi:</w:t>
      </w:r>
    </w:p>
    <w:p w:rsidR="007A5EAD" w:rsidRDefault="007A5EAD" w:rsidP="007A5EAD">
      <w:pPr>
        <w:pStyle w:val="NormalWeb"/>
      </w:pPr>
      <w:r>
        <w:rPr>
          <w:rStyle w:val="Strong"/>
        </w:rPr>
        <w:t>"Tôi đã ở/đã như thế nào?"</w:t>
      </w:r>
      <w:r>
        <w:t xml:space="preserve"> → </w:t>
      </w:r>
      <w:r>
        <w:rPr>
          <w:rStyle w:val="Strong"/>
        </w:rPr>
        <w:t>sein → war</w:t>
      </w:r>
    </w:p>
    <w:p w:rsidR="007A5EAD" w:rsidRDefault="007A5EAD" w:rsidP="00E7487B">
      <w:pPr>
        <w:pStyle w:val="NormalWeb"/>
      </w:pPr>
      <w:r>
        <w:rPr>
          <w:rStyle w:val="Strong"/>
        </w:rPr>
        <w:t>"Tôi đã có cái gì?"</w:t>
      </w:r>
      <w:r>
        <w:t xml:space="preserve"> → </w:t>
      </w:r>
      <w:r>
        <w:rPr>
          <w:rStyle w:val="Strong"/>
        </w:rPr>
        <w:t>haben → hatte</w:t>
      </w:r>
    </w:p>
    <w:p w:rsidR="007A5EAD" w:rsidRDefault="007A5EAD" w:rsidP="00E7487B">
      <w:pPr>
        <w:pStyle w:val="Heading3"/>
      </w:pPr>
      <w:bookmarkStart w:id="105" w:name="_Toc240106064"/>
      <w:bookmarkStart w:id="106" w:name="_Toc240109557"/>
      <w:bookmarkStart w:id="107" w:name="_Toc240230459"/>
      <w:r>
        <w:t>7. Tips ghi nhớ</w:t>
      </w:r>
      <w:bookmarkEnd w:id="105"/>
      <w:bookmarkEnd w:id="106"/>
      <w:bookmarkEnd w:id="107"/>
    </w:p>
    <w:p w:rsidR="007A5EAD" w:rsidRPr="00E7487B" w:rsidRDefault="007A5EAD" w:rsidP="00E7487B">
      <w:pPr>
        <w:rPr>
          <w:b/>
        </w:rPr>
      </w:pPr>
      <w:r w:rsidRPr="00E7487B">
        <w:rPr>
          <w:b/>
        </w:rPr>
        <w:t>Tip cực quan trọng</w:t>
      </w:r>
    </w:p>
    <w:p w:rsidR="007A5EAD" w:rsidRDefault="007A5EAD" w:rsidP="007A5EAD">
      <w:pPr>
        <w:pStyle w:val="NormalWeb"/>
      </w:pPr>
      <w:r>
        <w:t>Đừng cố nhớ:</w:t>
      </w:r>
    </w:p>
    <w:p w:rsidR="007A5EAD" w:rsidRDefault="007A5EAD" w:rsidP="00E7487B">
      <w:pPr>
        <w:pStyle w:val="NormalWeb"/>
        <w:jc w:val="center"/>
      </w:pPr>
      <w:r>
        <w:rPr>
          <w:rStyle w:val="Emphasis"/>
          <w:rFonts w:eastAsiaTheme="majorEastAsia"/>
        </w:rPr>
        <w:t>war = quá khứ của sein</w:t>
      </w:r>
    </w:p>
    <w:p w:rsidR="007A5EAD" w:rsidRDefault="007A5EAD" w:rsidP="007A5EAD">
      <w:pPr>
        <w:pStyle w:val="NormalWeb"/>
      </w:pPr>
      <w:r>
        <w:t>một cách máy móc.</w:t>
      </w:r>
    </w:p>
    <w:p w:rsidR="007A5EAD" w:rsidRDefault="007A5EAD" w:rsidP="007A5EAD">
      <w:pPr>
        <w:pStyle w:val="NormalWeb"/>
      </w:pPr>
      <w:r>
        <w:t xml:space="preserve">Hãy nhớ theo </w:t>
      </w:r>
      <w:r>
        <w:rPr>
          <w:rStyle w:val="Strong"/>
        </w:rPr>
        <w:t>cặp ý nghĩa</w:t>
      </w:r>
      <w:r>
        <w:t>:</w:t>
      </w:r>
    </w:p>
    <w:p w:rsidR="007A5EAD" w:rsidRDefault="007A5EAD" w:rsidP="00E7487B">
      <w:pPr>
        <w:pStyle w:val="NormalWeb"/>
        <w:jc w:val="center"/>
      </w:pPr>
      <w:r>
        <w:rPr>
          <w:rStyle w:val="Strong"/>
        </w:rPr>
        <w:t>bin → war</w:t>
      </w:r>
      <w:r>
        <w:br/>
      </w:r>
      <w:r>
        <w:rPr>
          <w:rStyle w:val="Strong"/>
        </w:rPr>
        <w:t>habe → hatte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7A5EAD">
      <w:pPr>
        <w:pStyle w:val="NormalWeb"/>
      </w:pPr>
      <w:r>
        <w:t xml:space="preserve">Heute </w:t>
      </w:r>
      <w:r>
        <w:rPr>
          <w:rStyle w:val="Strong"/>
        </w:rPr>
        <w:t>bin</w:t>
      </w:r>
      <w:r>
        <w:t xml:space="preserve"> ich müde.</w:t>
      </w:r>
      <w:r>
        <w:br/>
        <w:t xml:space="preserve">Gestern </w:t>
      </w:r>
      <w:r>
        <w:rPr>
          <w:rStyle w:val="Strong"/>
        </w:rPr>
        <w:t>war</w:t>
      </w:r>
      <w:r>
        <w:t xml:space="preserve"> ich müde.</w:t>
      </w:r>
    </w:p>
    <w:p w:rsidR="007A5EAD" w:rsidRDefault="007A5EAD" w:rsidP="007A5EAD">
      <w:pPr>
        <w:pStyle w:val="NormalWeb"/>
      </w:pPr>
      <w:r>
        <w:t xml:space="preserve">Heute </w:t>
      </w:r>
      <w:r>
        <w:rPr>
          <w:rStyle w:val="Strong"/>
        </w:rPr>
        <w:t>habe</w:t>
      </w:r>
      <w:r>
        <w:t xml:space="preserve"> ich Zeit.</w:t>
      </w:r>
      <w:r>
        <w:br/>
        <w:t xml:space="preserve">Gestern </w:t>
      </w:r>
      <w:r>
        <w:rPr>
          <w:rStyle w:val="Strong"/>
        </w:rPr>
        <w:t>hatte</w:t>
      </w:r>
      <w:r>
        <w:t xml:space="preserve"> ich Zeit.</w:t>
      </w:r>
    </w:p>
    <w:p w:rsidR="007A5EAD" w:rsidRDefault="007A5EAD" w:rsidP="00E7487B">
      <w:pPr>
        <w:pStyle w:val="NormalWeb"/>
      </w:pPr>
      <w:r>
        <w:t xml:space="preserve">Nhìn cặp </w:t>
      </w:r>
      <w:r>
        <w:rPr>
          <w:rStyle w:val="Strong"/>
        </w:rPr>
        <w:t>hôm nay ↔ hôm qua</w:t>
      </w:r>
      <w:r>
        <w:t xml:space="preserve"> sẽ dễ nhớ hơn rất nhiều.</w:t>
      </w:r>
    </w:p>
    <w:p w:rsidR="007A5EAD" w:rsidRDefault="007A5EAD" w:rsidP="00E7487B">
      <w:pPr>
        <w:pStyle w:val="Heading3"/>
      </w:pPr>
      <w:bookmarkStart w:id="108" w:name="_Toc240106065"/>
      <w:bookmarkStart w:id="109" w:name="_Toc240109558"/>
      <w:bookmarkStart w:id="110" w:name="_Toc240230460"/>
      <w:r>
        <w:lastRenderedPageBreak/>
        <w:t>8. Bài tập Präteritum</w:t>
      </w:r>
      <w:bookmarkEnd w:id="108"/>
      <w:bookmarkEnd w:id="109"/>
      <w:bookmarkEnd w:id="110"/>
    </w:p>
    <w:p w:rsidR="007A5EAD" w:rsidRPr="00E7487B" w:rsidRDefault="007A5EAD" w:rsidP="00E7487B">
      <w:pPr>
        <w:rPr>
          <w:b/>
        </w:rPr>
      </w:pPr>
      <w:r w:rsidRPr="00E7487B">
        <w:rPr>
          <w:b/>
        </w:rPr>
        <w:t>Bài 1</w:t>
      </w:r>
    </w:p>
    <w:p w:rsidR="007A5EAD" w:rsidRDefault="007A5EAD" w:rsidP="00E7487B">
      <w:r>
        <w:t>Ich ______ gestern zu Hause.</w:t>
      </w:r>
      <w:r>
        <w:br/>
        <w:t>(</w:t>
      </w:r>
      <w:r>
        <w:rPr>
          <w:rStyle w:val="Emphasis"/>
          <w:rFonts w:eastAsiaTheme="majorEastAsia"/>
        </w:rPr>
        <w:t>sein</w:t>
      </w:r>
      <w:r>
        <w:t>)</w:t>
      </w:r>
    </w:p>
    <w:p w:rsidR="007A5EAD" w:rsidRPr="00E7487B" w:rsidRDefault="007A5EAD" w:rsidP="00E7487B">
      <w:pPr>
        <w:rPr>
          <w:b/>
        </w:rPr>
      </w:pPr>
      <w:r w:rsidRPr="00E7487B">
        <w:rPr>
          <w:b/>
        </w:rPr>
        <w:t>Bài 2</w:t>
      </w:r>
    </w:p>
    <w:p w:rsidR="007A5EAD" w:rsidRDefault="007A5EAD" w:rsidP="00E7487B">
      <w:r>
        <w:t>Wir ______ letzte Woche viel Arbeit.</w:t>
      </w:r>
      <w:r>
        <w:br/>
        <w:t>(</w:t>
      </w:r>
      <w:r>
        <w:rPr>
          <w:rStyle w:val="Emphasis"/>
          <w:rFonts w:eastAsiaTheme="majorEastAsia"/>
        </w:rPr>
        <w:t>haben</w:t>
      </w:r>
      <w:r>
        <w:t>)</w:t>
      </w:r>
    </w:p>
    <w:p w:rsidR="007A5EAD" w:rsidRPr="00E7487B" w:rsidRDefault="007A5EAD" w:rsidP="00E7487B">
      <w:pPr>
        <w:rPr>
          <w:b/>
        </w:rPr>
      </w:pPr>
      <w:r w:rsidRPr="00E7487B">
        <w:rPr>
          <w:b/>
        </w:rPr>
        <w:t>Bài 3 — Chọn đáp án</w:t>
      </w:r>
    </w:p>
    <w:p w:rsidR="007A5EAD" w:rsidRDefault="007A5EAD" w:rsidP="00E7487B">
      <w:r>
        <w:t>Meine Schwester ______ gestern krank.</w:t>
      </w:r>
    </w:p>
    <w:p w:rsidR="007A5EAD" w:rsidRDefault="007A5EAD" w:rsidP="00E7487B">
      <w:r>
        <w:t>A. hatte</w:t>
      </w:r>
      <w:r>
        <w:br/>
        <w:t>B. war</w:t>
      </w:r>
      <w:r>
        <w:br/>
        <w:t>C. hatte sein</w:t>
      </w:r>
    </w:p>
    <w:p w:rsidR="007A5EAD" w:rsidRPr="00E7487B" w:rsidRDefault="007A5EAD" w:rsidP="00E7487B">
      <w:pPr>
        <w:rPr>
          <w:b/>
        </w:rPr>
      </w:pPr>
      <w:r w:rsidRPr="00E7487B">
        <w:rPr>
          <w:b/>
        </w:rPr>
        <w:t>Bài 4 — Điền từ</w:t>
      </w:r>
    </w:p>
    <w:p w:rsidR="007A5EAD" w:rsidRDefault="007A5EAD" w:rsidP="00E7487B">
      <w:r>
        <w:t>Du ______ gestern keine Zeit.</w:t>
      </w:r>
      <w:r>
        <w:br/>
        <w:t>(</w:t>
      </w:r>
      <w:r>
        <w:rPr>
          <w:rStyle w:val="Emphasis"/>
          <w:rFonts w:eastAsiaTheme="majorEastAsia"/>
        </w:rPr>
        <w:t>haben</w:t>
      </w:r>
      <w:r>
        <w:t>)</w:t>
      </w:r>
    </w:p>
    <w:p w:rsidR="007A5EAD" w:rsidRPr="00E7487B" w:rsidRDefault="007A5EAD" w:rsidP="00E7487B">
      <w:pPr>
        <w:rPr>
          <w:b/>
        </w:rPr>
      </w:pPr>
      <w:r w:rsidRPr="00E7487B">
        <w:rPr>
          <w:b/>
        </w:rPr>
        <w:t>Bài 5 — Dịch sang tiếng Đức</w:t>
      </w:r>
    </w:p>
    <w:p w:rsidR="007A5EAD" w:rsidRDefault="00E7487B" w:rsidP="00E7487B">
      <w:r>
        <w:t>Hôm qua tôi đã rất mệt.</w:t>
      </w:r>
    </w:p>
    <w:p w:rsidR="007A5EAD" w:rsidRDefault="007A5EAD" w:rsidP="00E7487B">
      <w:pPr>
        <w:pStyle w:val="Heading3"/>
      </w:pPr>
      <w:bookmarkStart w:id="111" w:name="_Toc240106066"/>
      <w:bookmarkStart w:id="112" w:name="_Toc240109559"/>
      <w:bookmarkStart w:id="113" w:name="_Toc240230461"/>
      <w:r>
        <w:t>9. Đáp án &amp; giải thích</w:t>
      </w:r>
      <w:bookmarkEnd w:id="111"/>
      <w:bookmarkEnd w:id="112"/>
      <w:bookmarkEnd w:id="113"/>
    </w:p>
    <w:p w:rsidR="007A5EAD" w:rsidRDefault="007A5EAD" w:rsidP="007A5EAD">
      <w:pPr>
        <w:pStyle w:val="NormalWeb"/>
      </w:pPr>
      <w:r>
        <w:rPr>
          <w:rStyle w:val="Strong"/>
        </w:rPr>
        <w:t>1. war</w:t>
      </w:r>
      <w:r>
        <w:t xml:space="preserve"> → </w:t>
      </w:r>
      <w:r>
        <w:rPr>
          <w:rStyle w:val="Emphasis"/>
          <w:rFonts w:eastAsiaTheme="majorEastAsia"/>
        </w:rPr>
        <w:t>ich + sein</w:t>
      </w:r>
      <w:r>
        <w:t xml:space="preserve"> ở quá khứ = </w:t>
      </w:r>
      <w:r>
        <w:rPr>
          <w:rStyle w:val="Strong"/>
        </w:rPr>
        <w:t>war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2. hatten</w:t>
      </w:r>
      <w:r>
        <w:t xml:space="preserve"> → </w:t>
      </w:r>
      <w:r>
        <w:rPr>
          <w:rStyle w:val="Emphasis"/>
          <w:rFonts w:eastAsiaTheme="majorEastAsia"/>
        </w:rPr>
        <w:t>wir + haben</w:t>
      </w:r>
      <w:r>
        <w:t xml:space="preserve"> ở quá khứ = </w:t>
      </w:r>
      <w:r>
        <w:rPr>
          <w:rStyle w:val="Strong"/>
        </w:rPr>
        <w:t>hatten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3. B — war</w:t>
      </w:r>
      <w:r>
        <w:t xml:space="preserve"> → </w:t>
      </w:r>
      <w:r>
        <w:rPr>
          <w:rStyle w:val="Emphasis"/>
          <w:rFonts w:eastAsiaTheme="majorEastAsia"/>
        </w:rPr>
        <w:t>krank</w:t>
      </w:r>
      <w:r>
        <w:t xml:space="preserve"> mô tả trạng thái → dùng </w:t>
      </w:r>
      <w:r>
        <w:rPr>
          <w:rStyle w:val="Strong"/>
        </w:rPr>
        <w:t>sein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4. hattest</w:t>
      </w:r>
      <w:r>
        <w:t xml:space="preserve"> → </w:t>
      </w:r>
      <w:r>
        <w:rPr>
          <w:rStyle w:val="Emphasis"/>
          <w:rFonts w:eastAsiaTheme="majorEastAsia"/>
        </w:rPr>
        <w:t>du + haben</w:t>
      </w:r>
      <w:r>
        <w:t xml:space="preserve"> → </w:t>
      </w:r>
      <w:r>
        <w:rPr>
          <w:rStyle w:val="Strong"/>
        </w:rPr>
        <w:t>hattest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5. Ich war gestern sehr müde.</w:t>
      </w:r>
      <w:r>
        <w:t xml:space="preserve"> → </w:t>
      </w:r>
      <w:r>
        <w:rPr>
          <w:rStyle w:val="Emphasis"/>
          <w:rFonts w:eastAsiaTheme="majorEastAsia"/>
        </w:rPr>
        <w:t>ich + sein</w:t>
      </w:r>
      <w:r>
        <w:t xml:space="preserve"> → </w:t>
      </w:r>
      <w:r>
        <w:rPr>
          <w:rStyle w:val="Strong"/>
        </w:rPr>
        <w:t>war</w:t>
      </w:r>
      <w:r>
        <w:t>.</w:t>
      </w:r>
    </w:p>
    <w:p w:rsidR="007A5EAD" w:rsidRDefault="00B10946" w:rsidP="007A5EAD">
      <w:r>
        <w:pict>
          <v:rect id="_x0000_i1028" style="width:0;height:1.5pt" o:hralign="center" o:hrstd="t" o:hr="t" fillcolor="#a0a0a0" stroked="f"/>
        </w:pict>
      </w:r>
    </w:p>
    <w:p w:rsidR="00E7487B" w:rsidRDefault="00E7487B">
      <w:pPr>
        <w:rPr>
          <w:rFonts w:ascii="Segoe UI Symbol" w:eastAsia="Times New Roman" w:hAnsi="Segoe UI Symbol" w:cs="Segoe UI Symbol"/>
          <w:b/>
          <w:bCs/>
          <w:kern w:val="36"/>
          <w:sz w:val="36"/>
          <w:szCs w:val="48"/>
        </w:rPr>
      </w:pPr>
      <w:r>
        <w:rPr>
          <w:rFonts w:ascii="Segoe UI Symbol" w:hAnsi="Segoe UI Symbol" w:cs="Segoe UI Symbol"/>
        </w:rPr>
        <w:br w:type="page"/>
      </w:r>
    </w:p>
    <w:p w:rsidR="007A5EAD" w:rsidRDefault="007A5EAD" w:rsidP="00411035">
      <w:pPr>
        <w:pStyle w:val="Heading2"/>
      </w:pPr>
      <w:bookmarkStart w:id="114" w:name="_Toc240230462"/>
      <w:r>
        <w:lastRenderedPageBreak/>
        <w:t>BÀI 2 — PERFEKT</w:t>
      </w:r>
      <w:bookmarkEnd w:id="114"/>
    </w:p>
    <w:p w:rsidR="007A5EAD" w:rsidRDefault="007A5EAD" w:rsidP="00411035">
      <w:pPr>
        <w:pStyle w:val="Heading3"/>
      </w:pPr>
      <w:bookmarkStart w:id="115" w:name="_Toc240106068"/>
      <w:bookmarkStart w:id="116" w:name="_Toc240109561"/>
      <w:bookmarkStart w:id="117" w:name="_Toc240230463"/>
      <w:r>
        <w:t>1. Bản chất &amp; đặc điểm nhận diện</w:t>
      </w:r>
      <w:bookmarkEnd w:id="115"/>
      <w:bookmarkEnd w:id="116"/>
      <w:bookmarkEnd w:id="117"/>
    </w:p>
    <w:p w:rsidR="007A5EAD" w:rsidRDefault="007A5EAD" w:rsidP="007A5EAD">
      <w:pPr>
        <w:pStyle w:val="NormalWeb"/>
      </w:pPr>
      <w:r>
        <w:rPr>
          <w:rStyle w:val="Strong"/>
        </w:rPr>
        <w:t>Perfekt</w:t>
      </w:r>
      <w:r>
        <w:t xml:space="preserve"> là cách cực kỳ phổ biến để nói về </w:t>
      </w:r>
      <w:r>
        <w:rPr>
          <w:rStyle w:val="Strong"/>
        </w:rPr>
        <w:t>một việc đã xảy ra trong quá khứ</w:t>
      </w:r>
      <w:r>
        <w:t>, đặc biệt trong giao tiếp hàng ngày.</w:t>
      </w:r>
    </w:p>
    <w:p w:rsidR="007A5EAD" w:rsidRDefault="007A5EAD" w:rsidP="007A5EAD">
      <w:pPr>
        <w:pStyle w:val="NormalWeb"/>
      </w:pPr>
      <w:r>
        <w:t>Ví dụ khi kể:</w:t>
      </w:r>
    </w:p>
    <w:p w:rsidR="007A5EAD" w:rsidRDefault="007A5EAD" w:rsidP="007A5EAD">
      <w:pPr>
        <w:pStyle w:val="NormalWeb"/>
      </w:pPr>
      <w:r>
        <w:t>Hôm qua tôi đã đi mua sắm.</w:t>
      </w:r>
      <w:r>
        <w:br/>
        <w:t>Tôi đã ăn pizza.</w:t>
      </w:r>
      <w:r>
        <w:br/>
        <w:t>Tôi đã xem phim.</w:t>
      </w:r>
      <w:r>
        <w:br/>
        <w:t>Sau đó tôi đã về nhà.</w:t>
      </w:r>
    </w:p>
    <w:p w:rsidR="007A5EAD" w:rsidRDefault="007A5EAD" w:rsidP="00411035">
      <w:pPr>
        <w:pStyle w:val="NormalWeb"/>
      </w:pPr>
      <w:r>
        <w:t xml:space="preserve">Trong tiếng Đức, bạn sẽ thường dùng </w:t>
      </w:r>
      <w:r>
        <w:rPr>
          <w:rStyle w:val="Strong"/>
        </w:rPr>
        <w:t>Perfekt</w:t>
      </w:r>
      <w:r w:rsidR="00411035">
        <w:t>.</w:t>
      </w:r>
    </w:p>
    <w:p w:rsidR="007A5EAD" w:rsidRDefault="007A5EAD" w:rsidP="00411035">
      <w:pPr>
        <w:pStyle w:val="Heading3"/>
      </w:pPr>
      <w:bookmarkStart w:id="118" w:name="_Toc240106069"/>
      <w:bookmarkStart w:id="119" w:name="_Toc240109562"/>
      <w:bookmarkStart w:id="120" w:name="_Toc240230464"/>
      <w:r>
        <w:t xml:space="preserve">2. Công thức cốt lõi </w:t>
      </w:r>
      <w:r>
        <w:rPr>
          <w:rFonts w:ascii="Segoe UI Symbol" w:hAnsi="Segoe UI Symbol" w:cs="Segoe UI Symbol"/>
        </w:rPr>
        <w:t>⭐⭐⭐</w:t>
      </w:r>
      <w:bookmarkEnd w:id="118"/>
      <w:bookmarkEnd w:id="119"/>
      <w:bookmarkEnd w:id="120"/>
    </w:p>
    <w:p w:rsidR="007A5EAD" w:rsidRDefault="007A5EAD" w:rsidP="00411035">
      <w:pPr>
        <w:jc w:val="center"/>
      </w:pPr>
      <w:r>
        <w:rPr>
          <w:rStyle w:val="Strong"/>
          <w:b w:val="0"/>
          <w:bCs w:val="0"/>
        </w:rPr>
        <w:t>CHỦ NGỮ + HABEN/SEIN + ... + PARTIZIP II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7A5EAD">
      <w:pPr>
        <w:pStyle w:val="NormalWeb"/>
      </w:pPr>
      <w:r>
        <w:t xml:space="preserve">Ich </w:t>
      </w:r>
      <w:r>
        <w:rPr>
          <w:rStyle w:val="Strong"/>
        </w:rPr>
        <w:t>habe</w:t>
      </w:r>
      <w:r>
        <w:t xml:space="preserve"> Deutsch </w:t>
      </w:r>
      <w:r>
        <w:rPr>
          <w:rStyle w:val="Strong"/>
        </w:rPr>
        <w:t>gelernt</w:t>
      </w:r>
      <w:r>
        <w:t>.</w:t>
      </w:r>
    </w:p>
    <w:p w:rsidR="007A5EAD" w:rsidRDefault="007A5EAD" w:rsidP="007A5EAD">
      <w:pPr>
        <w:pStyle w:val="NormalWeb"/>
      </w:pPr>
      <w:r>
        <w:t>Tôi đã học tiếng Đức.</w:t>
      </w:r>
    </w:p>
    <w:p w:rsidR="007A5EAD" w:rsidRDefault="00B10946" w:rsidP="007A5EAD">
      <w:r>
        <w:pict>
          <v:rect id="_x0000_i1029" style="width:0;height:1.5pt" o:hralign="center" o:hrstd="t" o:hr="t" fillcolor="#a0a0a0" stroked="f"/>
        </w:pict>
      </w:r>
    </w:p>
    <w:p w:rsidR="007A5EAD" w:rsidRDefault="007A5EAD" w:rsidP="007A5EAD">
      <w:pPr>
        <w:pStyle w:val="Heading3"/>
      </w:pPr>
      <w:bookmarkStart w:id="121" w:name="_Toc240106070"/>
      <w:bookmarkStart w:id="122" w:name="_Toc240109563"/>
      <w:bookmarkStart w:id="123" w:name="_Toc240230465"/>
      <w:r>
        <w:t>Có thể hiểu đơn giản:</w:t>
      </w:r>
      <w:bookmarkEnd w:id="121"/>
      <w:bookmarkEnd w:id="122"/>
      <w:bookmarkEnd w:id="123"/>
    </w:p>
    <w:p w:rsidR="007A5EAD" w:rsidRDefault="007A5EAD" w:rsidP="007A5EAD">
      <w:pPr>
        <w:pStyle w:val="NormalWeb"/>
      </w:pPr>
      <w:r>
        <w:rPr>
          <w:rStyle w:val="Strong"/>
        </w:rPr>
        <w:t>habe/bin</w:t>
      </w:r>
      <w:r>
        <w:t xml:space="preserve"> → đứng gần đầu câu và </w:t>
      </w:r>
      <w:r>
        <w:rPr>
          <w:rStyle w:val="Strong"/>
        </w:rPr>
        <w:t>chia theo người</w:t>
      </w:r>
    </w:p>
    <w:p w:rsidR="007A5EAD" w:rsidRDefault="007A5EAD" w:rsidP="007A5EAD">
      <w:pPr>
        <w:pStyle w:val="NormalWeb"/>
      </w:pPr>
      <w:r>
        <w:rPr>
          <w:rStyle w:val="Strong"/>
        </w:rPr>
        <w:t>Partizip II</w:t>
      </w:r>
      <w:r>
        <w:t xml:space="preserve"> → chạy xuống </w:t>
      </w:r>
      <w:r>
        <w:rPr>
          <w:rStyle w:val="Strong"/>
        </w:rPr>
        <w:t>cuối câu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411035">
      <w:pPr>
        <w:pStyle w:val="NormalWeb"/>
      </w:pPr>
      <w:r>
        <w:t xml:space="preserve">Ich </w:t>
      </w:r>
      <w:r>
        <w:rPr>
          <w:rStyle w:val="Strong"/>
        </w:rPr>
        <w:t>habe</w:t>
      </w:r>
      <w:r>
        <w:t xml:space="preserve"> Pizza </w:t>
      </w:r>
      <w:r>
        <w:rPr>
          <w:rStyle w:val="Strong"/>
        </w:rPr>
        <w:t>gegessen</w:t>
      </w:r>
      <w:r w:rsidR="00411035">
        <w:t>.</w:t>
      </w:r>
    </w:p>
    <w:p w:rsidR="007A5EAD" w:rsidRDefault="007A5EAD" w:rsidP="00411035">
      <w:pPr>
        <w:pStyle w:val="Heading3"/>
      </w:pPr>
      <w:bookmarkStart w:id="124" w:name="_Toc240106071"/>
      <w:bookmarkStart w:id="125" w:name="_Toc240109564"/>
      <w:bookmarkStart w:id="126" w:name="_Toc240230466"/>
      <w:r>
        <w:t>3. Partizip II là gì?</w:t>
      </w:r>
      <w:bookmarkEnd w:id="124"/>
      <w:bookmarkEnd w:id="125"/>
      <w:bookmarkEnd w:id="126"/>
    </w:p>
    <w:p w:rsidR="007A5EAD" w:rsidRDefault="007A5EAD" w:rsidP="007A5EAD">
      <w:pPr>
        <w:pStyle w:val="NormalWeb"/>
      </w:pPr>
      <w:r>
        <w:t>Đừng quá lo về cái tên.</w:t>
      </w:r>
    </w:p>
    <w:p w:rsidR="007A5EAD" w:rsidRDefault="007A5EAD" w:rsidP="007A5EAD">
      <w:pPr>
        <w:pStyle w:val="NormalWeb"/>
      </w:pPr>
      <w:r>
        <w:t>Bạn có thể hiểu đơn giản:</w:t>
      </w:r>
    </w:p>
    <w:p w:rsidR="007A5EAD" w:rsidRDefault="007A5EAD" w:rsidP="007A5EAD">
      <w:pPr>
        <w:pStyle w:val="NormalWeb"/>
      </w:pPr>
      <w:r>
        <w:rPr>
          <w:rStyle w:val="Strong"/>
        </w:rPr>
        <w:t>Partizip II = dạng đặc biệt của động từ dùng để kể chuyện quá khứ với Perfekt.</w:t>
      </w:r>
    </w:p>
    <w:p w:rsidR="007A5EAD" w:rsidRDefault="007A5EAD" w:rsidP="007A5EAD">
      <w:pPr>
        <w:pStyle w:val="NormalWeb"/>
      </w:pPr>
      <w:r>
        <w:t>Một số động từ quen thuộc:</w:t>
      </w:r>
    </w:p>
    <w:tbl>
      <w:tblPr>
        <w:tblW w:w="0" w:type="auto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42"/>
        <w:gridCol w:w="2127"/>
      </w:tblGrid>
      <w:tr w:rsidR="007A5EAD" w:rsidTr="00411035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Động từ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Partizip II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machen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gemacht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làm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lernen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gelernt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học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kaufen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gekauft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mua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spielen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gespielt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chơi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wohnen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gewohnt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sống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essen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gegessen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ăn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trinken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getrunken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uống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sehen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gesehen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xem/nhìn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fahren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gefahren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đi/lái</w:t>
            </w:r>
          </w:p>
        </w:tc>
      </w:tr>
      <w:tr w:rsidR="007A5EAD" w:rsidTr="00411035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7A5EAD" w:rsidRDefault="007A5EAD">
            <w:r>
              <w:t>gehen</w:t>
            </w:r>
          </w:p>
        </w:tc>
        <w:tc>
          <w:tcPr>
            <w:tcW w:w="1812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gegangen</w:t>
            </w:r>
          </w:p>
        </w:tc>
        <w:tc>
          <w:tcPr>
            <w:tcW w:w="2082" w:type="dxa"/>
            <w:vAlign w:val="center"/>
            <w:hideMark/>
          </w:tcPr>
          <w:p w:rsidR="007A5EAD" w:rsidRDefault="007A5EAD">
            <w:r>
              <w:t>đi</w:t>
            </w:r>
          </w:p>
        </w:tc>
      </w:tr>
    </w:tbl>
    <w:p w:rsidR="007A5EAD" w:rsidRDefault="00B10946" w:rsidP="007A5EAD">
      <w:r>
        <w:pict>
          <v:rect id="_x0000_i1030" style="width:0;height:1.5pt" o:hralign="center" o:hrstd="t" o:hr="t" fillcolor="#a0a0a0" stroked="f"/>
        </w:pict>
      </w:r>
    </w:p>
    <w:p w:rsidR="007A5EAD" w:rsidRDefault="007A5EAD" w:rsidP="00411035">
      <w:pPr>
        <w:pStyle w:val="Heading3"/>
      </w:pPr>
      <w:bookmarkStart w:id="127" w:name="_Toc240106072"/>
      <w:bookmarkStart w:id="128" w:name="_Toc240109565"/>
      <w:bookmarkStart w:id="129" w:name="_Toc240230467"/>
      <w:r>
        <w:t xml:space="preserve">4. Khi nào dùng </w:t>
      </w:r>
      <w:r>
        <w:rPr>
          <w:rStyle w:val="Strong"/>
          <w:b/>
          <w:bCs w:val="0"/>
        </w:rPr>
        <w:t>haben</w:t>
      </w:r>
      <w:r>
        <w:t>?</w:t>
      </w:r>
      <w:bookmarkEnd w:id="127"/>
      <w:bookmarkEnd w:id="128"/>
      <w:bookmarkEnd w:id="129"/>
    </w:p>
    <w:p w:rsidR="007A5EAD" w:rsidRDefault="007A5EAD" w:rsidP="007A5EAD">
      <w:pPr>
        <w:pStyle w:val="NormalWeb"/>
      </w:pPr>
      <w:r>
        <w:t xml:space="preserve">Phần lớn động từ thông thường dùng </w:t>
      </w:r>
      <w:r>
        <w:rPr>
          <w:rStyle w:val="Strong"/>
        </w:rPr>
        <w:t>haben</w:t>
      </w:r>
      <w:r>
        <w:t>.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411035">
      <w:pPr>
        <w:pStyle w:val="NormalWeb"/>
        <w:jc w:val="center"/>
      </w:pPr>
      <w:r>
        <w:t xml:space="preserve">machen → </w:t>
      </w:r>
      <w:r>
        <w:rPr>
          <w:rStyle w:val="Strong"/>
        </w:rPr>
        <w:t>haben gemacht</w:t>
      </w:r>
    </w:p>
    <w:p w:rsidR="007A5EAD" w:rsidRDefault="007A5EAD" w:rsidP="00411035">
      <w:pPr>
        <w:pStyle w:val="NormalWeb"/>
        <w:jc w:val="center"/>
      </w:pPr>
      <w:r>
        <w:t xml:space="preserve">lernen → </w:t>
      </w:r>
      <w:r>
        <w:rPr>
          <w:rStyle w:val="Strong"/>
        </w:rPr>
        <w:t>haben gelernt</w:t>
      </w:r>
    </w:p>
    <w:p w:rsidR="007A5EAD" w:rsidRDefault="007A5EAD" w:rsidP="00411035">
      <w:pPr>
        <w:pStyle w:val="NormalWeb"/>
        <w:jc w:val="center"/>
      </w:pPr>
      <w:r>
        <w:t xml:space="preserve">kaufen → </w:t>
      </w:r>
      <w:r>
        <w:rPr>
          <w:rStyle w:val="Strong"/>
        </w:rPr>
        <w:t>haben gekauft</w:t>
      </w:r>
    </w:p>
    <w:p w:rsidR="007A5EAD" w:rsidRDefault="007A5EAD" w:rsidP="00411035">
      <w:pPr>
        <w:pStyle w:val="NormalWeb"/>
        <w:jc w:val="center"/>
      </w:pPr>
      <w:r>
        <w:t xml:space="preserve">essen → </w:t>
      </w:r>
      <w:r>
        <w:rPr>
          <w:rStyle w:val="Strong"/>
        </w:rPr>
        <w:t>haben gegessen</w:t>
      </w:r>
    </w:p>
    <w:p w:rsidR="007A5EAD" w:rsidRDefault="007A5EAD" w:rsidP="00411035">
      <w:pPr>
        <w:pStyle w:val="NormalWeb"/>
        <w:jc w:val="center"/>
      </w:pPr>
      <w:r>
        <w:t xml:space="preserve">trinken → </w:t>
      </w:r>
      <w:r>
        <w:rPr>
          <w:rStyle w:val="Strong"/>
        </w:rPr>
        <w:t>haben getrunken</w:t>
      </w:r>
    </w:p>
    <w:p w:rsidR="007A5EAD" w:rsidRDefault="007A5EAD" w:rsidP="00411035">
      <w:pPr>
        <w:pStyle w:val="NormalWeb"/>
        <w:jc w:val="center"/>
      </w:pPr>
      <w:r>
        <w:t xml:space="preserve">sehen → </w:t>
      </w:r>
      <w:r>
        <w:rPr>
          <w:rStyle w:val="Strong"/>
        </w:rPr>
        <w:t>haben gesehen</w:t>
      </w:r>
    </w:p>
    <w:p w:rsidR="007A5EAD" w:rsidRDefault="007A5EAD" w:rsidP="007A5EAD">
      <w:pPr>
        <w:pStyle w:val="NormalWeb"/>
      </w:pPr>
      <w:r>
        <w:t>Bạn có thể nhớ trước:</w:t>
      </w:r>
    </w:p>
    <w:p w:rsidR="007A5EAD" w:rsidRDefault="007A5EAD" w:rsidP="007A5EAD">
      <w:pPr>
        <w:pStyle w:val="NormalWeb"/>
      </w:pPr>
      <w:r>
        <w:rPr>
          <w:rStyle w:val="Strong"/>
        </w:rPr>
        <w:t>"Phần lớn → haben."</w:t>
      </w:r>
    </w:p>
    <w:p w:rsidR="007A5EAD" w:rsidRDefault="007A5EAD" w:rsidP="00411035">
      <w:pPr>
        <w:pStyle w:val="NormalWeb"/>
      </w:pPr>
      <w:r>
        <w:t xml:space="preserve">Sau đó học nhóm </w:t>
      </w:r>
      <w:r>
        <w:rPr>
          <w:rStyle w:val="Strong"/>
        </w:rPr>
        <w:t>sein</w:t>
      </w:r>
      <w:r>
        <w:t>.</w:t>
      </w:r>
    </w:p>
    <w:p w:rsidR="007A5EAD" w:rsidRDefault="007A5EAD" w:rsidP="00411035">
      <w:pPr>
        <w:pStyle w:val="Heading3"/>
      </w:pPr>
      <w:bookmarkStart w:id="130" w:name="_Toc240106073"/>
      <w:bookmarkStart w:id="131" w:name="_Toc240109566"/>
      <w:bookmarkStart w:id="132" w:name="_Toc240230468"/>
      <w:r>
        <w:lastRenderedPageBreak/>
        <w:t xml:space="preserve">5. Khi nào dùng </w:t>
      </w:r>
      <w:r>
        <w:rPr>
          <w:rStyle w:val="Strong"/>
          <w:b/>
          <w:bCs w:val="0"/>
        </w:rPr>
        <w:t>sein</w:t>
      </w:r>
      <w:r>
        <w:t>?</w:t>
      </w:r>
      <w:bookmarkEnd w:id="130"/>
      <w:bookmarkEnd w:id="131"/>
      <w:bookmarkEnd w:id="132"/>
    </w:p>
    <w:p w:rsidR="007A5EAD" w:rsidRDefault="007A5EAD" w:rsidP="007A5EAD">
      <w:pPr>
        <w:pStyle w:val="NormalWeb"/>
      </w:pPr>
      <w:r>
        <w:t xml:space="preserve">Ở A1, hãy tập trung vào những động từ biểu thị </w:t>
      </w:r>
      <w:r>
        <w:rPr>
          <w:rStyle w:val="Strong"/>
        </w:rPr>
        <w:t>di chuyển từ nơi này sang nơi khác</w:t>
      </w:r>
      <w:r>
        <w:t xml:space="preserve"> hoặc </w:t>
      </w:r>
      <w:r>
        <w:rPr>
          <w:rStyle w:val="Strong"/>
        </w:rPr>
        <w:t>thay đổi trạng thái</w:t>
      </w:r>
      <w:r>
        <w:t>.</w:t>
      </w:r>
    </w:p>
    <w:p w:rsidR="007A5EAD" w:rsidRDefault="007A5EAD" w:rsidP="007A5EAD">
      <w:pPr>
        <w:pStyle w:val="NormalWeb"/>
      </w:pPr>
      <w:r>
        <w:t>Các động từ cực kỳ quan trọng:</w:t>
      </w:r>
    </w:p>
    <w:p w:rsidR="007A5EAD" w:rsidRDefault="007A5EAD" w:rsidP="00411035">
      <w:pPr>
        <w:pStyle w:val="NormalWeb"/>
        <w:jc w:val="center"/>
      </w:pPr>
      <w:r>
        <w:rPr>
          <w:rStyle w:val="Strong"/>
        </w:rPr>
        <w:t>gehen → ist gegangen</w:t>
      </w:r>
    </w:p>
    <w:p w:rsidR="007A5EAD" w:rsidRDefault="007A5EAD" w:rsidP="00411035">
      <w:pPr>
        <w:pStyle w:val="NormalWeb"/>
        <w:jc w:val="center"/>
      </w:pPr>
      <w:r>
        <w:rPr>
          <w:rStyle w:val="Strong"/>
        </w:rPr>
        <w:t>fahren → ist gefahren</w:t>
      </w:r>
    </w:p>
    <w:p w:rsidR="007A5EAD" w:rsidRDefault="007A5EAD" w:rsidP="00411035">
      <w:pPr>
        <w:pStyle w:val="NormalWeb"/>
        <w:jc w:val="center"/>
      </w:pPr>
      <w:r>
        <w:rPr>
          <w:rStyle w:val="Strong"/>
        </w:rPr>
        <w:t>kommen → ist gekommen</w:t>
      </w:r>
    </w:p>
    <w:p w:rsidR="007A5EAD" w:rsidRDefault="007A5EAD" w:rsidP="00411035">
      <w:pPr>
        <w:pStyle w:val="NormalWeb"/>
        <w:jc w:val="center"/>
      </w:pPr>
      <w:r>
        <w:rPr>
          <w:rStyle w:val="Strong"/>
        </w:rPr>
        <w:t>fliegen → ist geflogen</w:t>
      </w:r>
    </w:p>
    <w:p w:rsidR="007A5EAD" w:rsidRDefault="007A5EAD" w:rsidP="00411035">
      <w:pPr>
        <w:pStyle w:val="NormalWeb"/>
        <w:jc w:val="center"/>
      </w:pPr>
      <w:r>
        <w:rPr>
          <w:rStyle w:val="Strong"/>
        </w:rPr>
        <w:t>reisen → ist gereist</w:t>
      </w:r>
    </w:p>
    <w:p w:rsidR="007A5EAD" w:rsidRDefault="007A5EAD" w:rsidP="00411035">
      <w:pPr>
        <w:pStyle w:val="NormalWeb"/>
        <w:jc w:val="center"/>
      </w:pPr>
      <w:r>
        <w:rPr>
          <w:rStyle w:val="Strong"/>
        </w:rPr>
        <w:t>aufstehen → ist aufgestanden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7A5EAD">
      <w:pPr>
        <w:pStyle w:val="NormalWeb"/>
      </w:pPr>
      <w:r>
        <w:t xml:space="preserve">Ich </w:t>
      </w:r>
      <w:r>
        <w:rPr>
          <w:rStyle w:val="Strong"/>
        </w:rPr>
        <w:t>bin</w:t>
      </w:r>
      <w:r>
        <w:t xml:space="preserve"> nach Berlin </w:t>
      </w:r>
      <w:r>
        <w:rPr>
          <w:rStyle w:val="Strong"/>
        </w:rPr>
        <w:t>gefahren</w:t>
      </w:r>
      <w:r>
        <w:t>.</w:t>
      </w:r>
    </w:p>
    <w:p w:rsidR="007A5EAD" w:rsidRDefault="007A5EAD" w:rsidP="00411035">
      <w:pPr>
        <w:pStyle w:val="NormalWeb"/>
      </w:pPr>
      <w:r>
        <w:t>Tôi đã đi Berlin</w:t>
      </w:r>
      <w:r w:rsidR="00411035">
        <w:t>.</w:t>
      </w:r>
    </w:p>
    <w:p w:rsidR="007A5EAD" w:rsidRDefault="007A5EAD" w:rsidP="00411035">
      <w:pPr>
        <w:pStyle w:val="Heading3"/>
      </w:pPr>
      <w:bookmarkStart w:id="133" w:name="_Toc240106074"/>
      <w:bookmarkStart w:id="134" w:name="_Toc240109567"/>
      <w:bookmarkStart w:id="135" w:name="_Toc240230469"/>
      <w:r>
        <w:t>6. Ba ví dụ thực tế</w:t>
      </w:r>
      <w:bookmarkEnd w:id="133"/>
      <w:bookmarkEnd w:id="134"/>
      <w:bookmarkEnd w:id="135"/>
    </w:p>
    <w:p w:rsidR="007A5EAD" w:rsidRDefault="007A5EAD" w:rsidP="00411035">
      <w:r>
        <w:t>Ví dụ 1 — Học</w:t>
      </w:r>
    </w:p>
    <w:p w:rsidR="007A5EAD" w:rsidRDefault="007A5EAD" w:rsidP="00411035">
      <w:pPr>
        <w:pStyle w:val="NormalWeb"/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Ich habe gestern Deutsch gelernt.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Hôm qua tôi đã học tiếng Đức.</w:t>
      </w:r>
    </w:p>
    <w:p w:rsidR="007A5EAD" w:rsidRDefault="007A5EAD" w:rsidP="007A5EAD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lernen</w:t>
      </w:r>
      <w:r>
        <w:t xml:space="preserve"> dùng </w:t>
      </w:r>
      <w:r>
        <w:rPr>
          <w:rStyle w:val="Strong"/>
        </w:rPr>
        <w:t>haben</w:t>
      </w:r>
      <w:r>
        <w:t xml:space="preserve">, và Partizip II của </w:t>
      </w:r>
      <w:r>
        <w:rPr>
          <w:rStyle w:val="Emphasis"/>
          <w:rFonts w:eastAsiaTheme="majorEastAsia"/>
        </w:rPr>
        <w:t>lernen</w:t>
      </w:r>
      <w:r>
        <w:t xml:space="preserve"> là </w:t>
      </w:r>
      <w:r>
        <w:rPr>
          <w:rStyle w:val="Strong"/>
        </w:rPr>
        <w:t>gelernt</w:t>
      </w:r>
      <w:r>
        <w:t>, đặt cuối câu.</w:t>
      </w:r>
    </w:p>
    <w:p w:rsidR="007A5EAD" w:rsidRDefault="007A5EAD" w:rsidP="007A5EAD"/>
    <w:p w:rsidR="007A5EAD" w:rsidRDefault="007A5EAD" w:rsidP="00411035">
      <w:r>
        <w:t>Ví dụ 2 — Ăn uống</w:t>
      </w:r>
    </w:p>
    <w:p w:rsidR="007A5EAD" w:rsidRDefault="007A5EAD" w:rsidP="00411035">
      <w:pPr>
        <w:pStyle w:val="NormalWeb"/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Wir haben Pizza gegessen.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Chúng tôi đã ăn pizza.</w:t>
      </w:r>
    </w:p>
    <w:p w:rsidR="007A5EAD" w:rsidRDefault="007A5EAD" w:rsidP="00411035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essen</w:t>
      </w:r>
      <w:r>
        <w:t xml:space="preserve"> dùng </w:t>
      </w:r>
      <w:r>
        <w:rPr>
          <w:rStyle w:val="Strong"/>
        </w:rPr>
        <w:t>haben</w:t>
      </w:r>
      <w:r>
        <w:t xml:space="preserve"> → </w:t>
      </w:r>
      <w:r>
        <w:rPr>
          <w:rStyle w:val="Emphasis"/>
          <w:rFonts w:eastAsiaTheme="majorEastAsia"/>
        </w:rPr>
        <w:t>haben gegessen</w:t>
      </w:r>
      <w:r w:rsidR="00411035">
        <w:t>.</w:t>
      </w:r>
    </w:p>
    <w:p w:rsidR="00411035" w:rsidRDefault="00411035" w:rsidP="00411035"/>
    <w:p w:rsidR="00411035" w:rsidRDefault="00411035" w:rsidP="00411035"/>
    <w:p w:rsidR="007A5EAD" w:rsidRDefault="007A5EAD" w:rsidP="00411035">
      <w:r>
        <w:lastRenderedPageBreak/>
        <w:t>Ví dụ 3 — Đi du lịch</w:t>
      </w:r>
    </w:p>
    <w:p w:rsidR="007A5EAD" w:rsidRDefault="007A5EAD" w:rsidP="00411035">
      <w:pPr>
        <w:pStyle w:val="NormalWeb"/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Ich bin nach Berlin gefahren.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đã đi Berlin.</w:t>
      </w:r>
    </w:p>
    <w:p w:rsidR="007A5EAD" w:rsidRDefault="007A5EAD" w:rsidP="00411035">
      <w:pPr>
        <w:pStyle w:val="NormalWeb"/>
      </w:pPr>
      <w:r>
        <w:rPr>
          <w:rStyle w:val="Strong"/>
          <w:rFonts w:ascii="Segoe UI Symbol" w:hAnsi="Segoe UI Symbol" w:cs="Segoe UI Symbol"/>
        </w:rPr>
        <w:t>💡</w:t>
      </w:r>
      <w:r>
        <w:rPr>
          <w:rStyle w:val="Strong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fahren</w:t>
      </w:r>
      <w:r>
        <w:t xml:space="preserve"> biểu thị sự di chuyển → dùng </w:t>
      </w:r>
      <w:r>
        <w:rPr>
          <w:rStyle w:val="Strong"/>
        </w:rPr>
        <w:t>sein → bin</w:t>
      </w:r>
      <w:r>
        <w:t xml:space="preserve">, Partizip II </w:t>
      </w:r>
      <w:r>
        <w:rPr>
          <w:rStyle w:val="Strong"/>
        </w:rPr>
        <w:t>gefahren</w:t>
      </w:r>
      <w:r w:rsidR="00411035">
        <w:t>.</w:t>
      </w:r>
    </w:p>
    <w:p w:rsidR="007A5EAD" w:rsidRDefault="007A5EAD" w:rsidP="00411035">
      <w:pPr>
        <w:pStyle w:val="Heading3"/>
      </w:pPr>
      <w:bookmarkStart w:id="136" w:name="_Toc240106075"/>
      <w:bookmarkStart w:id="137" w:name="_Toc240109568"/>
      <w:bookmarkStart w:id="138" w:name="_Toc240230470"/>
      <w:r>
        <w:t xml:space="preserve">7. Cách chia </w:t>
      </w:r>
      <w:r>
        <w:rPr>
          <w:rStyle w:val="Strong"/>
          <w:b/>
          <w:bCs w:val="0"/>
        </w:rPr>
        <w:t>haben + Partizip II</w:t>
      </w:r>
      <w:bookmarkEnd w:id="136"/>
      <w:bookmarkEnd w:id="137"/>
      <w:bookmarkEnd w:id="138"/>
    </w:p>
    <w:p w:rsidR="007A5EAD" w:rsidRDefault="007A5EAD" w:rsidP="007A5EAD">
      <w:pPr>
        <w:pStyle w:val="NormalWeb"/>
      </w:pPr>
      <w:r>
        <w:t xml:space="preserve">Ví dụ với </w:t>
      </w:r>
      <w:r>
        <w:rPr>
          <w:rStyle w:val="Strong"/>
        </w:rPr>
        <w:t>machen</w:t>
      </w:r>
      <w:r>
        <w:t>:</w:t>
      </w:r>
    </w:p>
    <w:tbl>
      <w:tblPr>
        <w:tblW w:w="0" w:type="auto"/>
        <w:tblCellSpacing w:w="15" w:type="dxa"/>
        <w:tblInd w:w="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3119"/>
      </w:tblGrid>
      <w:tr w:rsidR="007A5EAD" w:rsidTr="00411035">
        <w:trPr>
          <w:tblHeader/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3074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Perfekt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ich</w:t>
            </w:r>
          </w:p>
        </w:tc>
        <w:tc>
          <w:tcPr>
            <w:tcW w:w="307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habe gemacht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du</w:t>
            </w:r>
          </w:p>
        </w:tc>
        <w:tc>
          <w:tcPr>
            <w:tcW w:w="307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hast gemacht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er/sie/es</w:t>
            </w:r>
          </w:p>
        </w:tc>
        <w:tc>
          <w:tcPr>
            <w:tcW w:w="307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hat gemacht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wir</w:t>
            </w:r>
          </w:p>
        </w:tc>
        <w:tc>
          <w:tcPr>
            <w:tcW w:w="307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haben gemacht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ihr</w:t>
            </w:r>
          </w:p>
        </w:tc>
        <w:tc>
          <w:tcPr>
            <w:tcW w:w="307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habt gemacht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sie/Sie</w:t>
            </w:r>
          </w:p>
        </w:tc>
        <w:tc>
          <w:tcPr>
            <w:tcW w:w="307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haben gemacht</w:t>
            </w:r>
          </w:p>
        </w:tc>
      </w:tr>
    </w:tbl>
    <w:p w:rsidR="007A5EAD" w:rsidRDefault="007A5EAD" w:rsidP="007A5EAD">
      <w:pPr>
        <w:pStyle w:val="NormalWeb"/>
      </w:pPr>
      <w:r>
        <w:t>Điểm rất dễ:</w:t>
      </w:r>
    </w:p>
    <w:p w:rsidR="007A5EAD" w:rsidRDefault="007A5EAD" w:rsidP="007A5EAD">
      <w:pPr>
        <w:pStyle w:val="NormalWeb"/>
      </w:pPr>
      <w:r>
        <w:rPr>
          <w:rStyle w:val="Strong"/>
        </w:rPr>
        <w:t>Partizip II không thay đổi theo người.</w:t>
      </w:r>
    </w:p>
    <w:p w:rsidR="007A5EAD" w:rsidRDefault="007A5EAD" w:rsidP="00411035">
      <w:pPr>
        <w:pStyle w:val="NormalWeb"/>
      </w:pPr>
      <w:r>
        <w:t xml:space="preserve">Chỉ </w:t>
      </w:r>
      <w:r>
        <w:rPr>
          <w:rStyle w:val="Strong"/>
        </w:rPr>
        <w:t>haben/sein</w:t>
      </w:r>
      <w:r w:rsidR="00411035">
        <w:t xml:space="preserve"> thay đổi.</w:t>
      </w:r>
    </w:p>
    <w:p w:rsidR="00411035" w:rsidRDefault="00411035" w:rsidP="00411035">
      <w:pPr>
        <w:pStyle w:val="NormalWeb"/>
      </w:pPr>
    </w:p>
    <w:p w:rsidR="00411035" w:rsidRDefault="00411035" w:rsidP="00411035">
      <w:pPr>
        <w:pStyle w:val="NormalWeb"/>
      </w:pPr>
    </w:p>
    <w:p w:rsidR="00411035" w:rsidRDefault="00411035" w:rsidP="00411035">
      <w:pPr>
        <w:pStyle w:val="NormalWeb"/>
      </w:pPr>
    </w:p>
    <w:p w:rsidR="00411035" w:rsidRDefault="00411035" w:rsidP="00411035">
      <w:pPr>
        <w:pStyle w:val="NormalWeb"/>
      </w:pPr>
    </w:p>
    <w:p w:rsidR="00411035" w:rsidRDefault="00411035" w:rsidP="00411035">
      <w:pPr>
        <w:pStyle w:val="NormalWeb"/>
      </w:pPr>
    </w:p>
    <w:p w:rsidR="00411035" w:rsidRDefault="00411035" w:rsidP="00411035">
      <w:pPr>
        <w:pStyle w:val="NormalWeb"/>
      </w:pPr>
    </w:p>
    <w:p w:rsidR="007A5EAD" w:rsidRDefault="007A5EAD" w:rsidP="00411035">
      <w:pPr>
        <w:pStyle w:val="Heading3"/>
      </w:pPr>
      <w:bookmarkStart w:id="139" w:name="_Toc240106076"/>
      <w:bookmarkStart w:id="140" w:name="_Toc240109569"/>
      <w:bookmarkStart w:id="141" w:name="_Toc240230471"/>
      <w:r>
        <w:lastRenderedPageBreak/>
        <w:t xml:space="preserve">8. Cách chia </w:t>
      </w:r>
      <w:r>
        <w:rPr>
          <w:rStyle w:val="Strong"/>
          <w:b/>
          <w:bCs w:val="0"/>
        </w:rPr>
        <w:t>sein + Partizip II</w:t>
      </w:r>
      <w:bookmarkEnd w:id="139"/>
      <w:bookmarkEnd w:id="140"/>
      <w:bookmarkEnd w:id="141"/>
    </w:p>
    <w:p w:rsidR="007A5EAD" w:rsidRDefault="007A5EAD" w:rsidP="007A5EAD">
      <w:pPr>
        <w:pStyle w:val="NormalWeb"/>
      </w:pPr>
      <w:r>
        <w:t xml:space="preserve">Ví dụ với </w:t>
      </w:r>
      <w:r>
        <w:rPr>
          <w:rStyle w:val="Strong"/>
        </w:rPr>
        <w:t>gehen</w:t>
      </w:r>
      <w:r>
        <w:t>:</w:t>
      </w:r>
    </w:p>
    <w:tbl>
      <w:tblPr>
        <w:tblW w:w="0" w:type="auto"/>
        <w:tblCellSpacing w:w="15" w:type="dxa"/>
        <w:tblInd w:w="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3009"/>
      </w:tblGrid>
      <w:tr w:rsidR="007A5EAD" w:rsidTr="00411035">
        <w:trPr>
          <w:tblHeader/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2964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Perfekt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ich</w:t>
            </w:r>
          </w:p>
        </w:tc>
        <w:tc>
          <w:tcPr>
            <w:tcW w:w="296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bin gegangen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du</w:t>
            </w:r>
          </w:p>
        </w:tc>
        <w:tc>
          <w:tcPr>
            <w:tcW w:w="296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bist gegangen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er/sie/es</w:t>
            </w:r>
          </w:p>
        </w:tc>
        <w:tc>
          <w:tcPr>
            <w:tcW w:w="296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ist gegangen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wir</w:t>
            </w:r>
          </w:p>
        </w:tc>
        <w:tc>
          <w:tcPr>
            <w:tcW w:w="296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sind gegangen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ihr</w:t>
            </w:r>
          </w:p>
        </w:tc>
        <w:tc>
          <w:tcPr>
            <w:tcW w:w="296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seid gegangen</w:t>
            </w:r>
          </w:p>
        </w:tc>
      </w:tr>
      <w:tr w:rsidR="007A5EAD" w:rsidTr="00411035">
        <w:trPr>
          <w:tblCellSpacing w:w="15" w:type="dxa"/>
        </w:trPr>
        <w:tc>
          <w:tcPr>
            <w:tcW w:w="1336" w:type="dxa"/>
            <w:vAlign w:val="center"/>
            <w:hideMark/>
          </w:tcPr>
          <w:p w:rsidR="007A5EAD" w:rsidRDefault="007A5EAD">
            <w:r>
              <w:t>sie/Sie</w:t>
            </w:r>
          </w:p>
        </w:tc>
        <w:tc>
          <w:tcPr>
            <w:tcW w:w="2964" w:type="dxa"/>
            <w:vAlign w:val="center"/>
            <w:hideMark/>
          </w:tcPr>
          <w:p w:rsidR="007A5EAD" w:rsidRDefault="007A5EAD">
            <w:r>
              <w:rPr>
                <w:rStyle w:val="Strong"/>
              </w:rPr>
              <w:t>sind gegangen</w:t>
            </w:r>
          </w:p>
        </w:tc>
      </w:tr>
    </w:tbl>
    <w:p w:rsidR="007A5EAD" w:rsidRDefault="007A5EAD" w:rsidP="007A5EAD"/>
    <w:p w:rsidR="007A5EAD" w:rsidRDefault="00411035" w:rsidP="00411035">
      <w:pPr>
        <w:pStyle w:val="Heading3"/>
      </w:pPr>
      <w:bookmarkStart w:id="142" w:name="_Toc240106077"/>
      <w:bookmarkStart w:id="143" w:name="_Toc240109570"/>
      <w:bookmarkStart w:id="144" w:name="_Toc240230472"/>
      <w:r>
        <w:t xml:space="preserve">9. Cách hình </w:t>
      </w:r>
      <w:r w:rsidR="007A5EAD">
        <w:t>thành Partizip II — phần A1</w:t>
      </w:r>
      <w:bookmarkEnd w:id="142"/>
      <w:bookmarkEnd w:id="143"/>
      <w:bookmarkEnd w:id="144"/>
    </w:p>
    <w:p w:rsidR="007A5EAD" w:rsidRDefault="007A5EAD" w:rsidP="007A5EAD">
      <w:pPr>
        <w:pStyle w:val="NormalWeb"/>
      </w:pPr>
      <w:r>
        <w:t xml:space="preserve">Đây là phần bạn nên học theo </w:t>
      </w:r>
      <w:r>
        <w:rPr>
          <w:rStyle w:val="Strong"/>
        </w:rPr>
        <w:t>nhóm</w:t>
      </w:r>
      <w:r>
        <w:t>, không cần cố nhớ một công thức duy nhất cho mọi động từ.</w:t>
      </w:r>
    </w:p>
    <w:p w:rsidR="007A5EAD" w:rsidRPr="00411035" w:rsidRDefault="007A5EAD" w:rsidP="00411035">
      <w:pPr>
        <w:jc w:val="center"/>
        <w:rPr>
          <w:rStyle w:val="Strong"/>
        </w:rPr>
      </w:pPr>
      <w:r w:rsidRPr="00411035">
        <w:rPr>
          <w:rStyle w:val="Strong"/>
        </w:rPr>
        <w:t>Nhóm phổ biến: ge + thân + t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411035">
      <w:pPr>
        <w:pStyle w:val="NormalWeb"/>
        <w:jc w:val="center"/>
      </w:pPr>
      <w:r>
        <w:t xml:space="preserve">machen → </w:t>
      </w:r>
      <w:r>
        <w:rPr>
          <w:rStyle w:val="Strong"/>
        </w:rPr>
        <w:t>gemacht</w:t>
      </w:r>
    </w:p>
    <w:p w:rsidR="007A5EAD" w:rsidRDefault="007A5EAD" w:rsidP="00411035">
      <w:pPr>
        <w:pStyle w:val="NormalWeb"/>
        <w:jc w:val="center"/>
      </w:pPr>
      <w:r>
        <w:t xml:space="preserve">lernen → </w:t>
      </w:r>
      <w:r>
        <w:rPr>
          <w:rStyle w:val="Strong"/>
        </w:rPr>
        <w:t>gelernt</w:t>
      </w:r>
    </w:p>
    <w:p w:rsidR="007A5EAD" w:rsidRDefault="007A5EAD" w:rsidP="00411035">
      <w:pPr>
        <w:pStyle w:val="NormalWeb"/>
        <w:jc w:val="center"/>
      </w:pPr>
      <w:r>
        <w:t xml:space="preserve">kaufen → </w:t>
      </w:r>
      <w:r>
        <w:rPr>
          <w:rStyle w:val="Strong"/>
        </w:rPr>
        <w:t>gekauft</w:t>
      </w:r>
    </w:p>
    <w:p w:rsidR="007A5EAD" w:rsidRDefault="007A5EAD" w:rsidP="00411035">
      <w:pPr>
        <w:pStyle w:val="NormalWeb"/>
        <w:jc w:val="center"/>
      </w:pPr>
      <w:r>
        <w:t xml:space="preserve">spielen → </w:t>
      </w:r>
      <w:r>
        <w:rPr>
          <w:rStyle w:val="Strong"/>
        </w:rPr>
        <w:t>gespielt</w:t>
      </w:r>
    </w:p>
    <w:p w:rsidR="007A5EAD" w:rsidRDefault="007A5EAD" w:rsidP="00411035">
      <w:pPr>
        <w:pStyle w:val="NormalWeb"/>
        <w:jc w:val="center"/>
      </w:pPr>
      <w:r>
        <w:t xml:space="preserve">wohnen → </w:t>
      </w:r>
      <w:r>
        <w:rPr>
          <w:rStyle w:val="Strong"/>
        </w:rPr>
        <w:t>gewohnt</w:t>
      </w:r>
    </w:p>
    <w:p w:rsidR="007A5EAD" w:rsidRPr="00411035" w:rsidRDefault="007A5EAD" w:rsidP="00411035">
      <w:pPr>
        <w:rPr>
          <w:rStyle w:val="Strong"/>
        </w:rPr>
      </w:pPr>
      <w:r w:rsidRPr="00411035">
        <w:rPr>
          <w:rStyle w:val="Strong"/>
        </w:rPr>
        <w:t>Mẹo:</w:t>
      </w:r>
    </w:p>
    <w:p w:rsidR="007A5EAD" w:rsidRDefault="007A5EAD" w:rsidP="007A5EAD">
      <w:pPr>
        <w:pStyle w:val="NormalWeb"/>
      </w:pPr>
      <w:r>
        <w:t>Các động từ kiểu này thường:</w:t>
      </w:r>
    </w:p>
    <w:p w:rsidR="007A5EAD" w:rsidRDefault="007A5EAD" w:rsidP="00411035">
      <w:pPr>
        <w:pStyle w:val="NormalWeb"/>
        <w:jc w:val="center"/>
      </w:pPr>
      <w:r w:rsidRPr="00411035">
        <w:rPr>
          <w:rStyle w:val="Strong"/>
          <w:highlight w:val="yellow"/>
        </w:rPr>
        <w:t>ge + ... + t</w:t>
      </w:r>
    </w:p>
    <w:p w:rsidR="007A5EAD" w:rsidRDefault="007A5EAD" w:rsidP="007A5EAD"/>
    <w:p w:rsidR="007A5EAD" w:rsidRDefault="007A5EAD" w:rsidP="006452DD">
      <w:pPr>
        <w:pStyle w:val="Heading3"/>
      </w:pPr>
      <w:bookmarkStart w:id="145" w:name="_Toc240106078"/>
      <w:bookmarkStart w:id="146" w:name="_Toc240109571"/>
      <w:bookmarkStart w:id="147" w:name="_Toc240230473"/>
      <w:r>
        <w:lastRenderedPageBreak/>
        <w:t>10. Một nhóm rất quan trọng: động từ bất quy tắc</w:t>
      </w:r>
      <w:bookmarkEnd w:id="145"/>
      <w:bookmarkEnd w:id="146"/>
      <w:bookmarkEnd w:id="147"/>
    </w:p>
    <w:p w:rsidR="007A5EAD" w:rsidRDefault="007A5EAD" w:rsidP="007A5EAD">
      <w:pPr>
        <w:pStyle w:val="NormalWeb"/>
      </w:pPr>
      <w:r>
        <w:t>Không phải tất cả đều có thể đoán.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6452DD">
      <w:pPr>
        <w:pStyle w:val="NormalWeb"/>
        <w:jc w:val="center"/>
      </w:pPr>
      <w:r>
        <w:t xml:space="preserve">essen → </w:t>
      </w:r>
      <w:r>
        <w:rPr>
          <w:rStyle w:val="Strong"/>
        </w:rPr>
        <w:t>gegessen</w:t>
      </w:r>
    </w:p>
    <w:p w:rsidR="007A5EAD" w:rsidRDefault="007A5EAD" w:rsidP="006452DD">
      <w:pPr>
        <w:pStyle w:val="NormalWeb"/>
        <w:jc w:val="center"/>
      </w:pPr>
      <w:r>
        <w:t xml:space="preserve">trinken → </w:t>
      </w:r>
      <w:r>
        <w:rPr>
          <w:rStyle w:val="Strong"/>
        </w:rPr>
        <w:t>getrunken</w:t>
      </w:r>
    </w:p>
    <w:p w:rsidR="007A5EAD" w:rsidRDefault="007A5EAD" w:rsidP="006452DD">
      <w:pPr>
        <w:pStyle w:val="NormalWeb"/>
        <w:jc w:val="center"/>
      </w:pPr>
      <w:r>
        <w:t xml:space="preserve">fahren → </w:t>
      </w:r>
      <w:r>
        <w:rPr>
          <w:rStyle w:val="Strong"/>
        </w:rPr>
        <w:t>gefahren</w:t>
      </w:r>
    </w:p>
    <w:p w:rsidR="007A5EAD" w:rsidRDefault="007A5EAD" w:rsidP="006452DD">
      <w:pPr>
        <w:pStyle w:val="NormalWeb"/>
        <w:jc w:val="center"/>
      </w:pPr>
      <w:r>
        <w:t xml:space="preserve">gehen → </w:t>
      </w:r>
      <w:r>
        <w:rPr>
          <w:rStyle w:val="Strong"/>
        </w:rPr>
        <w:t>gegangen</w:t>
      </w:r>
    </w:p>
    <w:p w:rsidR="007A5EAD" w:rsidRDefault="007A5EAD" w:rsidP="006452DD">
      <w:pPr>
        <w:pStyle w:val="NormalWeb"/>
        <w:jc w:val="center"/>
      </w:pPr>
      <w:r>
        <w:t xml:space="preserve">sehen → </w:t>
      </w:r>
      <w:r>
        <w:rPr>
          <w:rStyle w:val="Strong"/>
        </w:rPr>
        <w:t>gesehen</w:t>
      </w:r>
    </w:p>
    <w:p w:rsidR="007A5EAD" w:rsidRDefault="007A5EAD" w:rsidP="006452DD">
      <w:pPr>
        <w:pStyle w:val="NormalWeb"/>
        <w:jc w:val="center"/>
      </w:pPr>
      <w:r>
        <w:t xml:space="preserve">sprechen → </w:t>
      </w:r>
      <w:r>
        <w:rPr>
          <w:rStyle w:val="Strong"/>
        </w:rPr>
        <w:t>gesprochen</w:t>
      </w:r>
    </w:p>
    <w:p w:rsidR="007A5EAD" w:rsidRDefault="007A5EAD" w:rsidP="007A5EAD">
      <w:pPr>
        <w:pStyle w:val="NormalWeb"/>
      </w:pPr>
      <w:r>
        <w:t xml:space="preserve">Vì vậy, hãy học chúng thành </w:t>
      </w:r>
      <w:r>
        <w:rPr>
          <w:rStyle w:val="Strong"/>
        </w:rPr>
        <w:t>cặp</w:t>
      </w:r>
      <w:r>
        <w:t>:</w:t>
      </w:r>
    </w:p>
    <w:p w:rsidR="007A5EAD" w:rsidRDefault="007A5EAD" w:rsidP="006452DD">
      <w:pPr>
        <w:pStyle w:val="NormalWeb"/>
        <w:jc w:val="center"/>
      </w:pPr>
      <w:r>
        <w:t>essen → gegessen</w:t>
      </w:r>
    </w:p>
    <w:p w:rsidR="007A5EAD" w:rsidRDefault="007A5EAD" w:rsidP="006452DD">
      <w:pPr>
        <w:pStyle w:val="NormalWeb"/>
        <w:jc w:val="center"/>
      </w:pPr>
      <w:r>
        <w:t>trinken → getrunken</w:t>
      </w:r>
    </w:p>
    <w:p w:rsidR="007A5EAD" w:rsidRDefault="007A5EAD" w:rsidP="006452DD">
      <w:pPr>
        <w:pStyle w:val="NormalWeb"/>
        <w:jc w:val="center"/>
      </w:pPr>
      <w:r>
        <w:t>gehen → gegangen</w:t>
      </w:r>
    </w:p>
    <w:p w:rsidR="007A5EAD" w:rsidRDefault="007A5EAD" w:rsidP="006452DD">
      <w:pPr>
        <w:pStyle w:val="NormalWeb"/>
        <w:jc w:val="center"/>
      </w:pPr>
      <w:r>
        <w:t>fahren → gefahren</w:t>
      </w:r>
    </w:p>
    <w:p w:rsidR="007A5EAD" w:rsidRDefault="007A5EAD" w:rsidP="006452DD">
      <w:pPr>
        <w:pStyle w:val="NormalWeb"/>
      </w:pPr>
      <w:r>
        <w:t>Đừng cố biến chún</w:t>
      </w:r>
      <w:r w:rsidR="006452DD">
        <w:t>g thành một công thức duy nhất.</w:t>
      </w:r>
    </w:p>
    <w:p w:rsidR="007A5EAD" w:rsidRDefault="007A5EAD" w:rsidP="006452DD">
      <w:pPr>
        <w:pStyle w:val="Heading3"/>
      </w:pPr>
      <w:bookmarkStart w:id="148" w:name="_Toc240106079"/>
      <w:bookmarkStart w:id="149" w:name="_Toc240109572"/>
      <w:bookmarkStart w:id="150" w:name="_Toc240230474"/>
      <w:r>
        <w:t xml:space="preserve">11. Động từ tách + Perfekt </w:t>
      </w:r>
      <w:r>
        <w:rPr>
          <w:rFonts w:ascii="Segoe UI Symbol" w:hAnsi="Segoe UI Symbol" w:cs="Segoe UI Symbol"/>
        </w:rPr>
        <w:t>⭐</w:t>
      </w:r>
      <w:bookmarkEnd w:id="148"/>
      <w:bookmarkEnd w:id="149"/>
      <w:bookmarkEnd w:id="150"/>
    </w:p>
    <w:p w:rsidR="007A5EAD" w:rsidRDefault="007A5EAD" w:rsidP="007A5EAD">
      <w:pPr>
        <w:pStyle w:val="NormalWeb"/>
      </w:pPr>
      <w:r>
        <w:t xml:space="preserve">Đây là chỗ liên kết với </w:t>
      </w:r>
      <w:r>
        <w:rPr>
          <w:rStyle w:val="Strong"/>
        </w:rPr>
        <w:t>Giai đoạn 1</w:t>
      </w:r>
      <w:r>
        <w:t>.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6452DD">
      <w:pPr>
        <w:pStyle w:val="NormalWeb"/>
        <w:jc w:val="center"/>
      </w:pPr>
      <w:r>
        <w:t xml:space="preserve">aufstehen → </w:t>
      </w:r>
      <w:r>
        <w:rPr>
          <w:rStyle w:val="Strong"/>
        </w:rPr>
        <w:t>aufgestanden</w:t>
      </w:r>
    </w:p>
    <w:p w:rsidR="007A5EAD" w:rsidRDefault="007A5EAD" w:rsidP="006452DD">
      <w:pPr>
        <w:pStyle w:val="NormalWeb"/>
        <w:jc w:val="center"/>
      </w:pPr>
      <w:r>
        <w:t xml:space="preserve">einkaufen → </w:t>
      </w:r>
      <w:r>
        <w:rPr>
          <w:rStyle w:val="Strong"/>
        </w:rPr>
        <w:t>eingekauft</w:t>
      </w:r>
    </w:p>
    <w:p w:rsidR="007A5EAD" w:rsidRDefault="007A5EAD" w:rsidP="006452DD">
      <w:pPr>
        <w:pStyle w:val="NormalWeb"/>
        <w:jc w:val="center"/>
        <w:rPr>
          <w:rStyle w:val="Strong"/>
        </w:rPr>
      </w:pPr>
      <w:r>
        <w:t xml:space="preserve">anrufen → </w:t>
      </w:r>
      <w:r>
        <w:rPr>
          <w:rStyle w:val="Strong"/>
        </w:rPr>
        <w:t>angerufen</w:t>
      </w:r>
    </w:p>
    <w:p w:rsidR="006452DD" w:rsidRDefault="006452DD" w:rsidP="006452DD">
      <w:pPr>
        <w:pStyle w:val="NormalWeb"/>
        <w:jc w:val="center"/>
      </w:pPr>
    </w:p>
    <w:p w:rsidR="007A5EAD" w:rsidRDefault="007A5EAD" w:rsidP="007A5EAD">
      <w:pPr>
        <w:pStyle w:val="Heading3"/>
      </w:pPr>
      <w:bookmarkStart w:id="151" w:name="_Toc240106080"/>
      <w:bookmarkStart w:id="152" w:name="_Toc240109573"/>
      <w:bookmarkStart w:id="153" w:name="_Toc240230475"/>
      <w:r>
        <w:lastRenderedPageBreak/>
        <w:t>Ví dụ:</w:t>
      </w:r>
      <w:bookmarkEnd w:id="151"/>
      <w:bookmarkEnd w:id="152"/>
      <w:bookmarkEnd w:id="153"/>
    </w:p>
    <w:p w:rsidR="007A5EAD" w:rsidRDefault="007A5EAD" w:rsidP="006452DD">
      <w:pPr>
        <w:pStyle w:val="NormalWeb"/>
        <w:jc w:val="center"/>
      </w:pPr>
      <w:r>
        <w:t xml:space="preserve">Ich </w:t>
      </w:r>
      <w:r>
        <w:rPr>
          <w:rStyle w:val="Strong"/>
        </w:rPr>
        <w:t>bin</w:t>
      </w:r>
      <w:r>
        <w:t xml:space="preserve"> um 7 Uhr </w:t>
      </w:r>
      <w:r>
        <w:rPr>
          <w:rStyle w:val="Strong"/>
        </w:rPr>
        <w:t>aufgestanden</w:t>
      </w:r>
      <w:r>
        <w:t>.</w:t>
      </w:r>
    </w:p>
    <w:p w:rsidR="007A5EAD" w:rsidRDefault="007A5EAD" w:rsidP="007A5EAD">
      <w:pPr>
        <w:pStyle w:val="NormalWeb"/>
      </w:pPr>
      <w:r>
        <w:t>Tôi đã thức dậy lúc 7 giờ.</w:t>
      </w:r>
    </w:p>
    <w:p w:rsidR="007A5EAD" w:rsidRDefault="007A5EAD" w:rsidP="006452DD">
      <w:pPr>
        <w:pStyle w:val="NormalWeb"/>
        <w:jc w:val="center"/>
      </w:pPr>
      <w:r>
        <w:t xml:space="preserve">Ich </w:t>
      </w:r>
      <w:r>
        <w:rPr>
          <w:rStyle w:val="Strong"/>
        </w:rPr>
        <w:t>habe</w:t>
      </w:r>
      <w:r>
        <w:t xml:space="preserve"> im Supermarkt </w:t>
      </w:r>
      <w:r>
        <w:rPr>
          <w:rStyle w:val="Strong"/>
        </w:rPr>
        <w:t>eingekauft</w:t>
      </w:r>
      <w:r>
        <w:t>.</w:t>
      </w:r>
    </w:p>
    <w:p w:rsidR="007A5EAD" w:rsidRDefault="007A5EAD" w:rsidP="007A5EAD">
      <w:pPr>
        <w:pStyle w:val="NormalWeb"/>
      </w:pPr>
      <w:r>
        <w:t>Tôi đã mua sắm ở siêu thị.</w:t>
      </w:r>
    </w:p>
    <w:p w:rsidR="007A5EAD" w:rsidRDefault="007A5EAD" w:rsidP="006452D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Khi sang Perfekt, bạn </w:t>
      </w:r>
      <w:r>
        <w:rPr>
          <w:rStyle w:val="Strong"/>
        </w:rPr>
        <w:t>không tách động từ ra hai đầu câu như Präsens</w:t>
      </w:r>
      <w:r w:rsidR="006452DD">
        <w:t>.</w:t>
      </w:r>
    </w:p>
    <w:p w:rsidR="007A5EAD" w:rsidRDefault="007A5EAD" w:rsidP="006452DD">
      <w:pPr>
        <w:pStyle w:val="Heading3"/>
      </w:pPr>
      <w:bookmarkStart w:id="154" w:name="_Toc240106081"/>
      <w:bookmarkStart w:id="155" w:name="_Toc240109574"/>
      <w:bookmarkStart w:id="156" w:name="_Toc240230476"/>
      <w:r>
        <w:t>12. So sánh 3 cấu trúc bạn đã học</w:t>
      </w:r>
      <w:bookmarkEnd w:id="154"/>
      <w:bookmarkEnd w:id="155"/>
      <w:bookmarkEnd w:id="156"/>
    </w:p>
    <w:p w:rsidR="007A5EAD" w:rsidRDefault="007A5EAD" w:rsidP="006452DD">
      <w:r>
        <w:t xml:space="preserve">Đây là phần </w:t>
      </w:r>
      <w:r>
        <w:rPr>
          <w:rStyle w:val="Strong"/>
        </w:rPr>
        <w:t>cực kỳ quan trọng</w:t>
      </w:r>
      <w:r>
        <w:t>.</w:t>
      </w:r>
    </w:p>
    <w:p w:rsidR="007A5EAD" w:rsidRPr="006452DD" w:rsidRDefault="007A5EAD" w:rsidP="006452DD">
      <w:pPr>
        <w:rPr>
          <w:rStyle w:val="Strong"/>
        </w:rPr>
      </w:pPr>
      <w:r w:rsidRPr="006452DD">
        <w:rPr>
          <w:rStyle w:val="Strong"/>
        </w:rPr>
        <w:t>Präsens</w:t>
      </w:r>
    </w:p>
    <w:p w:rsidR="007A5EAD" w:rsidRDefault="007A5EAD" w:rsidP="006452DD">
      <w:pPr>
        <w:jc w:val="center"/>
      </w:pPr>
      <w:r>
        <w:t xml:space="preserve">Ich </w:t>
      </w:r>
      <w:r>
        <w:rPr>
          <w:rStyle w:val="Strong"/>
        </w:rPr>
        <w:t>stehe</w:t>
      </w:r>
      <w:r>
        <w:t xml:space="preserve"> um 7 Uhr </w:t>
      </w:r>
      <w:r>
        <w:rPr>
          <w:rStyle w:val="Strong"/>
        </w:rPr>
        <w:t>auf</w:t>
      </w:r>
      <w:r>
        <w:t>.</w:t>
      </w:r>
    </w:p>
    <w:p w:rsidR="007A5EAD" w:rsidRDefault="007A5EAD" w:rsidP="006452DD">
      <w:r>
        <w:t>Tôi thức dậy lúc 7 giờ.</w:t>
      </w:r>
    </w:p>
    <w:p w:rsidR="006452DD" w:rsidRDefault="006452DD" w:rsidP="006452DD"/>
    <w:p w:rsidR="007A5EAD" w:rsidRPr="006452DD" w:rsidRDefault="007A5EAD" w:rsidP="006452DD">
      <w:pPr>
        <w:rPr>
          <w:rStyle w:val="Strong"/>
        </w:rPr>
      </w:pPr>
      <w:r w:rsidRPr="006452DD">
        <w:rPr>
          <w:rStyle w:val="Strong"/>
        </w:rPr>
        <w:t>Modalverb</w:t>
      </w:r>
    </w:p>
    <w:p w:rsidR="007A5EAD" w:rsidRDefault="007A5EAD" w:rsidP="006452DD">
      <w:pPr>
        <w:jc w:val="center"/>
      </w:pPr>
      <w:r>
        <w:t xml:space="preserve">Ich </w:t>
      </w:r>
      <w:r>
        <w:rPr>
          <w:rStyle w:val="Strong"/>
        </w:rPr>
        <w:t>muss</w:t>
      </w:r>
      <w:r>
        <w:t xml:space="preserve"> um 7 Uhr </w:t>
      </w:r>
      <w:r>
        <w:rPr>
          <w:rStyle w:val="Strong"/>
        </w:rPr>
        <w:t>aufstehen</w:t>
      </w:r>
      <w:r>
        <w:t>.</w:t>
      </w:r>
    </w:p>
    <w:p w:rsidR="007A5EAD" w:rsidRDefault="007A5EAD" w:rsidP="006452DD">
      <w:r>
        <w:t>Tôi phải thức dậy lúc 7 giờ.</w:t>
      </w:r>
    </w:p>
    <w:p w:rsidR="006452DD" w:rsidRPr="006452DD" w:rsidRDefault="007A5EAD" w:rsidP="006452DD">
      <w:pPr>
        <w:rPr>
          <w:rStyle w:val="Strong"/>
        </w:rPr>
      </w:pPr>
      <w:r w:rsidRPr="006452DD">
        <w:rPr>
          <w:rStyle w:val="Strong"/>
        </w:rPr>
        <w:t>Perfekt</w:t>
      </w:r>
    </w:p>
    <w:p w:rsidR="007A5EAD" w:rsidRDefault="007A5EAD" w:rsidP="006452DD">
      <w:pPr>
        <w:jc w:val="center"/>
      </w:pPr>
      <w:r>
        <w:t xml:space="preserve">Ich </w:t>
      </w:r>
      <w:r>
        <w:rPr>
          <w:rStyle w:val="Strong"/>
        </w:rPr>
        <w:t>bin</w:t>
      </w:r>
      <w:r>
        <w:t xml:space="preserve"> um 7 Uhr </w:t>
      </w:r>
      <w:r>
        <w:rPr>
          <w:rStyle w:val="Strong"/>
        </w:rPr>
        <w:t>aufgestanden</w:t>
      </w:r>
      <w:r>
        <w:t>.</w:t>
      </w:r>
    </w:p>
    <w:p w:rsidR="007A5EAD" w:rsidRDefault="007A5EAD" w:rsidP="006452DD">
      <w:r>
        <w:t>Tôi đã thức dậy lúc 7 giờ.</w:t>
      </w:r>
    </w:p>
    <w:p w:rsidR="006452DD" w:rsidRDefault="006452DD" w:rsidP="006452DD"/>
    <w:p w:rsidR="007A5EAD" w:rsidRDefault="007A5EAD" w:rsidP="007A5EAD">
      <w:r>
        <w:t xml:space="preserve">Chỉ cần thuộc </w:t>
      </w:r>
      <w:r>
        <w:rPr>
          <w:rStyle w:val="Strong"/>
        </w:rPr>
        <w:t>3 câu này</w:t>
      </w:r>
      <w:r>
        <w:t>, bạn đã kết nối được Giai đoạ</w:t>
      </w:r>
      <w:r w:rsidR="006452DD">
        <w:t>n 1 + 2.</w:t>
      </w:r>
    </w:p>
    <w:p w:rsidR="006452DD" w:rsidRDefault="006452DD" w:rsidP="007A5EAD">
      <w:r>
        <w:br w:type="page"/>
      </w:r>
    </w:p>
    <w:p w:rsidR="007A5EAD" w:rsidRDefault="007A5EAD" w:rsidP="006452DD">
      <w:pPr>
        <w:pStyle w:val="Heading3"/>
      </w:pPr>
      <w:bookmarkStart w:id="157" w:name="_Toc240106082"/>
      <w:bookmarkStart w:id="158" w:name="_Toc240109575"/>
      <w:bookmarkStart w:id="159" w:name="_Toc240230477"/>
      <w:r>
        <w:lastRenderedPageBreak/>
        <w:t xml:space="preserve">13. Tips nhớ </w:t>
      </w:r>
      <w:r>
        <w:rPr>
          <w:rStyle w:val="Strong"/>
          <w:b/>
          <w:bCs w:val="0"/>
        </w:rPr>
        <w:t>haben hay sein</w:t>
      </w:r>
      <w:bookmarkEnd w:id="157"/>
      <w:bookmarkEnd w:id="158"/>
      <w:bookmarkEnd w:id="159"/>
    </w:p>
    <w:p w:rsidR="007A5EAD" w:rsidRDefault="007A5EAD" w:rsidP="007A5EAD">
      <w:pPr>
        <w:pStyle w:val="NormalWeb"/>
      </w:pPr>
      <w:r>
        <w:t>Đừng cố nhớ hàng trăm quy tắc.</w:t>
      </w:r>
    </w:p>
    <w:p w:rsidR="007A5EAD" w:rsidRDefault="007A5EAD" w:rsidP="007A5EAD">
      <w:pPr>
        <w:pStyle w:val="NormalWeb"/>
      </w:pPr>
      <w:r>
        <w:t>Ở A1, dùng cách suy nghĩ này:</w:t>
      </w:r>
    </w:p>
    <w:p w:rsidR="007A5EAD" w:rsidRPr="006452DD" w:rsidRDefault="007A5EAD" w:rsidP="006452DD">
      <w:pPr>
        <w:rPr>
          <w:rStyle w:val="Strong"/>
        </w:rPr>
      </w:pPr>
      <w:r w:rsidRPr="006452DD">
        <w:rPr>
          <w:rStyle w:val="Strong"/>
        </w:rPr>
        <w:t>Có phải "đi/chuyển từ nơi này sang nơi khác" không?</w:t>
      </w:r>
    </w:p>
    <w:p w:rsidR="007A5EAD" w:rsidRDefault="007A5EAD" w:rsidP="006452DD">
      <w:pPr>
        <w:pStyle w:val="NormalWeb"/>
        <w:jc w:val="center"/>
      </w:pPr>
      <w:r>
        <w:t xml:space="preserve">gehen → </w:t>
      </w:r>
      <w:r>
        <w:rPr>
          <w:rStyle w:val="Strong"/>
        </w:rPr>
        <w:t>sein</w:t>
      </w:r>
    </w:p>
    <w:p w:rsidR="007A5EAD" w:rsidRDefault="007A5EAD" w:rsidP="006452DD">
      <w:pPr>
        <w:pStyle w:val="NormalWeb"/>
        <w:jc w:val="center"/>
      </w:pPr>
      <w:r>
        <w:t xml:space="preserve">fahren → </w:t>
      </w:r>
      <w:r>
        <w:rPr>
          <w:rStyle w:val="Strong"/>
        </w:rPr>
        <w:t>sein</w:t>
      </w:r>
    </w:p>
    <w:p w:rsidR="007A5EAD" w:rsidRDefault="007A5EAD" w:rsidP="006452DD">
      <w:pPr>
        <w:pStyle w:val="NormalWeb"/>
        <w:jc w:val="center"/>
      </w:pPr>
      <w:r>
        <w:t xml:space="preserve">kommen → </w:t>
      </w:r>
      <w:r>
        <w:rPr>
          <w:rStyle w:val="Strong"/>
        </w:rPr>
        <w:t>sein</w:t>
      </w:r>
    </w:p>
    <w:p w:rsidR="007A5EAD" w:rsidRDefault="007A5EAD" w:rsidP="006452DD">
      <w:pPr>
        <w:pStyle w:val="NormalWeb"/>
        <w:jc w:val="center"/>
      </w:pPr>
      <w:r>
        <w:t xml:space="preserve">fliegen → </w:t>
      </w:r>
      <w:r>
        <w:rPr>
          <w:rStyle w:val="Strong"/>
        </w:rPr>
        <w:t>sein</w:t>
      </w:r>
    </w:p>
    <w:p w:rsidR="007A5EAD" w:rsidRDefault="007A5EAD" w:rsidP="007A5EAD">
      <w:pPr>
        <w:pStyle w:val="NormalWeb"/>
      </w:pPr>
      <w:r>
        <w:t>Nếu không phải nhóm này:</w:t>
      </w:r>
    </w:p>
    <w:p w:rsidR="007A5EAD" w:rsidRDefault="007A5EAD" w:rsidP="006452DD">
      <w:pPr>
        <w:pStyle w:val="NormalWeb"/>
        <w:jc w:val="center"/>
      </w:pPr>
      <w:r w:rsidRPr="006452DD">
        <w:rPr>
          <w:rStyle w:val="Strong"/>
          <w:highlight w:val="yellow"/>
        </w:rPr>
        <w:t>ưu tiên nghĩ đến haben.</w:t>
      </w:r>
    </w:p>
    <w:p w:rsidR="007A5EAD" w:rsidRDefault="007A5EAD" w:rsidP="007A5EAD">
      <w:pPr>
        <w:pStyle w:val="NormalWeb"/>
      </w:pPr>
      <w:r>
        <w:t>Ví dụ:</w:t>
      </w:r>
    </w:p>
    <w:p w:rsidR="007A5EAD" w:rsidRDefault="007A5EAD" w:rsidP="007A5EAD">
      <w:pPr>
        <w:pStyle w:val="NormalWeb"/>
      </w:pPr>
      <w:r>
        <w:t>lernen → haben</w:t>
      </w:r>
    </w:p>
    <w:p w:rsidR="007A5EAD" w:rsidRDefault="007A5EAD" w:rsidP="007A5EAD">
      <w:pPr>
        <w:pStyle w:val="NormalWeb"/>
      </w:pPr>
      <w:r>
        <w:t>kaufen → haben</w:t>
      </w:r>
    </w:p>
    <w:p w:rsidR="007A5EAD" w:rsidRDefault="007A5EAD" w:rsidP="007A5EAD">
      <w:pPr>
        <w:pStyle w:val="NormalWeb"/>
      </w:pPr>
      <w:r>
        <w:t>essen → haben</w:t>
      </w:r>
    </w:p>
    <w:p w:rsidR="007A5EAD" w:rsidRDefault="007A5EAD" w:rsidP="007A5EAD">
      <w:pPr>
        <w:pStyle w:val="NormalWeb"/>
      </w:pPr>
      <w:r>
        <w:t>trinken → haben</w:t>
      </w:r>
    </w:p>
    <w:p w:rsidR="007A5EAD" w:rsidRDefault="006452DD" w:rsidP="006452DD">
      <w:pPr>
        <w:pStyle w:val="NormalWeb"/>
      </w:pPr>
      <w:r>
        <w:t>machen → haben</w:t>
      </w:r>
    </w:p>
    <w:p w:rsidR="007A5EAD" w:rsidRDefault="007A5EAD" w:rsidP="006452DD">
      <w:pPr>
        <w:pStyle w:val="Heading3"/>
      </w:pPr>
      <w:bookmarkStart w:id="160" w:name="_Toc240106083"/>
      <w:bookmarkStart w:id="161" w:name="_Toc240109576"/>
      <w:bookmarkStart w:id="162" w:name="_Toc240230478"/>
      <w:r>
        <w:t>14. Bài tập Perfekt</w:t>
      </w:r>
      <w:bookmarkEnd w:id="160"/>
      <w:bookmarkEnd w:id="161"/>
      <w:bookmarkEnd w:id="162"/>
    </w:p>
    <w:p w:rsidR="007A5EAD" w:rsidRPr="006452DD" w:rsidRDefault="007A5EAD" w:rsidP="006452DD">
      <w:pPr>
        <w:rPr>
          <w:b/>
        </w:rPr>
      </w:pPr>
      <w:r w:rsidRPr="006452DD">
        <w:rPr>
          <w:b/>
        </w:rPr>
        <w:t>Bài 1 — Chọn haben/sein</w:t>
      </w:r>
    </w:p>
    <w:p w:rsidR="007A5EAD" w:rsidRDefault="007A5EAD" w:rsidP="006452DD">
      <w:r>
        <w:t>Ich ______ gestern Deutsch gelernt.</w:t>
      </w:r>
    </w:p>
    <w:p w:rsidR="007A5EAD" w:rsidRDefault="006452DD" w:rsidP="006452DD">
      <w:r>
        <w:t>A. habe</w:t>
      </w:r>
      <w:r>
        <w:br/>
        <w:t>B. bin</w:t>
      </w:r>
    </w:p>
    <w:p w:rsidR="007A5EAD" w:rsidRPr="006452DD" w:rsidRDefault="007A5EAD" w:rsidP="006452DD">
      <w:pPr>
        <w:rPr>
          <w:b/>
        </w:rPr>
      </w:pPr>
      <w:r w:rsidRPr="006452DD">
        <w:rPr>
          <w:b/>
        </w:rPr>
        <w:t>Bài 2</w:t>
      </w:r>
    </w:p>
    <w:p w:rsidR="007A5EAD" w:rsidRDefault="007A5EAD" w:rsidP="006452DD">
      <w:r>
        <w:t>Wir ______ nach München gefahren.</w:t>
      </w:r>
    </w:p>
    <w:p w:rsidR="007A5EAD" w:rsidRDefault="006452DD" w:rsidP="006452DD">
      <w:r>
        <w:t>A. haben</w:t>
      </w:r>
      <w:r>
        <w:br/>
        <w:t>B. sind</w:t>
      </w:r>
    </w:p>
    <w:p w:rsidR="006452DD" w:rsidRDefault="006452DD" w:rsidP="006452DD"/>
    <w:p w:rsidR="007A5EAD" w:rsidRPr="006452DD" w:rsidRDefault="007A5EAD" w:rsidP="006452DD">
      <w:pPr>
        <w:rPr>
          <w:b/>
        </w:rPr>
      </w:pPr>
      <w:r w:rsidRPr="006452DD">
        <w:rPr>
          <w:b/>
        </w:rPr>
        <w:lastRenderedPageBreak/>
        <w:t>Bài 3 — Điền Partizip II</w:t>
      </w:r>
    </w:p>
    <w:p w:rsidR="007A5EAD" w:rsidRDefault="006452DD" w:rsidP="006452DD">
      <w:r>
        <w:t>Ich habe gestern Pizza ______.</w:t>
      </w:r>
      <w:r w:rsidR="007A5EAD">
        <w:t>(</w:t>
      </w:r>
      <w:r w:rsidR="007A5EAD">
        <w:rPr>
          <w:rStyle w:val="Emphasis"/>
          <w:rFonts w:eastAsiaTheme="majorEastAsia"/>
        </w:rPr>
        <w:t>essen</w:t>
      </w:r>
      <w:r w:rsidR="007A5EAD">
        <w:t>)</w:t>
      </w:r>
    </w:p>
    <w:p w:rsidR="007A5EAD" w:rsidRPr="006452DD" w:rsidRDefault="007A5EAD" w:rsidP="006452DD">
      <w:pPr>
        <w:rPr>
          <w:b/>
        </w:rPr>
      </w:pPr>
      <w:r w:rsidRPr="006452DD">
        <w:rPr>
          <w:b/>
        </w:rPr>
        <w:t>Bài 4 — Sắp xếp câu</w:t>
      </w:r>
    </w:p>
    <w:p w:rsidR="006452DD" w:rsidRPr="006452DD" w:rsidRDefault="007A5EAD" w:rsidP="006452DD">
      <w:pPr>
        <w:rPr>
          <w:b/>
        </w:rPr>
      </w:pPr>
      <w:r w:rsidRPr="006452DD">
        <w:rPr>
          <w:rStyle w:val="Strong"/>
          <w:b w:val="0"/>
        </w:rPr>
        <w:t>gestern / ich / habe / Deutsch / gelernt</w:t>
      </w:r>
    </w:p>
    <w:p w:rsidR="006452DD" w:rsidRDefault="006452DD" w:rsidP="006452DD"/>
    <w:p w:rsidR="006452DD" w:rsidRDefault="006452DD" w:rsidP="006452DD"/>
    <w:p w:rsidR="007A5EAD" w:rsidRPr="006452DD" w:rsidRDefault="007A5EAD" w:rsidP="006452DD">
      <w:pPr>
        <w:rPr>
          <w:b/>
        </w:rPr>
      </w:pPr>
      <w:r w:rsidRPr="006452DD">
        <w:rPr>
          <w:b/>
        </w:rPr>
        <w:t>Bài 5 — Chia động từ</w:t>
      </w:r>
    </w:p>
    <w:p w:rsidR="007A5EAD" w:rsidRDefault="007A5EAD" w:rsidP="006452DD">
      <w:r>
        <w:t>Du __</w:t>
      </w:r>
      <w:r w:rsidR="006452DD">
        <w:t xml:space="preserve">____ gestern nach Hause ______. </w:t>
      </w:r>
      <w:r>
        <w:t>(</w:t>
      </w:r>
      <w:r>
        <w:rPr>
          <w:rStyle w:val="Emphasis"/>
          <w:rFonts w:eastAsiaTheme="majorEastAsia"/>
        </w:rPr>
        <w:t>gehen</w:t>
      </w:r>
      <w:r w:rsidR="006452DD">
        <w:t>)</w:t>
      </w:r>
    </w:p>
    <w:p w:rsidR="007A5EAD" w:rsidRPr="006452DD" w:rsidRDefault="007A5EAD" w:rsidP="006452DD">
      <w:pPr>
        <w:rPr>
          <w:b/>
        </w:rPr>
      </w:pPr>
      <w:r w:rsidRPr="006452DD">
        <w:rPr>
          <w:b/>
        </w:rPr>
        <w:t>Bài 6 — Điền đúng</w:t>
      </w:r>
    </w:p>
    <w:p w:rsidR="007A5EAD" w:rsidRDefault="007A5EAD" w:rsidP="006452DD">
      <w:r>
        <w:t>I</w:t>
      </w:r>
      <w:r w:rsidR="006452DD">
        <w:t xml:space="preserve">ch ______ im Supermarkt ______. </w:t>
      </w:r>
      <w:r>
        <w:t>(</w:t>
      </w:r>
      <w:r>
        <w:rPr>
          <w:rStyle w:val="Emphasis"/>
          <w:rFonts w:eastAsiaTheme="majorEastAsia"/>
        </w:rPr>
        <w:t>einkaufen</w:t>
      </w:r>
      <w:r w:rsidR="006452DD">
        <w:t>)</w:t>
      </w:r>
    </w:p>
    <w:p w:rsidR="007A5EAD" w:rsidRPr="006452DD" w:rsidRDefault="007A5EAD" w:rsidP="006452DD">
      <w:pPr>
        <w:rPr>
          <w:b/>
        </w:rPr>
      </w:pPr>
      <w:r w:rsidRPr="006452DD">
        <w:rPr>
          <w:b/>
        </w:rPr>
        <w:t>Bài 7 — Chọn câu đúng</w:t>
      </w:r>
    </w:p>
    <w:p w:rsidR="007A5EAD" w:rsidRDefault="007A5EAD" w:rsidP="006452DD">
      <w:r>
        <w:t>A. Ich habe nach Berlin gefahren.</w:t>
      </w:r>
      <w:r>
        <w:br/>
        <w:t>B</w:t>
      </w:r>
      <w:r w:rsidR="006452DD">
        <w:t>. Ich bin nach Berlin gefahren.</w:t>
      </w:r>
    </w:p>
    <w:p w:rsidR="007A5EAD" w:rsidRPr="006452DD" w:rsidRDefault="007A5EAD" w:rsidP="006452DD">
      <w:pPr>
        <w:rPr>
          <w:b/>
        </w:rPr>
      </w:pPr>
      <w:r w:rsidRPr="006452DD">
        <w:rPr>
          <w:b/>
        </w:rPr>
        <w:t>Bài 8 — Viết lại bằng Perfekt</w:t>
      </w:r>
    </w:p>
    <w:p w:rsidR="007A5EAD" w:rsidRDefault="007A5EAD" w:rsidP="006452DD">
      <w:r>
        <w:t>Ich lerne Deutsch.</w:t>
      </w:r>
    </w:p>
    <w:p w:rsidR="007A5EAD" w:rsidRDefault="007A5EAD" w:rsidP="006452DD">
      <w:r>
        <w:t>→ Hôm qua tôi đã học tiếng Đức.</w:t>
      </w:r>
    </w:p>
    <w:p w:rsidR="007A5EAD" w:rsidRDefault="007A5EAD" w:rsidP="006452DD"/>
    <w:p w:rsidR="006452DD" w:rsidRDefault="006452DD" w:rsidP="006452DD"/>
    <w:p w:rsidR="007A5EAD" w:rsidRPr="006452DD" w:rsidRDefault="007A5EAD" w:rsidP="006452DD">
      <w:pPr>
        <w:rPr>
          <w:b/>
        </w:rPr>
      </w:pPr>
      <w:r w:rsidRPr="006452DD">
        <w:rPr>
          <w:b/>
        </w:rPr>
        <w:t>Bài 9 — Viết lại bằng Perfekt</w:t>
      </w:r>
    </w:p>
    <w:p w:rsidR="007A5EAD" w:rsidRDefault="007A5EAD" w:rsidP="006452DD">
      <w:r>
        <w:t>Ich fahre nach München.</w:t>
      </w:r>
    </w:p>
    <w:p w:rsidR="007A5EAD" w:rsidRDefault="007A5EAD" w:rsidP="006452DD">
      <w:r>
        <w:t>→ Tôi đã đi München.</w:t>
      </w:r>
    </w:p>
    <w:p w:rsidR="007A5EAD" w:rsidRDefault="007A5EAD" w:rsidP="006452DD"/>
    <w:p w:rsidR="007A5EAD" w:rsidRPr="0095028F" w:rsidRDefault="007A5EAD" w:rsidP="006452DD">
      <w:pPr>
        <w:rPr>
          <w:b/>
        </w:rPr>
      </w:pPr>
      <w:r w:rsidRPr="0095028F">
        <w:rPr>
          <w:b/>
        </w:rPr>
        <w:t>Bài 10 — Dịch</w:t>
      </w:r>
    </w:p>
    <w:p w:rsidR="007A5EAD" w:rsidRDefault="007A5EAD" w:rsidP="006452DD">
      <w:r>
        <w:t>Hôm qua chúng tôi đã ăn ở nhà hàng.</w:t>
      </w:r>
    </w:p>
    <w:p w:rsidR="007A5EAD" w:rsidRDefault="007A5EAD" w:rsidP="007A5EAD"/>
    <w:p w:rsidR="0095028F" w:rsidRDefault="0095028F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:rsidR="007A5EAD" w:rsidRDefault="007A5EAD" w:rsidP="0095028F">
      <w:pPr>
        <w:pStyle w:val="Heading3"/>
      </w:pPr>
      <w:bookmarkStart w:id="163" w:name="_Toc240106084"/>
      <w:bookmarkStart w:id="164" w:name="_Toc240109577"/>
      <w:bookmarkStart w:id="165" w:name="_Toc240230479"/>
      <w:r>
        <w:lastRenderedPageBreak/>
        <w:t>15. Đáp án &amp; giải thích</w:t>
      </w:r>
      <w:bookmarkEnd w:id="163"/>
      <w:bookmarkEnd w:id="164"/>
      <w:bookmarkEnd w:id="165"/>
    </w:p>
    <w:p w:rsidR="007A5EAD" w:rsidRDefault="007A5EAD" w:rsidP="007A5EAD">
      <w:pPr>
        <w:pStyle w:val="NormalWeb"/>
      </w:pPr>
      <w:r>
        <w:rPr>
          <w:rStyle w:val="Strong"/>
        </w:rPr>
        <w:t>1. A — habe</w:t>
      </w:r>
      <w:r>
        <w:t xml:space="preserve"> → </w:t>
      </w:r>
      <w:r>
        <w:rPr>
          <w:rStyle w:val="Emphasis"/>
          <w:rFonts w:eastAsiaTheme="majorEastAsia"/>
        </w:rPr>
        <w:t>lernen</w:t>
      </w:r>
      <w:r>
        <w:t xml:space="preserve"> là động từ thông thường → dùng </w:t>
      </w:r>
      <w:r>
        <w:rPr>
          <w:rStyle w:val="Strong"/>
        </w:rPr>
        <w:t>haben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2. B — sind</w:t>
      </w:r>
      <w:r>
        <w:t xml:space="preserve"> → </w:t>
      </w:r>
      <w:r>
        <w:rPr>
          <w:rStyle w:val="Emphasis"/>
          <w:rFonts w:eastAsiaTheme="majorEastAsia"/>
        </w:rPr>
        <w:t>fahren</w:t>
      </w:r>
      <w:r>
        <w:t xml:space="preserve"> chỉ sự di chuyển → dùng </w:t>
      </w:r>
      <w:r>
        <w:rPr>
          <w:rStyle w:val="Strong"/>
        </w:rPr>
        <w:t>sein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3. gegessen</w:t>
      </w:r>
      <w:r>
        <w:t xml:space="preserve"> → </w:t>
      </w:r>
      <w:r>
        <w:rPr>
          <w:rStyle w:val="Emphasis"/>
          <w:rFonts w:eastAsiaTheme="majorEastAsia"/>
        </w:rPr>
        <w:t>essen → gegessen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4. Ich habe gestern Deutsch gelernt.</w:t>
      </w:r>
      <w:r>
        <w:t xml:space="preserve"> → </w:t>
      </w:r>
      <w:r>
        <w:rPr>
          <w:rStyle w:val="Emphasis"/>
          <w:rFonts w:eastAsiaTheme="majorEastAsia"/>
        </w:rPr>
        <w:t>habe</w:t>
      </w:r>
      <w:r>
        <w:t xml:space="preserve"> chia, </w:t>
      </w:r>
      <w:r>
        <w:rPr>
          <w:rStyle w:val="Emphasis"/>
          <w:rFonts w:eastAsiaTheme="majorEastAsia"/>
        </w:rPr>
        <w:t>gelernt</w:t>
      </w:r>
      <w:r>
        <w:t xml:space="preserve"> đứng cuối.</w:t>
      </w:r>
    </w:p>
    <w:p w:rsidR="007A5EAD" w:rsidRDefault="007A5EAD" w:rsidP="007A5EAD">
      <w:pPr>
        <w:pStyle w:val="NormalWeb"/>
      </w:pPr>
      <w:r>
        <w:rPr>
          <w:rStyle w:val="Strong"/>
        </w:rPr>
        <w:t>5. bist – gegangen</w:t>
      </w:r>
      <w:r>
        <w:t xml:space="preserve"> → </w:t>
      </w:r>
      <w:r>
        <w:rPr>
          <w:rStyle w:val="Emphasis"/>
          <w:rFonts w:eastAsiaTheme="majorEastAsia"/>
        </w:rPr>
        <w:t>du → bist</w:t>
      </w:r>
      <w:r>
        <w:t xml:space="preserve">, </w:t>
      </w:r>
      <w:r>
        <w:rPr>
          <w:rStyle w:val="Emphasis"/>
          <w:rFonts w:eastAsiaTheme="majorEastAsia"/>
        </w:rPr>
        <w:t>gehen → gegangen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6. habe – eingekauft</w:t>
      </w:r>
      <w:r>
        <w:t xml:space="preserve"> → </w:t>
      </w:r>
      <w:r>
        <w:rPr>
          <w:rStyle w:val="Emphasis"/>
          <w:rFonts w:eastAsiaTheme="majorEastAsia"/>
        </w:rPr>
        <w:t>einkaufen</w:t>
      </w:r>
      <w:r>
        <w:t xml:space="preserve"> dùng </w:t>
      </w:r>
      <w:r>
        <w:rPr>
          <w:rStyle w:val="Strong"/>
        </w:rPr>
        <w:t>haben</w:t>
      </w:r>
      <w:r>
        <w:t xml:space="preserve">; Partizip II = </w:t>
      </w:r>
      <w:r>
        <w:rPr>
          <w:rStyle w:val="Emphasis"/>
          <w:rFonts w:eastAsiaTheme="majorEastAsia"/>
        </w:rPr>
        <w:t>eingekauft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7. B — Ich bin nach Berlin gefahren.</w:t>
      </w:r>
      <w:r>
        <w:t xml:space="preserve"> → </w:t>
      </w:r>
      <w:r>
        <w:rPr>
          <w:rStyle w:val="Emphasis"/>
          <w:rFonts w:eastAsiaTheme="majorEastAsia"/>
        </w:rPr>
        <w:t>fahren</w:t>
      </w:r>
      <w:r>
        <w:t xml:space="preserve"> trong trường hợp đi đến nơi khác → </w:t>
      </w:r>
      <w:r>
        <w:rPr>
          <w:rStyle w:val="Strong"/>
        </w:rPr>
        <w:t>sein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8. Ich habe gestern Deutsch gelernt.</w:t>
      </w:r>
      <w:r>
        <w:t xml:space="preserve"> → </w:t>
      </w:r>
      <w:r>
        <w:rPr>
          <w:rStyle w:val="Emphasis"/>
          <w:rFonts w:eastAsiaTheme="majorEastAsia"/>
        </w:rPr>
        <w:t>lernen → gelernt</w:t>
      </w:r>
      <w:r>
        <w:t xml:space="preserve">, dùng </w:t>
      </w:r>
      <w:r>
        <w:rPr>
          <w:rStyle w:val="Emphasis"/>
          <w:rFonts w:eastAsiaTheme="majorEastAsia"/>
        </w:rPr>
        <w:t>haben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9. Ich bin nach München gefahren.</w:t>
      </w:r>
      <w:r>
        <w:t xml:space="preserve"> → </w:t>
      </w:r>
      <w:r>
        <w:rPr>
          <w:rStyle w:val="Emphasis"/>
          <w:rFonts w:eastAsiaTheme="majorEastAsia"/>
        </w:rPr>
        <w:t>fahren</w:t>
      </w:r>
      <w:r>
        <w:t xml:space="preserve"> chỉ sự di chuyển → </w:t>
      </w:r>
      <w:r>
        <w:rPr>
          <w:rStyle w:val="Emphasis"/>
          <w:rFonts w:eastAsiaTheme="majorEastAsia"/>
        </w:rPr>
        <w:t>sein</w:t>
      </w:r>
      <w:r>
        <w:t>.</w:t>
      </w:r>
    </w:p>
    <w:p w:rsidR="007A5EAD" w:rsidRDefault="007A5EAD" w:rsidP="007A5EAD">
      <w:pPr>
        <w:pStyle w:val="NormalWeb"/>
      </w:pPr>
      <w:r>
        <w:rPr>
          <w:rStyle w:val="Strong"/>
        </w:rPr>
        <w:t>10. Wir haben gestern im Restaurant gegessen.</w:t>
      </w:r>
      <w:r>
        <w:t xml:space="preserve"> → </w:t>
      </w:r>
      <w:r>
        <w:rPr>
          <w:rStyle w:val="Emphasis"/>
          <w:rFonts w:eastAsiaTheme="majorEastAsia"/>
        </w:rPr>
        <w:t>essen → gegessen</w:t>
      </w:r>
      <w:r>
        <w:t xml:space="preserve">, dùng </w:t>
      </w:r>
      <w:r>
        <w:rPr>
          <w:rStyle w:val="Emphasis"/>
          <w:rFonts w:eastAsiaTheme="majorEastAsia"/>
        </w:rPr>
        <w:t>haben</w:t>
      </w:r>
      <w:r>
        <w:t>.</w:t>
      </w:r>
    </w:p>
    <w:p w:rsidR="007A5EAD" w:rsidRDefault="00B10946" w:rsidP="007A5EAD">
      <w:r>
        <w:pict>
          <v:rect id="_x0000_i1031" style="width:0;height:1.5pt" o:hralign="center" o:hrstd="t" o:hr="t" fillcolor="#a0a0a0" stroked="f"/>
        </w:pict>
      </w:r>
    </w:p>
    <w:p w:rsidR="00F26170" w:rsidRDefault="00F26170">
      <w:pPr>
        <w:rPr>
          <w:rFonts w:eastAsia="Times New Roman" w:cs="Times New Roman"/>
          <w:b/>
          <w:bCs/>
          <w:kern w:val="36"/>
          <w:sz w:val="36"/>
          <w:szCs w:val="48"/>
        </w:rPr>
      </w:pPr>
      <w:r>
        <w:br w:type="page"/>
      </w:r>
    </w:p>
    <w:p w:rsidR="007A5EAD" w:rsidRDefault="007A5EAD" w:rsidP="007A5EAD">
      <w:pPr>
        <w:pStyle w:val="Heading1"/>
      </w:pPr>
      <w:bookmarkStart w:id="166" w:name="_Toc240230480"/>
      <w:r>
        <w:lastRenderedPageBreak/>
        <w:t>MINI TEST — GIAI ĐOẠN 2</w:t>
      </w:r>
      <w:bookmarkEnd w:id="166"/>
    </w:p>
    <w:p w:rsidR="007A5EAD" w:rsidRDefault="007A5EAD" w:rsidP="00F26170">
      <w:r>
        <w:t>Không nhìn phần đáp án ngay nhé.</w:t>
      </w:r>
    </w:p>
    <w:p w:rsidR="007A5EAD" w:rsidRDefault="00F26170" w:rsidP="00F26170">
      <w:r>
        <w:t xml:space="preserve">1.Gestern ______ ich sehr müde. </w:t>
      </w:r>
      <w:r w:rsidR="007A5EAD">
        <w:t>(</w:t>
      </w:r>
      <w:r w:rsidR="007A5EAD">
        <w:rPr>
          <w:rStyle w:val="Emphasis"/>
          <w:rFonts w:eastAsiaTheme="majorEastAsia"/>
        </w:rPr>
        <w:t>sein</w:t>
      </w:r>
      <w:r w:rsidR="007A5EAD">
        <w:t>)</w:t>
      </w:r>
    </w:p>
    <w:p w:rsidR="007A5EAD" w:rsidRDefault="00F26170" w:rsidP="00F26170">
      <w:r>
        <w:t>2.</w:t>
      </w:r>
      <w:r w:rsidR="007A5EAD">
        <w:t>Ich ______ kein</w:t>
      </w:r>
      <w:r>
        <w:t xml:space="preserve">e Zeit. </w:t>
      </w:r>
      <w:r w:rsidR="007A5EAD">
        <w:t>(</w:t>
      </w:r>
      <w:r w:rsidR="007A5EAD">
        <w:rPr>
          <w:rStyle w:val="Emphasis"/>
          <w:rFonts w:eastAsiaTheme="majorEastAsia"/>
        </w:rPr>
        <w:t>haben – quá khứ</w:t>
      </w:r>
      <w:r w:rsidR="007A5EAD">
        <w:t>)</w:t>
      </w:r>
    </w:p>
    <w:p w:rsidR="007A5EAD" w:rsidRDefault="00F26170" w:rsidP="00F26170">
      <w:r>
        <w:t>3.</w:t>
      </w:r>
      <w:r w:rsidR="007A5EAD">
        <w:t>Ich ____</w:t>
      </w:r>
      <w:r>
        <w:t>__ gestern viel Deutsch ______.</w:t>
      </w:r>
      <w:r w:rsidR="007A5EAD">
        <w:t>(</w:t>
      </w:r>
      <w:r w:rsidR="007A5EAD">
        <w:rPr>
          <w:rStyle w:val="Emphasis"/>
          <w:rFonts w:eastAsiaTheme="majorEastAsia"/>
        </w:rPr>
        <w:t>lernen – Perfekt</w:t>
      </w:r>
      <w:r w:rsidR="007A5EAD">
        <w:t>)</w:t>
      </w:r>
    </w:p>
    <w:p w:rsidR="007A5EAD" w:rsidRDefault="00F26170" w:rsidP="00F26170">
      <w:r>
        <w:t xml:space="preserve">4.Wir ______ nach Berlin ______. </w:t>
      </w:r>
      <w:r w:rsidR="007A5EAD">
        <w:t>(</w:t>
      </w:r>
      <w:r w:rsidR="007A5EAD">
        <w:rPr>
          <w:rStyle w:val="Emphasis"/>
          <w:rFonts w:eastAsiaTheme="majorEastAsia"/>
        </w:rPr>
        <w:t>fahren – Perfekt</w:t>
      </w:r>
      <w:r w:rsidR="007A5EAD">
        <w:t>)</w:t>
      </w:r>
    </w:p>
    <w:p w:rsidR="007A5EAD" w:rsidRDefault="00F26170" w:rsidP="00F26170">
      <w:r>
        <w:t xml:space="preserve">5. Sie ______ Pizza ______. </w:t>
      </w:r>
      <w:r w:rsidR="007A5EAD">
        <w:t>(</w:t>
      </w:r>
      <w:r w:rsidR="007A5EAD">
        <w:rPr>
          <w:rStyle w:val="Emphasis"/>
          <w:rFonts w:eastAsiaTheme="majorEastAsia"/>
        </w:rPr>
        <w:t>essen – Perfekt</w:t>
      </w:r>
      <w:r w:rsidR="007A5EAD">
        <w:t>)</w:t>
      </w:r>
    </w:p>
    <w:p w:rsidR="007A5EAD" w:rsidRDefault="00F26170" w:rsidP="00F26170">
      <w:r>
        <w:t xml:space="preserve">6. </w:t>
      </w:r>
      <w:r w:rsidR="007A5EAD">
        <w:t xml:space="preserve">Du </w:t>
      </w:r>
      <w:r>
        <w:t xml:space="preserve">______ gestern zu Hause ______. </w:t>
      </w:r>
      <w:r w:rsidR="007A5EAD">
        <w:t>(</w:t>
      </w:r>
      <w:r w:rsidR="007A5EAD">
        <w:rPr>
          <w:rStyle w:val="Emphasis"/>
          <w:rFonts w:eastAsiaTheme="majorEastAsia"/>
        </w:rPr>
        <w:t>sein – Präteritum</w:t>
      </w:r>
      <w:r w:rsidR="007A5EAD">
        <w:t>)</w:t>
      </w:r>
    </w:p>
    <w:p w:rsidR="007A5EAD" w:rsidRDefault="00F26170" w:rsidP="00F26170">
      <w:r>
        <w:t>7.</w:t>
      </w:r>
      <w:r w:rsidR="007A5EAD" w:rsidRPr="00F26170">
        <w:rPr>
          <w:b/>
        </w:rPr>
        <w:t>Sửa câu:</w:t>
      </w:r>
    </w:p>
    <w:p w:rsidR="007A5EAD" w:rsidRDefault="007A5EAD" w:rsidP="00F26170">
      <w:r>
        <w:rPr>
          <w:rFonts w:ascii="Segoe UI Symbol" w:hAnsi="Segoe UI Symbol" w:cs="Segoe UI Symbol"/>
        </w:rPr>
        <w:t>❌</w:t>
      </w:r>
      <w:r>
        <w:t xml:space="preserve"> Ich habe nach Berlin gefahren.</w:t>
      </w:r>
    </w:p>
    <w:p w:rsidR="00F26170" w:rsidRDefault="00F26170" w:rsidP="00F26170"/>
    <w:p w:rsidR="007A5EAD" w:rsidRDefault="00F26170" w:rsidP="00F26170">
      <w:r>
        <w:t xml:space="preserve">8. </w:t>
      </w:r>
      <w:r w:rsidR="007A5EAD" w:rsidRPr="00F26170">
        <w:rPr>
          <w:b/>
        </w:rPr>
        <w:t>Sửa câu:</w:t>
      </w:r>
    </w:p>
    <w:p w:rsidR="007A5EAD" w:rsidRDefault="007A5EAD" w:rsidP="00F26170">
      <w:r>
        <w:rPr>
          <w:rFonts w:ascii="Segoe UI Symbol" w:hAnsi="Segoe UI Symbol" w:cs="Segoe UI Symbol"/>
        </w:rPr>
        <w:t>❌</w:t>
      </w:r>
      <w:r>
        <w:t xml:space="preserve"> Ich bin Deutsch gelernt.</w:t>
      </w:r>
    </w:p>
    <w:p w:rsidR="00F26170" w:rsidRDefault="00F26170" w:rsidP="00F26170"/>
    <w:p w:rsidR="007A5EAD" w:rsidRPr="00F26170" w:rsidRDefault="00F26170" w:rsidP="00F26170">
      <w:r>
        <w:t>9.</w:t>
      </w:r>
      <w:r w:rsidR="007A5EAD" w:rsidRPr="00F26170">
        <w:rPr>
          <w:b/>
        </w:rPr>
        <w:t>Dịch:</w:t>
      </w:r>
    </w:p>
    <w:p w:rsidR="007A5EAD" w:rsidRDefault="007A5EAD" w:rsidP="00F26170">
      <w:r>
        <w:t>Hôm qua tôi đã ở nhà.</w:t>
      </w:r>
    </w:p>
    <w:p w:rsidR="00F26170" w:rsidRDefault="00F26170" w:rsidP="00F26170"/>
    <w:p w:rsidR="007A5EAD" w:rsidRPr="00F26170" w:rsidRDefault="00F26170" w:rsidP="00F26170">
      <w:pPr>
        <w:rPr>
          <w:b/>
        </w:rPr>
      </w:pPr>
      <w:r w:rsidRPr="00F26170">
        <w:rPr>
          <w:b/>
        </w:rPr>
        <w:t>10.</w:t>
      </w:r>
      <w:r w:rsidR="007A5EAD" w:rsidRPr="00F26170">
        <w:rPr>
          <w:b/>
        </w:rPr>
        <w:t>Dịch:</w:t>
      </w:r>
    </w:p>
    <w:p w:rsidR="007A5EAD" w:rsidRDefault="007A5EAD" w:rsidP="00F26170">
      <w:r>
        <w:t>Tuần trước chúng tôi đã đi München.</w:t>
      </w:r>
    </w:p>
    <w:p w:rsidR="00F26170" w:rsidRDefault="00F26170" w:rsidP="00F26170"/>
    <w:p w:rsidR="007A5EAD" w:rsidRPr="00F26170" w:rsidRDefault="00F26170" w:rsidP="00F26170">
      <w:r>
        <w:t>11.</w:t>
      </w:r>
      <w:r w:rsidR="007A5EAD" w:rsidRPr="00F26170">
        <w:rPr>
          <w:b/>
        </w:rPr>
        <w:t>Dịch:</w:t>
      </w:r>
    </w:p>
    <w:p w:rsidR="007A5EAD" w:rsidRDefault="007A5EAD" w:rsidP="00F26170">
      <w:r>
        <w:t>Tôi đã mua một chiếc bánh.</w:t>
      </w:r>
    </w:p>
    <w:p w:rsidR="00F26170" w:rsidRDefault="00F26170" w:rsidP="00F26170"/>
    <w:p w:rsidR="007A5EAD" w:rsidRPr="00F26170" w:rsidRDefault="007A5EAD" w:rsidP="00F26170">
      <w:pPr>
        <w:rPr>
          <w:b/>
        </w:rPr>
      </w:pPr>
      <w:r w:rsidRPr="00F26170">
        <w:rPr>
          <w:b/>
        </w:rPr>
        <w:t xml:space="preserve">12. </w:t>
      </w:r>
      <w:r w:rsidRPr="00F26170">
        <w:rPr>
          <w:rFonts w:ascii="Segoe UI Symbol" w:hAnsi="Segoe UI Symbol" w:cs="Segoe UI Symbol"/>
          <w:b/>
        </w:rPr>
        <w:t>⭐</w:t>
      </w:r>
      <w:r w:rsidRPr="00F26170">
        <w:rPr>
          <w:b/>
        </w:rPr>
        <w:t xml:space="preserve"> Tổng hợp</w:t>
      </w:r>
    </w:p>
    <w:p w:rsidR="007A5EAD" w:rsidRDefault="007A5EAD" w:rsidP="00F26170">
      <w:r>
        <w:t>Viết 3 câu bằng tiếng Đức:</w:t>
      </w:r>
    </w:p>
    <w:p w:rsidR="007A5EAD" w:rsidRDefault="007A5EAD" w:rsidP="00F26170">
      <w:r>
        <w:t>Hôm qua tôi thức dậy lúc 7 giờ. Tôi đã học tiếng Đức. Sau đó tôi đã đi làm.</w:t>
      </w:r>
    </w:p>
    <w:p w:rsidR="007A5EAD" w:rsidRDefault="007A5EAD" w:rsidP="007A5EAD"/>
    <w:p w:rsidR="007A5EAD" w:rsidRPr="00F26170" w:rsidRDefault="007A5EAD" w:rsidP="00F26170">
      <w:pPr>
        <w:rPr>
          <w:rStyle w:val="Strong"/>
        </w:rPr>
      </w:pPr>
      <w:r w:rsidRPr="00F26170">
        <w:rPr>
          <w:rStyle w:val="Strong"/>
        </w:rPr>
        <w:lastRenderedPageBreak/>
        <w:t>ĐÁP ÁN MINI TEST</w:t>
      </w:r>
    </w:p>
    <w:p w:rsidR="007A5EAD" w:rsidRDefault="007A5EAD" w:rsidP="00F26170">
      <w:r>
        <w:rPr>
          <w:rStyle w:val="Strong"/>
        </w:rPr>
        <w:t>1. war</w:t>
      </w:r>
      <w:r>
        <w:t xml:space="preserve"> → </w:t>
      </w:r>
      <w:r>
        <w:rPr>
          <w:rStyle w:val="Emphasis"/>
          <w:rFonts w:eastAsiaTheme="majorEastAsia"/>
        </w:rPr>
        <w:t>ich + sein</w:t>
      </w:r>
      <w:r>
        <w:t xml:space="preserve"> → </w:t>
      </w:r>
      <w:r>
        <w:rPr>
          <w:rStyle w:val="Strong"/>
        </w:rPr>
        <w:t>war</w:t>
      </w:r>
      <w:r>
        <w:t>.</w:t>
      </w:r>
    </w:p>
    <w:p w:rsidR="007A5EAD" w:rsidRDefault="007A5EAD" w:rsidP="00F26170">
      <w:r>
        <w:rPr>
          <w:rStyle w:val="Strong"/>
        </w:rPr>
        <w:t>2. hatte</w:t>
      </w:r>
      <w:r>
        <w:t xml:space="preserve"> → </w:t>
      </w:r>
      <w:r>
        <w:rPr>
          <w:rStyle w:val="Emphasis"/>
          <w:rFonts w:eastAsiaTheme="majorEastAsia"/>
        </w:rPr>
        <w:t>ich + haben</w:t>
      </w:r>
      <w:r>
        <w:t xml:space="preserve"> ở Präteritum → </w:t>
      </w:r>
      <w:r>
        <w:rPr>
          <w:rStyle w:val="Strong"/>
        </w:rPr>
        <w:t>hatte</w:t>
      </w:r>
      <w:r>
        <w:t>.</w:t>
      </w:r>
    </w:p>
    <w:p w:rsidR="007A5EAD" w:rsidRDefault="007A5EAD" w:rsidP="00F26170">
      <w:r>
        <w:rPr>
          <w:rStyle w:val="Strong"/>
        </w:rPr>
        <w:t>3. habe – gelernt</w:t>
      </w:r>
      <w:r>
        <w:t xml:space="preserve"> → </w:t>
      </w:r>
      <w:r>
        <w:rPr>
          <w:rStyle w:val="Emphasis"/>
          <w:rFonts w:eastAsiaTheme="majorEastAsia"/>
        </w:rPr>
        <w:t>lernen → haben gelernt</w:t>
      </w:r>
      <w:r>
        <w:t>.</w:t>
      </w:r>
    </w:p>
    <w:p w:rsidR="007A5EAD" w:rsidRDefault="007A5EAD" w:rsidP="00F26170">
      <w:r>
        <w:rPr>
          <w:rStyle w:val="Strong"/>
        </w:rPr>
        <w:t>4. sind – gefahren</w:t>
      </w:r>
      <w:r>
        <w:t xml:space="preserve"> → </w:t>
      </w:r>
      <w:r>
        <w:rPr>
          <w:rStyle w:val="Emphasis"/>
          <w:rFonts w:eastAsiaTheme="majorEastAsia"/>
        </w:rPr>
        <w:t>fahren</w:t>
      </w:r>
      <w:r>
        <w:t xml:space="preserve"> chỉ di chuyển → </w:t>
      </w:r>
      <w:r>
        <w:rPr>
          <w:rStyle w:val="Strong"/>
        </w:rPr>
        <w:t>sein</w:t>
      </w:r>
      <w:r>
        <w:t>.</w:t>
      </w:r>
    </w:p>
    <w:p w:rsidR="007A5EAD" w:rsidRDefault="007A5EAD" w:rsidP="00F26170">
      <w:r>
        <w:rPr>
          <w:rStyle w:val="Strong"/>
        </w:rPr>
        <w:t>5. hat – gegessen</w:t>
      </w:r>
      <w:r>
        <w:t xml:space="preserve"> → </w:t>
      </w:r>
      <w:r>
        <w:rPr>
          <w:rStyle w:val="Emphasis"/>
          <w:rFonts w:eastAsiaTheme="majorEastAsia"/>
        </w:rPr>
        <w:t>sie số ít → hat</w:t>
      </w:r>
      <w:r>
        <w:t xml:space="preserve">, </w:t>
      </w:r>
      <w:r>
        <w:rPr>
          <w:rStyle w:val="Emphasis"/>
          <w:rFonts w:eastAsiaTheme="majorEastAsia"/>
        </w:rPr>
        <w:t>essen → gegessen</w:t>
      </w:r>
      <w:r>
        <w:t>.</w:t>
      </w:r>
    </w:p>
    <w:p w:rsidR="007A5EAD" w:rsidRDefault="007A5EAD" w:rsidP="00F26170">
      <w:r>
        <w:rPr>
          <w:rStyle w:val="Strong"/>
        </w:rPr>
        <w:t>6. warst –</w:t>
      </w:r>
      <w:r>
        <w:t xml:space="preserve"> → </w:t>
      </w:r>
      <w:r>
        <w:rPr>
          <w:rStyle w:val="Emphasis"/>
          <w:rFonts w:eastAsiaTheme="majorEastAsia"/>
        </w:rPr>
        <w:t>du + sein</w:t>
      </w:r>
      <w:r>
        <w:t xml:space="preserve"> → </w:t>
      </w:r>
      <w:r>
        <w:rPr>
          <w:rStyle w:val="Strong"/>
        </w:rPr>
        <w:t>warst</w:t>
      </w:r>
      <w:r>
        <w:t>.</w:t>
      </w:r>
      <w:r>
        <w:br/>
        <w:t xml:space="preserve">Câu hoàn chỉnh: </w:t>
      </w:r>
      <w:r>
        <w:rPr>
          <w:rStyle w:val="Strong"/>
        </w:rPr>
        <w:t>Du warst gestern zu Hause.</w:t>
      </w:r>
    </w:p>
    <w:p w:rsidR="007A5EAD" w:rsidRDefault="007A5EAD" w:rsidP="00F26170">
      <w:r>
        <w:rPr>
          <w:rStyle w:val="Strong"/>
        </w:rPr>
        <w:t>7. Ich bin nach Berlin gefahren.</w:t>
      </w:r>
      <w:r>
        <w:t xml:space="preserve"> → </w:t>
      </w:r>
      <w:r>
        <w:rPr>
          <w:rStyle w:val="Emphasis"/>
          <w:rFonts w:eastAsiaTheme="majorEastAsia"/>
        </w:rPr>
        <w:t>fahren</w:t>
      </w:r>
      <w:r>
        <w:t xml:space="preserve"> chỉ sự di chuyển → dùng </w:t>
      </w:r>
      <w:r>
        <w:rPr>
          <w:rStyle w:val="Strong"/>
        </w:rPr>
        <w:t>sein</w:t>
      </w:r>
      <w:r>
        <w:t>.</w:t>
      </w:r>
    </w:p>
    <w:p w:rsidR="007A5EAD" w:rsidRDefault="007A5EAD" w:rsidP="00F26170">
      <w:r>
        <w:rPr>
          <w:rStyle w:val="Strong"/>
        </w:rPr>
        <w:t>8. Ich habe Deutsch gelernt.</w:t>
      </w:r>
      <w:r>
        <w:t xml:space="preserve"> → </w:t>
      </w:r>
      <w:r>
        <w:rPr>
          <w:rStyle w:val="Emphasis"/>
          <w:rFonts w:eastAsiaTheme="majorEastAsia"/>
        </w:rPr>
        <w:t>lernen</w:t>
      </w:r>
      <w:r>
        <w:t xml:space="preserve"> dùng </w:t>
      </w:r>
      <w:r>
        <w:rPr>
          <w:rStyle w:val="Strong"/>
        </w:rPr>
        <w:t>haben</w:t>
      </w:r>
      <w:r>
        <w:t xml:space="preserve">, không dùng </w:t>
      </w:r>
      <w:r>
        <w:rPr>
          <w:rStyle w:val="Emphasis"/>
          <w:rFonts w:eastAsiaTheme="majorEastAsia"/>
        </w:rPr>
        <w:t>sein</w:t>
      </w:r>
      <w:r>
        <w:t>.</w:t>
      </w:r>
    </w:p>
    <w:p w:rsidR="007A5EAD" w:rsidRDefault="007A5EAD" w:rsidP="00F26170">
      <w:r>
        <w:rPr>
          <w:rStyle w:val="Strong"/>
        </w:rPr>
        <w:t>9. Ich war gestern zu Hause.</w:t>
      </w:r>
      <w:r>
        <w:t xml:space="preserve"> → "đã ở" → </w:t>
      </w:r>
      <w:r>
        <w:rPr>
          <w:rStyle w:val="Emphasis"/>
          <w:rFonts w:eastAsiaTheme="majorEastAsia"/>
        </w:rPr>
        <w:t>sein → war</w:t>
      </w:r>
      <w:r>
        <w:t>.</w:t>
      </w:r>
    </w:p>
    <w:p w:rsidR="007A5EAD" w:rsidRDefault="007A5EAD" w:rsidP="00F26170">
      <w:r>
        <w:rPr>
          <w:rStyle w:val="Strong"/>
        </w:rPr>
        <w:t>10. Wir sind letzte Woche nach München gefahren.</w:t>
      </w:r>
      <w:r>
        <w:t xml:space="preserve"> → </w:t>
      </w:r>
      <w:r>
        <w:rPr>
          <w:rStyle w:val="Emphasis"/>
          <w:rFonts w:eastAsiaTheme="majorEastAsia"/>
        </w:rPr>
        <w:t>fahren</w:t>
      </w:r>
      <w:r>
        <w:t xml:space="preserve"> → </w:t>
      </w:r>
      <w:r>
        <w:rPr>
          <w:rStyle w:val="Strong"/>
        </w:rPr>
        <w:t>sein + gefahren</w:t>
      </w:r>
      <w:r>
        <w:t>.</w:t>
      </w:r>
    </w:p>
    <w:p w:rsidR="007A5EAD" w:rsidRDefault="007A5EAD" w:rsidP="00F26170">
      <w:r>
        <w:rPr>
          <w:rStyle w:val="Strong"/>
        </w:rPr>
        <w:t>11. Ich habe einen Kuchen gekauft.</w:t>
      </w:r>
      <w:r>
        <w:t xml:space="preserve"> → </w:t>
      </w:r>
      <w:r>
        <w:rPr>
          <w:rStyle w:val="Emphasis"/>
          <w:rFonts w:eastAsiaTheme="majorEastAsia"/>
        </w:rPr>
        <w:t>kaufen → gekauft</w:t>
      </w:r>
      <w:r>
        <w:t xml:space="preserve">, dùng </w:t>
      </w:r>
      <w:r>
        <w:rPr>
          <w:rStyle w:val="Strong"/>
        </w:rPr>
        <w:t>haben</w:t>
      </w:r>
      <w:r>
        <w:t>.</w:t>
      </w:r>
    </w:p>
    <w:p w:rsidR="007A5EAD" w:rsidRDefault="007A5EAD" w:rsidP="00F26170">
      <w:r>
        <w:rPr>
          <w:rStyle w:val="Strong"/>
        </w:rPr>
        <w:t>12. Một đáp án tự nhiên:</w:t>
      </w:r>
    </w:p>
    <w:p w:rsidR="007A5EAD" w:rsidRPr="007A05C0" w:rsidRDefault="007A5EAD" w:rsidP="00F26170">
      <w:pPr>
        <w:rPr>
          <w:b/>
        </w:rPr>
      </w:pPr>
      <w:r w:rsidRPr="007A05C0">
        <w:rPr>
          <w:rStyle w:val="Strong"/>
          <w:b w:val="0"/>
        </w:rPr>
        <w:t>Ich bin gestern um 7 Uhr aufgestanden.</w:t>
      </w:r>
      <w:r w:rsidRPr="007A05C0">
        <w:rPr>
          <w:b/>
        </w:rPr>
        <w:br/>
      </w:r>
      <w:r w:rsidRPr="007A05C0">
        <w:rPr>
          <w:rStyle w:val="Strong"/>
          <w:b w:val="0"/>
        </w:rPr>
        <w:t>Ich habe Deutsch gelernt.</w:t>
      </w:r>
      <w:r w:rsidRPr="007A05C0">
        <w:rPr>
          <w:b/>
        </w:rPr>
        <w:br/>
      </w:r>
      <w:r w:rsidRPr="007A05C0">
        <w:rPr>
          <w:rStyle w:val="Strong"/>
          <w:b w:val="0"/>
        </w:rPr>
        <w:t>Danach bin ich zur Arbeit gefahren.</w:t>
      </w:r>
    </w:p>
    <w:p w:rsidR="007A5EAD" w:rsidRDefault="007A5EAD" w:rsidP="00F26170">
      <w:r>
        <w:t xml:space="preserve">→ </w:t>
      </w:r>
      <w:r>
        <w:rPr>
          <w:rStyle w:val="Emphasis"/>
          <w:rFonts w:eastAsiaTheme="majorEastAsia"/>
        </w:rPr>
        <w:t>aufstehen</w:t>
      </w:r>
      <w:r>
        <w:t xml:space="preserve"> và </w:t>
      </w:r>
      <w:r>
        <w:rPr>
          <w:rStyle w:val="Emphasis"/>
          <w:rFonts w:eastAsiaTheme="majorEastAsia"/>
        </w:rPr>
        <w:t>fahren</w:t>
      </w:r>
      <w:r>
        <w:t xml:space="preserve"> là di chuyển → </w:t>
      </w:r>
      <w:r>
        <w:rPr>
          <w:rStyle w:val="Strong"/>
        </w:rPr>
        <w:t>sein</w:t>
      </w:r>
      <w:r>
        <w:t xml:space="preserve">; </w:t>
      </w:r>
      <w:r>
        <w:rPr>
          <w:rStyle w:val="Emphasis"/>
          <w:rFonts w:eastAsiaTheme="majorEastAsia"/>
        </w:rPr>
        <w:t>lernen</w:t>
      </w:r>
      <w:r>
        <w:t xml:space="preserve"> → </w:t>
      </w:r>
      <w:r>
        <w:rPr>
          <w:rStyle w:val="Strong"/>
        </w:rPr>
        <w:t>haben</w:t>
      </w:r>
      <w:r>
        <w:t>.</w:t>
      </w:r>
    </w:p>
    <w:p w:rsidR="007A5EAD" w:rsidRDefault="00B10946" w:rsidP="007A5EAD">
      <w:r>
        <w:pict>
          <v:rect id="_x0000_i1032" style="width:0;height:1.5pt" o:hralign="center" o:hrstd="t" o:hr="t" fillcolor="#a0a0a0" stroked="f"/>
        </w:pict>
      </w:r>
    </w:p>
    <w:p w:rsidR="00F26170" w:rsidRDefault="00F26170">
      <w:pPr>
        <w:rPr>
          <w:rFonts w:ascii="Segoe UI Symbol" w:eastAsia="Times New Roman" w:hAnsi="Segoe UI Symbol" w:cs="Segoe UI Symbol"/>
          <w:b/>
          <w:bCs/>
          <w:kern w:val="36"/>
          <w:sz w:val="36"/>
          <w:szCs w:val="48"/>
        </w:rPr>
      </w:pPr>
      <w:r>
        <w:rPr>
          <w:rFonts w:ascii="Segoe UI Symbol" w:hAnsi="Segoe UI Symbol" w:cs="Segoe UI Symbol"/>
        </w:rPr>
        <w:br w:type="page"/>
      </w:r>
    </w:p>
    <w:p w:rsidR="007A5EAD" w:rsidRDefault="007A5EAD" w:rsidP="007A5EAD">
      <w:pPr>
        <w:pStyle w:val="Heading1"/>
      </w:pPr>
      <w:bookmarkStart w:id="167" w:name="_Toc240230481"/>
      <w:r>
        <w:lastRenderedPageBreak/>
        <w:t>TỔNG KẾT GIAI ĐOẠN 2</w:t>
      </w:r>
      <w:bookmarkEnd w:id="167"/>
    </w:p>
    <w:p w:rsidR="007A5EAD" w:rsidRDefault="007A5EAD" w:rsidP="007A5EAD">
      <w:pPr>
        <w:pStyle w:val="NormalWeb"/>
      </w:pPr>
      <w:r>
        <w:t xml:space="preserve">Bạn cần phân biệt được </w:t>
      </w:r>
      <w:r>
        <w:rPr>
          <w:rStyle w:val="Strong"/>
        </w:rPr>
        <w:t>3 thứ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843"/>
        <w:gridCol w:w="3685"/>
      </w:tblGrid>
      <w:tr w:rsidR="007A5EAD" w:rsidTr="007A05C0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Muốn nói</w:t>
            </w:r>
          </w:p>
        </w:tc>
        <w:tc>
          <w:tcPr>
            <w:tcW w:w="1813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640" w:type="dxa"/>
            <w:vAlign w:val="center"/>
            <w:hideMark/>
          </w:tcPr>
          <w:p w:rsidR="007A5EAD" w:rsidRDefault="007A5E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7A5EAD" w:rsidTr="007A05C0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7A5EAD" w:rsidRDefault="007A5EAD">
            <w:r>
              <w:t>Hiện tại</w:t>
            </w:r>
          </w:p>
        </w:tc>
        <w:tc>
          <w:tcPr>
            <w:tcW w:w="1813" w:type="dxa"/>
            <w:vAlign w:val="center"/>
            <w:hideMark/>
          </w:tcPr>
          <w:p w:rsidR="007A5EAD" w:rsidRDefault="007A5EAD">
            <w:r>
              <w:t>Präsens</w:t>
            </w:r>
          </w:p>
        </w:tc>
        <w:tc>
          <w:tcPr>
            <w:tcW w:w="3640" w:type="dxa"/>
            <w:vAlign w:val="center"/>
            <w:hideMark/>
          </w:tcPr>
          <w:p w:rsidR="007A5EAD" w:rsidRDefault="007A5EAD">
            <w:r>
              <w:t xml:space="preserve">Ich </w:t>
            </w:r>
            <w:r>
              <w:rPr>
                <w:rStyle w:val="Strong"/>
              </w:rPr>
              <w:t>lerne</w:t>
            </w:r>
            <w:r>
              <w:t xml:space="preserve"> Deutsch.</w:t>
            </w:r>
          </w:p>
        </w:tc>
      </w:tr>
      <w:tr w:rsidR="007A5EAD" w:rsidTr="007A05C0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7A5EAD" w:rsidRDefault="007A5EAD">
            <w:r>
              <w:t>Quá khứ đơn của sein/haben</w:t>
            </w:r>
          </w:p>
        </w:tc>
        <w:tc>
          <w:tcPr>
            <w:tcW w:w="1813" w:type="dxa"/>
            <w:vAlign w:val="center"/>
            <w:hideMark/>
          </w:tcPr>
          <w:p w:rsidR="007A5EAD" w:rsidRDefault="007A5EAD">
            <w:r>
              <w:t>Präteritum</w:t>
            </w:r>
          </w:p>
        </w:tc>
        <w:tc>
          <w:tcPr>
            <w:tcW w:w="3640" w:type="dxa"/>
            <w:vAlign w:val="center"/>
            <w:hideMark/>
          </w:tcPr>
          <w:p w:rsidR="007A5EAD" w:rsidRDefault="007A5EAD">
            <w:r>
              <w:t xml:space="preserve">Ich </w:t>
            </w:r>
            <w:r>
              <w:rPr>
                <w:rStyle w:val="Strong"/>
              </w:rPr>
              <w:t>war</w:t>
            </w:r>
            <w:r>
              <w:t xml:space="preserve"> müde.</w:t>
            </w:r>
          </w:p>
        </w:tc>
      </w:tr>
      <w:tr w:rsidR="007A5EAD" w:rsidTr="007A05C0">
        <w:trPr>
          <w:tblCellSpacing w:w="15" w:type="dxa"/>
        </w:trPr>
        <w:tc>
          <w:tcPr>
            <w:tcW w:w="3494" w:type="dxa"/>
            <w:vAlign w:val="center"/>
            <w:hideMark/>
          </w:tcPr>
          <w:p w:rsidR="007A5EAD" w:rsidRDefault="007A5EAD">
            <w:r>
              <w:t>Kể một hành động đã xảy ra</w:t>
            </w:r>
          </w:p>
        </w:tc>
        <w:tc>
          <w:tcPr>
            <w:tcW w:w="1813" w:type="dxa"/>
            <w:vAlign w:val="center"/>
            <w:hideMark/>
          </w:tcPr>
          <w:p w:rsidR="007A5EAD" w:rsidRDefault="007A5EAD">
            <w:r>
              <w:t>Perfekt</w:t>
            </w:r>
          </w:p>
        </w:tc>
        <w:tc>
          <w:tcPr>
            <w:tcW w:w="3640" w:type="dxa"/>
            <w:vAlign w:val="center"/>
            <w:hideMark/>
          </w:tcPr>
          <w:p w:rsidR="007A5EAD" w:rsidRDefault="007A5EAD">
            <w:r>
              <w:t xml:space="preserve">Ich </w:t>
            </w:r>
            <w:r>
              <w:rPr>
                <w:rStyle w:val="Strong"/>
              </w:rPr>
              <w:t>habe gelernt</w:t>
            </w:r>
            <w:r>
              <w:t>.</w:t>
            </w:r>
          </w:p>
        </w:tc>
      </w:tr>
    </w:tbl>
    <w:p w:rsidR="007A5EAD" w:rsidRPr="007A05C0" w:rsidRDefault="007A5EAD" w:rsidP="007A05C0">
      <w:pPr>
        <w:rPr>
          <w:rStyle w:val="Strong"/>
        </w:rPr>
      </w:pPr>
      <w:r w:rsidRPr="007A05C0">
        <w:rPr>
          <w:rStyle w:val="Strong"/>
        </w:rPr>
        <w:t>Công thức vàng</w:t>
      </w:r>
    </w:p>
    <w:p w:rsidR="007A5EAD" w:rsidRDefault="007A5EAD" w:rsidP="007A5EAD">
      <w:pPr>
        <w:pStyle w:val="NormalWeb"/>
      </w:pPr>
      <w:r w:rsidRPr="007A05C0">
        <w:rPr>
          <w:rStyle w:val="Strong"/>
          <w:highlight w:val="yellow"/>
        </w:rPr>
        <w:t>SEIN:</w:t>
      </w:r>
    </w:p>
    <w:p w:rsidR="007A5EAD" w:rsidRDefault="007A5EAD" w:rsidP="007A05C0">
      <w:pPr>
        <w:pStyle w:val="NormalWeb"/>
        <w:jc w:val="center"/>
      </w:pPr>
      <w:r>
        <w:t xml:space="preserve">bin → </w:t>
      </w:r>
      <w:r>
        <w:rPr>
          <w:rStyle w:val="Strong"/>
        </w:rPr>
        <w:t>war</w:t>
      </w:r>
      <w:r>
        <w:br/>
        <w:t xml:space="preserve">habe → </w:t>
      </w:r>
      <w:r>
        <w:rPr>
          <w:rStyle w:val="Strong"/>
        </w:rPr>
        <w:t>hatte</w:t>
      </w:r>
    </w:p>
    <w:p w:rsidR="007A5EAD" w:rsidRDefault="007A5EAD" w:rsidP="007A5EAD">
      <w:pPr>
        <w:pStyle w:val="NormalWeb"/>
      </w:pPr>
      <w:r w:rsidRPr="007A05C0">
        <w:rPr>
          <w:rStyle w:val="Strong"/>
          <w:highlight w:val="yellow"/>
        </w:rPr>
        <w:t>PERFEKT:</w:t>
      </w:r>
    </w:p>
    <w:p w:rsidR="007A5EAD" w:rsidRDefault="007A5EAD" w:rsidP="007A05C0">
      <w:pPr>
        <w:pStyle w:val="NormalWeb"/>
        <w:jc w:val="center"/>
      </w:pPr>
      <w:r>
        <w:rPr>
          <w:rStyle w:val="Strong"/>
        </w:rPr>
        <w:t>haben/sein + Partizip II</w:t>
      </w:r>
    </w:p>
    <w:p w:rsidR="007A5EAD" w:rsidRDefault="007A5EAD" w:rsidP="007A5EAD">
      <w:pPr>
        <w:pStyle w:val="NormalWeb"/>
      </w:pPr>
      <w:r w:rsidRPr="007A05C0">
        <w:rPr>
          <w:rStyle w:val="Strong"/>
          <w:highlight w:val="yellow"/>
        </w:rPr>
        <w:t>Hành động thông thường:</w:t>
      </w:r>
    </w:p>
    <w:p w:rsidR="007A5EAD" w:rsidRDefault="007A5EAD" w:rsidP="007A05C0">
      <w:pPr>
        <w:pStyle w:val="NormalWeb"/>
        <w:jc w:val="center"/>
      </w:pPr>
      <w:r>
        <w:rPr>
          <w:rStyle w:val="Strong"/>
        </w:rPr>
        <w:t>haben</w:t>
      </w:r>
      <w:r>
        <w:t xml:space="preserve"> → </w:t>
      </w:r>
      <w:r>
        <w:rPr>
          <w:rStyle w:val="Emphasis"/>
          <w:rFonts w:eastAsiaTheme="majorEastAsia"/>
        </w:rPr>
        <w:t>Ich habe gelernt.</w:t>
      </w:r>
    </w:p>
    <w:p w:rsidR="007A5EAD" w:rsidRDefault="007A5EAD" w:rsidP="007A5EAD">
      <w:pPr>
        <w:pStyle w:val="NormalWeb"/>
      </w:pPr>
      <w:r w:rsidRPr="007A05C0">
        <w:rPr>
          <w:rStyle w:val="Strong"/>
          <w:highlight w:val="yellow"/>
        </w:rPr>
        <w:t>Di chuyển/thay đổi trạng thái:</w:t>
      </w:r>
    </w:p>
    <w:p w:rsidR="007A5EAD" w:rsidRDefault="007A5EAD" w:rsidP="007A05C0">
      <w:pPr>
        <w:pStyle w:val="NormalWeb"/>
        <w:jc w:val="center"/>
      </w:pPr>
      <w:r>
        <w:rPr>
          <w:rStyle w:val="Strong"/>
        </w:rPr>
        <w:t>sein</w:t>
      </w:r>
      <w:r>
        <w:t xml:space="preserve"> → </w:t>
      </w:r>
      <w:r>
        <w:rPr>
          <w:rStyle w:val="Emphasis"/>
          <w:rFonts w:eastAsiaTheme="majorEastAsia"/>
        </w:rPr>
        <w:t>Ich bin gegangen.</w:t>
      </w:r>
    </w:p>
    <w:p w:rsidR="007A05C0" w:rsidRDefault="007A5EAD" w:rsidP="007A05C0">
      <w:r>
        <w:t xml:space="preserve"> </w:t>
      </w:r>
    </w:p>
    <w:p w:rsidR="007A05C0" w:rsidRDefault="007A05C0">
      <w:r>
        <w:br w:type="page"/>
      </w:r>
    </w:p>
    <w:p w:rsidR="007A5EAD" w:rsidRPr="007A05C0" w:rsidRDefault="007A5EAD" w:rsidP="007A05C0">
      <w:pPr>
        <w:rPr>
          <w:rStyle w:val="Strong"/>
        </w:rPr>
      </w:pPr>
      <w:r w:rsidRPr="007A05C0">
        <w:rPr>
          <w:rStyle w:val="Strong"/>
        </w:rPr>
        <w:lastRenderedPageBreak/>
        <w:t>Một bảng cực đáng học thuộc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244"/>
      </w:tblGrid>
      <w:tr w:rsidR="007A5EAD" w:rsidTr="007A05C0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pPr>
              <w:jc w:val="center"/>
              <w:rPr>
                <w:b/>
                <w:bCs/>
              </w:rPr>
            </w:pPr>
            <w:r w:rsidRPr="007A05C0">
              <w:rPr>
                <w:b/>
                <w:bCs/>
              </w:rPr>
              <w:t>Hiện tại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pPr>
              <w:jc w:val="center"/>
              <w:rPr>
                <w:b/>
                <w:bCs/>
              </w:rPr>
            </w:pPr>
            <w:r w:rsidRPr="007A05C0">
              <w:rPr>
                <w:b/>
                <w:bCs/>
              </w:rPr>
              <w:t>Quá khứ</w:t>
            </w:r>
          </w:p>
        </w:tc>
      </w:tr>
      <w:tr w:rsidR="007A5EAD" w:rsidTr="007A05C0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bin</w:t>
            </w:r>
            <w:r w:rsidRPr="007A05C0">
              <w:t xml:space="preserve"> müde.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war</w:t>
            </w:r>
            <w:r w:rsidRPr="007A05C0">
              <w:t xml:space="preserve"> müde.</w:t>
            </w:r>
          </w:p>
        </w:tc>
      </w:tr>
      <w:tr w:rsidR="007A5EAD" w:rsidTr="007A05C0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habe</w:t>
            </w:r>
            <w:r w:rsidRPr="007A05C0">
              <w:t xml:space="preserve"> Zeit.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hatte</w:t>
            </w:r>
            <w:r w:rsidRPr="007A05C0">
              <w:t xml:space="preserve"> Zeit.</w:t>
            </w:r>
          </w:p>
        </w:tc>
      </w:tr>
      <w:tr w:rsidR="007A5EAD" w:rsidTr="007A05C0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lerne</w:t>
            </w:r>
            <w:r w:rsidRPr="007A05C0">
              <w:t xml:space="preserve"> Deutsch.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habe Deutsch gelernt</w:t>
            </w:r>
            <w:r w:rsidRPr="007A05C0">
              <w:t>.</w:t>
            </w:r>
          </w:p>
        </w:tc>
      </w:tr>
      <w:tr w:rsidR="007A5EAD" w:rsidTr="007A05C0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esse</w:t>
            </w:r>
            <w:r w:rsidRPr="007A05C0">
              <w:t xml:space="preserve"> Pizza.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habe Pizza gegessen</w:t>
            </w:r>
            <w:r w:rsidRPr="007A05C0">
              <w:t>.</w:t>
            </w:r>
          </w:p>
        </w:tc>
      </w:tr>
      <w:tr w:rsidR="007A5EAD" w:rsidTr="007A05C0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gehe</w:t>
            </w:r>
            <w:r w:rsidRPr="007A05C0">
              <w:t xml:space="preserve"> nach Hause.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bin nach Hause gegangen</w:t>
            </w:r>
            <w:r w:rsidRPr="007A05C0">
              <w:t>.</w:t>
            </w:r>
          </w:p>
        </w:tc>
      </w:tr>
      <w:tr w:rsidR="007A5EAD" w:rsidTr="007A05C0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fahre</w:t>
            </w:r>
            <w:r w:rsidRPr="007A05C0">
              <w:t xml:space="preserve"> nach Berlin.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bin nach Berlin gefahren</w:t>
            </w:r>
            <w:r w:rsidRPr="007A05C0">
              <w:t>.</w:t>
            </w:r>
          </w:p>
        </w:tc>
      </w:tr>
      <w:tr w:rsidR="007A5EAD" w:rsidTr="007A05C0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stehe auf</w:t>
            </w:r>
            <w:r w:rsidRPr="007A05C0">
              <w:t>.</w:t>
            </w:r>
          </w:p>
        </w:tc>
        <w:tc>
          <w:tcPr>
            <w:tcW w:w="5199" w:type="dxa"/>
            <w:vAlign w:val="center"/>
            <w:hideMark/>
          </w:tcPr>
          <w:p w:rsidR="007A5EAD" w:rsidRPr="007A05C0" w:rsidRDefault="007A5EAD">
            <w:r w:rsidRPr="007A05C0">
              <w:t xml:space="preserve">Ich </w:t>
            </w:r>
            <w:r w:rsidRPr="007A05C0">
              <w:rPr>
                <w:rStyle w:val="Strong"/>
              </w:rPr>
              <w:t>bin aufgestanden</w:t>
            </w:r>
            <w:r w:rsidRPr="007A05C0">
              <w:t>.</w:t>
            </w:r>
          </w:p>
        </w:tc>
      </w:tr>
    </w:tbl>
    <w:p w:rsidR="00292B7C" w:rsidRPr="00292B7C" w:rsidRDefault="00292B7C" w:rsidP="00292B7C">
      <w:pPr>
        <w:rPr>
          <w:rFonts w:cs="Times New Roman"/>
          <w:szCs w:val="24"/>
        </w:rPr>
      </w:pPr>
    </w:p>
    <w:p w:rsidR="00A96F03" w:rsidRDefault="00A96F03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A96F03" w:rsidRDefault="00A96F03" w:rsidP="00212B05">
      <w:pPr>
        <w:pStyle w:val="Heading1"/>
        <w:rPr>
          <w:sz w:val="48"/>
        </w:rPr>
      </w:pPr>
      <w:bookmarkStart w:id="168" w:name="_Toc240230482"/>
      <w:r>
        <w:lastRenderedPageBreak/>
        <w:t>GIAI ĐOẠN 3 — KASUS &amp; TỪ LOẠI A1</w:t>
      </w:r>
      <w:bookmarkEnd w:id="168"/>
    </w:p>
    <w:p w:rsidR="00A96F03" w:rsidRDefault="00A96F03" w:rsidP="00A96F03">
      <w:pPr>
        <w:pStyle w:val="NormalWeb"/>
      </w:pPr>
      <w:r>
        <w:t xml:space="preserve">Đây là </w:t>
      </w:r>
      <w:r>
        <w:rPr>
          <w:rStyle w:val="Strong"/>
          <w:rFonts w:eastAsiaTheme="majorEastAsia"/>
        </w:rPr>
        <w:t>giai đoạn quan trọng nhất của phần ngữ pháp A1</w:t>
      </w:r>
      <w:r>
        <w:t xml:space="preserve">. Nếu Präsens giúp bạn biết </w:t>
      </w:r>
      <w:r>
        <w:rPr>
          <w:rStyle w:val="Strong"/>
          <w:rFonts w:eastAsiaTheme="majorEastAsia"/>
        </w:rPr>
        <w:t>“ai làm gì”</w:t>
      </w:r>
      <w:r>
        <w:t xml:space="preserve">, thì Kasus giúp bạn biết </w:t>
      </w:r>
      <w:r>
        <w:rPr>
          <w:rStyle w:val="Strong"/>
          <w:rFonts w:eastAsiaTheme="majorEastAsia"/>
        </w:rPr>
        <w:t>“ai làm gì với ai/cái gì”</w:t>
      </w:r>
      <w:r>
        <w:t>.</w:t>
      </w:r>
    </w:p>
    <w:p w:rsidR="00A96F03" w:rsidRDefault="00A96F03" w:rsidP="00A96F03">
      <w:pPr>
        <w:pStyle w:val="NormalWeb"/>
      </w:pPr>
      <w:r>
        <w:t>Chúng ta sẽ đi theo đúng thứ tự:</w:t>
      </w:r>
    </w:p>
    <w:p w:rsidR="00A96F03" w:rsidRDefault="00A96F03" w:rsidP="000E1F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Nominativ</w:t>
      </w:r>
      <w:r>
        <w:t xml:space="preserve"> — ai làm hành động? </w:t>
      </w:r>
    </w:p>
    <w:p w:rsidR="00A96F03" w:rsidRDefault="00A96F03" w:rsidP="000E1F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Akkusativ</w:t>
      </w:r>
      <w:r>
        <w:t xml:space="preserve"> — ai/cái gì nhận tác động trực tiếp? </w:t>
      </w:r>
    </w:p>
    <w:p w:rsidR="00A96F03" w:rsidRDefault="00A96F03" w:rsidP="000E1F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Dativ</w:t>
      </w:r>
      <w:r>
        <w:t xml:space="preserve"> — cho ai / với ai / từ ai? </w:t>
      </w:r>
    </w:p>
    <w:p w:rsidR="00A96F03" w:rsidRDefault="00A96F03" w:rsidP="000E1F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Akkusativ vs. Dativ</w:t>
      </w:r>
      <w:r>
        <w:t xml:space="preserve"> — phân biệt trong câu thực tế. </w:t>
      </w:r>
    </w:p>
    <w:p w:rsidR="00A96F03" w:rsidRDefault="00A96F03" w:rsidP="000E1F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Personalpronomen</w:t>
      </w:r>
      <w:r>
        <w:t xml:space="preserve"> — </w:t>
      </w:r>
      <w:r>
        <w:rPr>
          <w:rStyle w:val="Emphasis"/>
        </w:rPr>
        <w:t>mich/dich/ihn...</w:t>
      </w:r>
      <w:r>
        <w:t xml:space="preserve"> và </w:t>
      </w:r>
      <w:r>
        <w:rPr>
          <w:rStyle w:val="Emphasis"/>
        </w:rPr>
        <w:t>mir/dir/ihm...</w:t>
      </w:r>
      <w:r>
        <w:t xml:space="preserve"> </w:t>
      </w:r>
    </w:p>
    <w:p w:rsidR="00A96F03" w:rsidRDefault="00A96F03" w:rsidP="000E1F2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Possessivartikel</w:t>
      </w:r>
      <w:r>
        <w:t xml:space="preserve"> — </w:t>
      </w:r>
      <w:r>
        <w:rPr>
          <w:rStyle w:val="Emphasis"/>
        </w:rPr>
        <w:t>mein/dein/sein/ihr...</w:t>
      </w:r>
      <w:r>
        <w:t xml:space="preserve"> </w:t>
      </w:r>
    </w:p>
    <w:p w:rsidR="00A96F03" w:rsidRDefault="00A96F03" w:rsidP="00A96F03">
      <w:pPr>
        <w:spacing w:after="0"/>
      </w:pPr>
    </w:p>
    <w:p w:rsidR="00A96F03" w:rsidRDefault="00A96F03" w:rsidP="00212B05">
      <w:pPr>
        <w:pStyle w:val="Heading2"/>
      </w:pPr>
      <w:bookmarkStart w:id="169" w:name="_Toc240230483"/>
      <w:r>
        <w:t>BÀI 1 — NOMINATIV</w:t>
      </w:r>
      <w:bookmarkEnd w:id="169"/>
    </w:p>
    <w:p w:rsidR="00A96F03" w:rsidRDefault="00A96F03" w:rsidP="00212B05">
      <w:pPr>
        <w:pStyle w:val="Heading3"/>
      </w:pPr>
      <w:bookmarkStart w:id="170" w:name="_Toc240106089"/>
      <w:bookmarkStart w:id="171" w:name="_Toc240109582"/>
      <w:bookmarkStart w:id="172" w:name="_Toc240230484"/>
      <w:r>
        <w:t>1. Kiến thức cốt lõi &amp; đặc điểm nhận diện</w:t>
      </w:r>
      <w:bookmarkEnd w:id="170"/>
      <w:bookmarkEnd w:id="171"/>
      <w:bookmarkEnd w:id="172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Nominativ</w:t>
      </w:r>
      <w:r>
        <w:t xml:space="preserve"> là người hoặc vật </w:t>
      </w:r>
      <w:r>
        <w:rPr>
          <w:rStyle w:val="Strong"/>
          <w:rFonts w:eastAsiaTheme="majorEastAsia"/>
        </w:rPr>
        <w:t>thực hiện hành động</w:t>
      </w:r>
      <w:r>
        <w:t xml:space="preserve"> trong câu.</w:t>
      </w:r>
    </w:p>
    <w:p w:rsidR="00A96F03" w:rsidRDefault="00A96F03" w:rsidP="00A96F03">
      <w:pPr>
        <w:pStyle w:val="NormalWeb"/>
      </w:pPr>
      <w:r>
        <w:t>Nói đơn giản, hãy hỏi: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“Ai làm việc đó?” / “Cái gì làm việc đó?”</w:t>
      </w:r>
    </w:p>
    <w:p w:rsidR="00212B05" w:rsidRDefault="00A96F03" w:rsidP="00212B05">
      <w:pPr>
        <w:pStyle w:val="NormalWeb"/>
      </w:pPr>
      <w:r>
        <w:t xml:space="preserve">Người/cái gì trả lời được câu hỏi đó → </w:t>
      </w:r>
      <w:r>
        <w:rPr>
          <w:rStyle w:val="Strong"/>
          <w:rFonts w:eastAsiaTheme="majorEastAsia"/>
        </w:rPr>
        <w:t>Nominativ</w:t>
      </w:r>
      <w:r w:rsidR="00212B05">
        <w:t>.</w:t>
      </w:r>
    </w:p>
    <w:p w:rsidR="00A96F03" w:rsidRDefault="00A96F03" w:rsidP="00212B05">
      <w:pPr>
        <w:pStyle w:val="Heading3"/>
      </w:pPr>
      <w:bookmarkStart w:id="173" w:name="_Toc240106090"/>
      <w:bookmarkStart w:id="174" w:name="_Toc240109583"/>
      <w:bookmarkStart w:id="175" w:name="_Toc240230485"/>
      <w:r>
        <w:t>2. Công thức cốt lõi</w:t>
      </w:r>
      <w:bookmarkEnd w:id="173"/>
      <w:bookmarkEnd w:id="174"/>
      <w:bookmarkEnd w:id="175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NOMINATIV = người/vật thực hiện hành động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212B05">
      <w:pPr>
        <w:pStyle w:val="NormalWeb"/>
        <w:jc w:val="center"/>
      </w:pPr>
      <w:r>
        <w:rPr>
          <w:rStyle w:val="Strong"/>
          <w:rFonts w:eastAsiaTheme="majorEastAsia"/>
        </w:rPr>
        <w:t>Der Mann</w:t>
      </w:r>
      <w:r>
        <w:t xml:space="preserve"> kauft Brot.</w:t>
      </w:r>
    </w:p>
    <w:p w:rsidR="00A96F03" w:rsidRDefault="00A96F03" w:rsidP="00A96F03">
      <w:pPr>
        <w:pStyle w:val="NormalWeb"/>
      </w:pPr>
      <w:r>
        <w:t>Ai mua bánh mì?</w:t>
      </w:r>
    </w:p>
    <w:p w:rsidR="00A96F03" w:rsidRDefault="00A96F03" w:rsidP="00A96F03">
      <w:pPr>
        <w:pStyle w:val="NormalWeb"/>
      </w:pPr>
      <w:r>
        <w:t xml:space="preserve">→ </w:t>
      </w:r>
      <w:r>
        <w:rPr>
          <w:rStyle w:val="Strong"/>
          <w:rFonts w:eastAsiaTheme="majorEastAsia"/>
        </w:rPr>
        <w:t>Der Mann</w:t>
      </w:r>
      <w:r>
        <w:t>.</w:t>
      </w:r>
    </w:p>
    <w:p w:rsidR="00A96F03" w:rsidRDefault="00A96F03" w:rsidP="00212B05">
      <w:pPr>
        <w:pStyle w:val="NormalWeb"/>
      </w:pPr>
      <w:r>
        <w:t xml:space="preserve">Vậy </w:t>
      </w:r>
      <w:r>
        <w:rPr>
          <w:rStyle w:val="Emphasis"/>
          <w:rFonts w:eastAsiaTheme="majorEastAsia"/>
        </w:rPr>
        <w:t>der Mann</w:t>
      </w:r>
      <w:r w:rsidR="00212B05">
        <w:t xml:space="preserve"> là Nominativ.</w:t>
      </w:r>
    </w:p>
    <w:p w:rsidR="00A96F03" w:rsidRDefault="00A96F03" w:rsidP="00212B05">
      <w:pPr>
        <w:pStyle w:val="Heading3"/>
      </w:pPr>
      <w:bookmarkStart w:id="176" w:name="_Toc240106091"/>
      <w:bookmarkStart w:id="177" w:name="_Toc240109584"/>
      <w:bookmarkStart w:id="178" w:name="_Toc240230486"/>
      <w:r>
        <w:lastRenderedPageBreak/>
        <w:t>3. Mạo từ ở Nominativ</w:t>
      </w:r>
      <w:bookmarkEnd w:id="176"/>
      <w:bookmarkEnd w:id="177"/>
      <w:bookmarkEnd w:id="178"/>
    </w:p>
    <w:tbl>
      <w:tblPr>
        <w:tblW w:w="0" w:type="auto"/>
        <w:tblCellSpacing w:w="15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044"/>
      </w:tblGrid>
      <w:tr w:rsidR="00A96F03" w:rsidTr="00E25D1B">
        <w:trPr>
          <w:tblHeader/>
          <w:tblCellSpacing w:w="15" w:type="dxa"/>
        </w:trPr>
        <w:tc>
          <w:tcPr>
            <w:tcW w:w="1372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Giống</w:t>
            </w:r>
          </w:p>
        </w:tc>
        <w:tc>
          <w:tcPr>
            <w:tcW w:w="1999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Mạo từ</w:t>
            </w:r>
          </w:p>
        </w:tc>
      </w:tr>
      <w:tr w:rsidR="00A96F03" w:rsidTr="00E25D1B">
        <w:trPr>
          <w:tblCellSpacing w:w="15" w:type="dxa"/>
        </w:trPr>
        <w:tc>
          <w:tcPr>
            <w:tcW w:w="1372" w:type="dxa"/>
            <w:vAlign w:val="center"/>
            <w:hideMark/>
          </w:tcPr>
          <w:p w:rsidR="00A96F03" w:rsidRDefault="00A96F03">
            <w:r>
              <w:t>Đực</w:t>
            </w:r>
          </w:p>
        </w:tc>
        <w:tc>
          <w:tcPr>
            <w:tcW w:w="199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der</w:t>
            </w:r>
          </w:p>
        </w:tc>
      </w:tr>
      <w:tr w:rsidR="00A96F03" w:rsidTr="00E25D1B">
        <w:trPr>
          <w:tblCellSpacing w:w="15" w:type="dxa"/>
        </w:trPr>
        <w:tc>
          <w:tcPr>
            <w:tcW w:w="1372" w:type="dxa"/>
            <w:vAlign w:val="center"/>
            <w:hideMark/>
          </w:tcPr>
          <w:p w:rsidR="00A96F03" w:rsidRDefault="00A96F03">
            <w:r>
              <w:t>Cái</w:t>
            </w:r>
          </w:p>
        </w:tc>
        <w:tc>
          <w:tcPr>
            <w:tcW w:w="199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die</w:t>
            </w:r>
          </w:p>
        </w:tc>
      </w:tr>
      <w:tr w:rsidR="00A96F03" w:rsidTr="00E25D1B">
        <w:trPr>
          <w:tblCellSpacing w:w="15" w:type="dxa"/>
        </w:trPr>
        <w:tc>
          <w:tcPr>
            <w:tcW w:w="1372" w:type="dxa"/>
            <w:vAlign w:val="center"/>
            <w:hideMark/>
          </w:tcPr>
          <w:p w:rsidR="00A96F03" w:rsidRDefault="00A96F03">
            <w:r>
              <w:t>Trung</w:t>
            </w:r>
          </w:p>
        </w:tc>
        <w:tc>
          <w:tcPr>
            <w:tcW w:w="199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das</w:t>
            </w:r>
          </w:p>
        </w:tc>
      </w:tr>
      <w:tr w:rsidR="00A96F03" w:rsidTr="00E25D1B">
        <w:trPr>
          <w:tblCellSpacing w:w="15" w:type="dxa"/>
        </w:trPr>
        <w:tc>
          <w:tcPr>
            <w:tcW w:w="1372" w:type="dxa"/>
            <w:vAlign w:val="center"/>
            <w:hideMark/>
          </w:tcPr>
          <w:p w:rsidR="00A96F03" w:rsidRDefault="00A96F03">
            <w:r>
              <w:t>Số nhiều</w:t>
            </w:r>
          </w:p>
        </w:tc>
        <w:tc>
          <w:tcPr>
            <w:tcW w:w="199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die</w:t>
            </w:r>
          </w:p>
        </w:tc>
      </w:tr>
    </w:tbl>
    <w:p w:rsidR="00A96F03" w:rsidRDefault="00A96F03" w:rsidP="00A96F03">
      <w:pPr>
        <w:pStyle w:val="NormalWeb"/>
      </w:pPr>
      <w:r>
        <w:t>Với mạo từ không xác định:</w:t>
      </w:r>
    </w:p>
    <w:tbl>
      <w:tblPr>
        <w:tblW w:w="0" w:type="auto"/>
        <w:tblCellSpacing w:w="15" w:type="dxa"/>
        <w:tblInd w:w="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565"/>
      </w:tblGrid>
      <w:tr w:rsidR="00A96F03" w:rsidTr="00E25D1B">
        <w:trPr>
          <w:tblHeader/>
          <w:tblCellSpacing w:w="15" w:type="dxa"/>
        </w:trPr>
        <w:tc>
          <w:tcPr>
            <w:tcW w:w="1780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Giống</w:t>
            </w:r>
          </w:p>
        </w:tc>
        <w:tc>
          <w:tcPr>
            <w:tcW w:w="2520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Mạo từ</w:t>
            </w:r>
          </w:p>
        </w:tc>
      </w:tr>
      <w:tr w:rsidR="00A96F03" w:rsidTr="00E25D1B">
        <w:trPr>
          <w:tblCellSpacing w:w="15" w:type="dxa"/>
        </w:trPr>
        <w:tc>
          <w:tcPr>
            <w:tcW w:w="1780" w:type="dxa"/>
            <w:vAlign w:val="center"/>
            <w:hideMark/>
          </w:tcPr>
          <w:p w:rsidR="00A96F03" w:rsidRDefault="00A96F03">
            <w:r>
              <w:t>Đực</w:t>
            </w:r>
          </w:p>
        </w:tc>
        <w:tc>
          <w:tcPr>
            <w:tcW w:w="252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ein</w:t>
            </w:r>
          </w:p>
        </w:tc>
      </w:tr>
      <w:tr w:rsidR="00A96F03" w:rsidTr="00E25D1B">
        <w:trPr>
          <w:tblCellSpacing w:w="15" w:type="dxa"/>
        </w:trPr>
        <w:tc>
          <w:tcPr>
            <w:tcW w:w="1780" w:type="dxa"/>
            <w:vAlign w:val="center"/>
            <w:hideMark/>
          </w:tcPr>
          <w:p w:rsidR="00A96F03" w:rsidRDefault="00A96F03">
            <w:r>
              <w:t>Cái</w:t>
            </w:r>
          </w:p>
        </w:tc>
        <w:tc>
          <w:tcPr>
            <w:tcW w:w="252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eine</w:t>
            </w:r>
          </w:p>
        </w:tc>
      </w:tr>
      <w:tr w:rsidR="00A96F03" w:rsidTr="00E25D1B">
        <w:trPr>
          <w:tblCellSpacing w:w="15" w:type="dxa"/>
        </w:trPr>
        <w:tc>
          <w:tcPr>
            <w:tcW w:w="1780" w:type="dxa"/>
            <w:vAlign w:val="center"/>
            <w:hideMark/>
          </w:tcPr>
          <w:p w:rsidR="00A96F03" w:rsidRDefault="00A96F03">
            <w:r>
              <w:t>Trung</w:t>
            </w:r>
          </w:p>
        </w:tc>
        <w:tc>
          <w:tcPr>
            <w:tcW w:w="252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ein</w:t>
            </w:r>
          </w:p>
        </w:tc>
      </w:tr>
      <w:tr w:rsidR="00A96F03" w:rsidTr="00E25D1B">
        <w:trPr>
          <w:tblCellSpacing w:w="15" w:type="dxa"/>
        </w:trPr>
        <w:tc>
          <w:tcPr>
            <w:tcW w:w="1780" w:type="dxa"/>
            <w:vAlign w:val="center"/>
            <w:hideMark/>
          </w:tcPr>
          <w:p w:rsidR="00A96F03" w:rsidRDefault="00A96F03">
            <w:r>
              <w:t>Plural</w:t>
            </w:r>
          </w:p>
        </w:tc>
        <w:tc>
          <w:tcPr>
            <w:tcW w:w="2520" w:type="dxa"/>
            <w:vAlign w:val="center"/>
            <w:hideMark/>
          </w:tcPr>
          <w:p w:rsidR="00A96F03" w:rsidRDefault="00A96F03">
            <w:r>
              <w:t>—</w:t>
            </w:r>
          </w:p>
        </w:tc>
      </w:tr>
    </w:tbl>
    <w:p w:rsidR="00A96F03" w:rsidRDefault="00A96F03" w:rsidP="00A96F03"/>
    <w:p w:rsidR="00A96F03" w:rsidRDefault="00A96F03" w:rsidP="00E25D1B">
      <w:pPr>
        <w:pStyle w:val="Heading3"/>
      </w:pPr>
      <w:bookmarkStart w:id="179" w:name="_Toc240106092"/>
      <w:bookmarkStart w:id="180" w:name="_Toc240109585"/>
      <w:bookmarkStart w:id="181" w:name="_Toc240230487"/>
      <w:r>
        <w:t>4. Ví dụ thực tế</w:t>
      </w:r>
      <w:bookmarkEnd w:id="179"/>
      <w:bookmarkEnd w:id="180"/>
      <w:bookmarkEnd w:id="181"/>
    </w:p>
    <w:p w:rsidR="00A96F03" w:rsidRPr="00E25D1B" w:rsidRDefault="00A96F03" w:rsidP="00E25D1B">
      <w:pPr>
        <w:rPr>
          <w:rStyle w:val="Strong"/>
        </w:rPr>
      </w:pPr>
      <w:r w:rsidRPr="00E25D1B">
        <w:rPr>
          <w:rStyle w:val="Strong"/>
        </w:rPr>
        <w:t>Ví dụ 1</w:t>
      </w:r>
    </w:p>
    <w:p w:rsidR="00A96F03" w:rsidRDefault="00A96F03" w:rsidP="00E25D1B"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Der Mann kauft einen Kaffee.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Người đàn ông mua một ly cà phê.</w:t>
      </w:r>
    </w:p>
    <w:p w:rsidR="00A96F03" w:rsidRDefault="00A96F03" w:rsidP="00E25D1B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Der Mann</w:t>
      </w:r>
      <w:r>
        <w:t xml:space="preserve"> là người thực hiện hành động </w:t>
      </w:r>
      <w:r>
        <w:rPr>
          <w:rStyle w:val="Strong"/>
          <w:rFonts w:eastAsiaTheme="majorEastAsia"/>
        </w:rPr>
        <w:t>kauft</w:t>
      </w:r>
      <w:r>
        <w:t xml:space="preserve"> → Nominativ.</w:t>
      </w:r>
    </w:p>
    <w:p w:rsidR="00A96F03" w:rsidRDefault="00A96F03" w:rsidP="00E25D1B"/>
    <w:p w:rsidR="00A96F03" w:rsidRPr="00E25D1B" w:rsidRDefault="00A96F03" w:rsidP="00E25D1B">
      <w:pPr>
        <w:rPr>
          <w:rStyle w:val="Strong"/>
        </w:rPr>
      </w:pPr>
      <w:r w:rsidRPr="00E25D1B">
        <w:rPr>
          <w:rStyle w:val="Strong"/>
        </w:rPr>
        <w:t>Ví dụ 2</w:t>
      </w:r>
    </w:p>
    <w:p w:rsidR="00A96F03" w:rsidRDefault="00A96F03" w:rsidP="00E25D1B"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Die Frau kocht heute.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Người phụ nữ hôm nay nấu ăn.</w:t>
      </w:r>
    </w:p>
    <w:p w:rsidR="00A96F03" w:rsidRDefault="00A96F03" w:rsidP="00E25D1B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Die Frau</w:t>
      </w:r>
      <w:r>
        <w:t xml:space="preserve"> là người thực hiện hành động </w:t>
      </w:r>
      <w:r>
        <w:rPr>
          <w:rStyle w:val="Strong"/>
          <w:rFonts w:eastAsiaTheme="majorEastAsia"/>
        </w:rPr>
        <w:t>kocht</w:t>
      </w:r>
      <w:r>
        <w:t xml:space="preserve"> → Nominativ.</w:t>
      </w:r>
    </w:p>
    <w:p w:rsidR="00A96F03" w:rsidRDefault="00A96F03" w:rsidP="00E25D1B"/>
    <w:p w:rsidR="00E25D1B" w:rsidRDefault="00E25D1B" w:rsidP="00E25D1B"/>
    <w:p w:rsidR="00E25D1B" w:rsidRDefault="00E25D1B" w:rsidP="00E25D1B"/>
    <w:p w:rsidR="00A96F03" w:rsidRPr="00E25D1B" w:rsidRDefault="00A96F03" w:rsidP="00E25D1B">
      <w:pPr>
        <w:rPr>
          <w:rStyle w:val="Strong"/>
        </w:rPr>
      </w:pPr>
      <w:r w:rsidRPr="00E25D1B">
        <w:rPr>
          <w:rStyle w:val="Strong"/>
        </w:rPr>
        <w:lastRenderedPageBreak/>
        <w:t>Ví dụ 3</w:t>
      </w:r>
    </w:p>
    <w:p w:rsidR="00A96F03" w:rsidRDefault="00A96F03" w:rsidP="00E25D1B"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Das Kind spielt im Park.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Đứa trẻ chơi trong công viên.</w:t>
      </w:r>
    </w:p>
    <w:p w:rsidR="00A96F03" w:rsidRDefault="00A96F03" w:rsidP="00A96F03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Das Kind</w:t>
      </w:r>
      <w:r>
        <w:t xml:space="preserve"> thực hiện hành động </w:t>
      </w:r>
      <w:r>
        <w:rPr>
          <w:rStyle w:val="Strong"/>
          <w:rFonts w:eastAsiaTheme="majorEastAsia"/>
        </w:rPr>
        <w:t>spielt</w:t>
      </w:r>
      <w:r>
        <w:t xml:space="preserve"> → Nominativ.</w:t>
      </w:r>
    </w:p>
    <w:p w:rsidR="00A96F03" w:rsidRDefault="00A96F03" w:rsidP="00E25D1B">
      <w:pPr>
        <w:pStyle w:val="Heading3"/>
      </w:pPr>
      <w:bookmarkStart w:id="182" w:name="_Toc240106093"/>
      <w:bookmarkStart w:id="183" w:name="_Toc240109586"/>
      <w:bookmarkStart w:id="184" w:name="_Toc240230488"/>
      <w:r>
        <w:t>5. Tips</w:t>
      </w:r>
      <w:bookmarkEnd w:id="182"/>
      <w:bookmarkEnd w:id="183"/>
      <w:bookmarkEnd w:id="184"/>
    </w:p>
    <w:p w:rsidR="00A96F03" w:rsidRDefault="00A96F03" w:rsidP="00A96F03">
      <w:pPr>
        <w:pStyle w:val="NormalWeb"/>
      </w:pPr>
      <w:r>
        <w:t xml:space="preserve">Đừng nhìn </w:t>
      </w:r>
      <w:r>
        <w:rPr>
          <w:rStyle w:val="Strong"/>
          <w:rFonts w:eastAsiaTheme="majorEastAsia"/>
        </w:rPr>
        <w:t>der/die/das</w:t>
      </w:r>
      <w:r>
        <w:t xml:space="preserve"> rồi đoán Kasus.</w:t>
      </w:r>
    </w:p>
    <w:p w:rsidR="00A96F03" w:rsidRDefault="00A96F03" w:rsidP="00A96F03">
      <w:pPr>
        <w:pStyle w:val="NormalWeb"/>
      </w:pPr>
      <w:r>
        <w:t>Hãy hỏi: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Ai đang làm?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E25D1B">
      <w:pPr>
        <w:pStyle w:val="NormalWeb"/>
        <w:jc w:val="center"/>
      </w:pPr>
      <w:r>
        <w:rPr>
          <w:rStyle w:val="Strong"/>
          <w:rFonts w:eastAsiaTheme="majorEastAsia"/>
        </w:rPr>
        <w:t>Der Hund</w:t>
      </w:r>
      <w:r>
        <w:t xml:space="preserve"> sieht den Mann.</w:t>
      </w:r>
    </w:p>
    <w:p w:rsidR="00A96F03" w:rsidRDefault="00A96F03" w:rsidP="00A96F03">
      <w:pPr>
        <w:pStyle w:val="NormalWeb"/>
      </w:pPr>
      <w:r>
        <w:t>Ai nhìn?</w:t>
      </w:r>
    </w:p>
    <w:p w:rsidR="00A96F03" w:rsidRDefault="00A96F03" w:rsidP="00A96F03">
      <w:pPr>
        <w:pStyle w:val="NormalWeb"/>
      </w:pPr>
      <w:r>
        <w:t xml:space="preserve">→ </w:t>
      </w:r>
      <w:r>
        <w:rPr>
          <w:rStyle w:val="Strong"/>
          <w:rFonts w:eastAsiaTheme="majorEastAsia"/>
        </w:rPr>
        <w:t>Der Hund</w:t>
      </w:r>
      <w:r>
        <w:t xml:space="preserve"> → Nominativ.</w:t>
      </w:r>
    </w:p>
    <w:p w:rsidR="00A96F03" w:rsidRDefault="00A96F03" w:rsidP="00A96F03"/>
    <w:p w:rsidR="00A96F03" w:rsidRDefault="00A96F03" w:rsidP="00E25D1B">
      <w:pPr>
        <w:pStyle w:val="Heading3"/>
      </w:pPr>
      <w:bookmarkStart w:id="185" w:name="_Toc240106094"/>
      <w:bookmarkStart w:id="186" w:name="_Toc240109587"/>
      <w:bookmarkStart w:id="187" w:name="_Toc240230489"/>
      <w:r>
        <w:t>6. Bài tập</w:t>
      </w:r>
      <w:bookmarkEnd w:id="185"/>
      <w:bookmarkEnd w:id="186"/>
      <w:bookmarkEnd w:id="187"/>
    </w:p>
    <w:p w:rsidR="00A96F03" w:rsidRDefault="00A96F03" w:rsidP="00E25D1B">
      <w:r>
        <w:t>1.</w:t>
      </w:r>
      <w:r w:rsidR="00E25D1B">
        <w:t xml:space="preserve"> </w:t>
      </w:r>
      <w:r>
        <w:t>______ Mann arbeitet heute.</w:t>
      </w:r>
    </w:p>
    <w:p w:rsidR="00A96F03" w:rsidRDefault="00A96F03" w:rsidP="00E25D1B">
      <w:r>
        <w:t>A. Der</w:t>
      </w:r>
      <w:r>
        <w:br/>
        <w:t>B. Den</w:t>
      </w:r>
      <w:r>
        <w:br/>
        <w:t>C. Dem</w:t>
      </w:r>
    </w:p>
    <w:p w:rsidR="00A96F03" w:rsidRDefault="00E25D1B" w:rsidP="00E25D1B">
      <w:r>
        <w:t>2.</w:t>
      </w:r>
      <w:r w:rsidR="00A96F03">
        <w:t>______ Frau kauft Brot.</w:t>
      </w:r>
    </w:p>
    <w:p w:rsidR="00A96F03" w:rsidRDefault="00A96F03" w:rsidP="00E25D1B">
      <w:r>
        <w:t>A. Die</w:t>
      </w:r>
      <w:r>
        <w:br/>
        <w:t>B. Der</w:t>
      </w:r>
      <w:r>
        <w:br/>
        <w:t>C. Den</w:t>
      </w:r>
    </w:p>
    <w:p w:rsidR="00A96F03" w:rsidRDefault="00E25D1B" w:rsidP="00E25D1B">
      <w:r>
        <w:t>3.</w:t>
      </w:r>
      <w:r w:rsidR="00A96F03">
        <w:t>Trong câu dưới đây, đâu là Nominativ?</w:t>
      </w:r>
    </w:p>
    <w:p w:rsidR="00A96F03" w:rsidRDefault="00A96F03" w:rsidP="00E25D1B">
      <w:r>
        <w:t>Das Kind isst einen Apfel.</w:t>
      </w:r>
    </w:p>
    <w:p w:rsidR="00A96F03" w:rsidRDefault="00E25D1B" w:rsidP="00E25D1B">
      <w:r>
        <w:t>4.</w:t>
      </w:r>
      <w:r w:rsidR="00A96F03">
        <w:t>Chọn từ đúng:</w:t>
      </w:r>
    </w:p>
    <w:p w:rsidR="00A96F03" w:rsidRDefault="00A96F03" w:rsidP="00E25D1B">
      <w:r>
        <w:t>______ Hund spielt im Garten.</w:t>
      </w:r>
    </w:p>
    <w:p w:rsidR="00A96F03" w:rsidRDefault="00A96F03" w:rsidP="00E25D1B">
      <w:r>
        <w:t>A. Der</w:t>
      </w:r>
      <w:r>
        <w:br/>
        <w:t>B. Den</w:t>
      </w:r>
      <w:r>
        <w:br/>
        <w:t>C. Dem</w:t>
      </w:r>
    </w:p>
    <w:p w:rsidR="00A96F03" w:rsidRDefault="00E25D1B" w:rsidP="00E25D1B">
      <w:r>
        <w:lastRenderedPageBreak/>
        <w:t xml:space="preserve">5. </w:t>
      </w:r>
      <w:r w:rsidR="00A96F03">
        <w:t>Dịch sang tiếng Đức:</w:t>
      </w:r>
    </w:p>
    <w:p w:rsidR="00A96F03" w:rsidRDefault="00A96F03" w:rsidP="00A96F03">
      <w:r>
        <w:t>Người phụ nữ uố</w:t>
      </w:r>
      <w:r w:rsidR="00E25D1B">
        <w:t>ng cà phê.</w:t>
      </w:r>
    </w:p>
    <w:p w:rsidR="00E25D1B" w:rsidRDefault="00E25D1B" w:rsidP="00A96F03"/>
    <w:p w:rsidR="00E25D1B" w:rsidRDefault="00E25D1B" w:rsidP="00A96F03"/>
    <w:p w:rsidR="00A96F03" w:rsidRDefault="00A96F03" w:rsidP="00E25D1B">
      <w:pPr>
        <w:pStyle w:val="Heading3"/>
      </w:pPr>
      <w:bookmarkStart w:id="188" w:name="_Toc240106095"/>
      <w:bookmarkStart w:id="189" w:name="_Toc240109588"/>
      <w:bookmarkStart w:id="190" w:name="_Toc240230490"/>
      <w:r>
        <w:t>7. Đáp án</w:t>
      </w:r>
      <w:bookmarkEnd w:id="188"/>
      <w:bookmarkEnd w:id="189"/>
      <w:bookmarkEnd w:id="190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1. A — Der</w:t>
      </w:r>
      <w:r>
        <w:t xml:space="preserve"> → </w:t>
      </w:r>
      <w:r>
        <w:rPr>
          <w:rStyle w:val="Emphasis"/>
          <w:rFonts w:eastAsiaTheme="majorEastAsia"/>
        </w:rPr>
        <w:t>Mann</w:t>
      </w:r>
      <w:r>
        <w:t xml:space="preserve"> là người thực hiện hành động.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2. A — Die</w:t>
      </w:r>
      <w:r>
        <w:t xml:space="preserve"> → </w:t>
      </w:r>
      <w:r>
        <w:rPr>
          <w:rStyle w:val="Emphasis"/>
          <w:rFonts w:eastAsiaTheme="majorEastAsia"/>
        </w:rPr>
        <w:t>Frau</w:t>
      </w:r>
      <w:r>
        <w:t xml:space="preserve"> là chủ thể thực hiện </w:t>
      </w:r>
      <w:r>
        <w:rPr>
          <w:rStyle w:val="Emphasis"/>
          <w:rFonts w:eastAsiaTheme="majorEastAsia"/>
        </w:rPr>
        <w:t>kauft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3. Das Kind</w:t>
      </w:r>
      <w:r>
        <w:t xml:space="preserve"> → Đứa trẻ là người thực hiện </w:t>
      </w:r>
      <w:r>
        <w:rPr>
          <w:rStyle w:val="Emphasis"/>
          <w:rFonts w:eastAsiaTheme="majorEastAsia"/>
        </w:rPr>
        <w:t>isst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4. A — Der</w:t>
      </w:r>
      <w:r>
        <w:t xml:space="preserve"> → </w:t>
      </w:r>
      <w:r>
        <w:rPr>
          <w:rStyle w:val="Emphasis"/>
          <w:rFonts w:eastAsiaTheme="majorEastAsia"/>
        </w:rPr>
        <w:t>Hund</w:t>
      </w:r>
      <w:r>
        <w:t xml:space="preserve"> thực hiện </w:t>
      </w:r>
      <w:r>
        <w:rPr>
          <w:rStyle w:val="Emphasis"/>
          <w:rFonts w:eastAsiaTheme="majorEastAsia"/>
        </w:rPr>
        <w:t>spielt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5. Die Frau trinkt Kaffee.</w:t>
      </w:r>
      <w:r>
        <w:t xml:space="preserve"> → </w:t>
      </w:r>
      <w:r>
        <w:rPr>
          <w:rStyle w:val="Emphasis"/>
          <w:rFonts w:eastAsiaTheme="majorEastAsia"/>
        </w:rPr>
        <w:t>Die Frau</w:t>
      </w:r>
      <w:r>
        <w:t xml:space="preserve"> là người uống → Nominativ.</w:t>
      </w:r>
    </w:p>
    <w:p w:rsidR="00A96F03" w:rsidRDefault="00A96F03" w:rsidP="00A96F03"/>
    <w:p w:rsidR="00A96F03" w:rsidRDefault="00A96F03" w:rsidP="00E25D1B">
      <w:pPr>
        <w:pStyle w:val="Heading2"/>
      </w:pPr>
      <w:bookmarkStart w:id="191" w:name="_Toc240230491"/>
      <w:r>
        <w:t>BÀI 2 — AKKUSATIV</w:t>
      </w:r>
      <w:bookmarkEnd w:id="191"/>
    </w:p>
    <w:p w:rsidR="00A96F03" w:rsidRDefault="00A96F03" w:rsidP="00E25D1B">
      <w:pPr>
        <w:pStyle w:val="Heading3"/>
      </w:pPr>
      <w:bookmarkStart w:id="192" w:name="_Toc240106097"/>
      <w:bookmarkStart w:id="193" w:name="_Toc240109590"/>
      <w:bookmarkStart w:id="194" w:name="_Toc240230492"/>
      <w:r>
        <w:t>1. Kiến thức cốt lõi &amp; đặc điểm nhận diện</w:t>
      </w:r>
      <w:bookmarkEnd w:id="192"/>
      <w:bookmarkEnd w:id="193"/>
      <w:bookmarkEnd w:id="194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Akkusativ</w:t>
      </w:r>
      <w:r>
        <w:t xml:space="preserve"> thường dùng cho người/vật </w:t>
      </w:r>
      <w:r>
        <w:rPr>
          <w:rStyle w:val="Strong"/>
          <w:rFonts w:eastAsiaTheme="majorEastAsia"/>
        </w:rPr>
        <w:t>nhận tác động trực tiếp của hành động</w:t>
      </w:r>
      <w:r>
        <w:t>.</w:t>
      </w:r>
    </w:p>
    <w:p w:rsidR="00A96F03" w:rsidRDefault="00A96F03" w:rsidP="00A96F03">
      <w:pPr>
        <w:pStyle w:val="NormalWeb"/>
      </w:pPr>
      <w:r>
        <w:t>Hãy hỏi: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“Ai/cái gì bị tác động bởi hành động?”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A96F03">
      <w:pPr>
        <w:pStyle w:val="NormalWeb"/>
      </w:pPr>
      <w:r>
        <w:t xml:space="preserve">Ich sehe </w:t>
      </w:r>
      <w:r>
        <w:rPr>
          <w:rStyle w:val="Strong"/>
          <w:rFonts w:eastAsiaTheme="majorEastAsia"/>
        </w:rPr>
        <w:t>den Mann</w:t>
      </w:r>
      <w:r>
        <w:t>.</w:t>
      </w:r>
    </w:p>
    <w:p w:rsidR="00A96F03" w:rsidRDefault="00A96F03" w:rsidP="00A96F03">
      <w:pPr>
        <w:pStyle w:val="NormalWeb"/>
      </w:pPr>
      <w:r>
        <w:t xml:space="preserve">Tôi nhìn thấy </w:t>
      </w:r>
      <w:r>
        <w:rPr>
          <w:rStyle w:val="Strong"/>
          <w:rFonts w:eastAsiaTheme="majorEastAsia"/>
        </w:rPr>
        <w:t>người đàn ông</w:t>
      </w:r>
      <w:r>
        <w:t>.</w:t>
      </w:r>
    </w:p>
    <w:p w:rsidR="00A96F03" w:rsidRDefault="00A96F03" w:rsidP="00A96F03">
      <w:pPr>
        <w:pStyle w:val="NormalWeb"/>
      </w:pPr>
      <w:r>
        <w:t xml:space="preserve">Ai nhìn? → </w:t>
      </w:r>
      <w:r>
        <w:rPr>
          <w:rStyle w:val="Emphasis"/>
          <w:rFonts w:eastAsiaTheme="majorEastAsia"/>
        </w:rPr>
        <w:t>Ich</w:t>
      </w:r>
      <w:r>
        <w:t xml:space="preserve"> → Nominativ.</w:t>
      </w:r>
    </w:p>
    <w:p w:rsidR="00A96F03" w:rsidRDefault="00A96F03" w:rsidP="00E25D1B">
      <w:pPr>
        <w:pStyle w:val="NormalWeb"/>
      </w:pPr>
      <w:r>
        <w:t xml:space="preserve">Tôi nhìn thấy ai? → </w:t>
      </w:r>
      <w:r>
        <w:rPr>
          <w:rStyle w:val="Emphasis"/>
          <w:rFonts w:eastAsiaTheme="majorEastAsia"/>
        </w:rPr>
        <w:t>den Mann</w:t>
      </w:r>
      <w:r w:rsidR="00E25D1B">
        <w:t xml:space="preserve"> → Akkusativ.</w:t>
      </w:r>
    </w:p>
    <w:p w:rsidR="00A96F03" w:rsidRDefault="00A96F03" w:rsidP="00E25D1B">
      <w:pPr>
        <w:pStyle w:val="Heading3"/>
      </w:pPr>
      <w:bookmarkStart w:id="195" w:name="_Toc240106098"/>
      <w:bookmarkStart w:id="196" w:name="_Toc240109591"/>
      <w:bookmarkStart w:id="197" w:name="_Toc240230493"/>
      <w:r>
        <w:t>2. Công thức cốt lõi</w:t>
      </w:r>
      <w:bookmarkEnd w:id="195"/>
      <w:bookmarkEnd w:id="196"/>
      <w:bookmarkEnd w:id="197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NOMINATIV → người làm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AKKUSATIV → người/vật được tác động trực tiếp</w:t>
      </w:r>
    </w:p>
    <w:p w:rsidR="00A96F03" w:rsidRDefault="00A96F03" w:rsidP="00A96F03">
      <w:pPr>
        <w:pStyle w:val="NormalWeb"/>
      </w:pPr>
      <w:r>
        <w:lastRenderedPageBreak/>
        <w:t>Ví dụ: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Ich</w:t>
      </w:r>
      <w:r>
        <w:t xml:space="preserve"> kaufe </w:t>
      </w:r>
      <w:r>
        <w:rPr>
          <w:rStyle w:val="Strong"/>
          <w:rFonts w:eastAsiaTheme="majorEastAsia"/>
        </w:rPr>
        <w:t>einen Apfel</w:t>
      </w:r>
      <w:r>
        <w:t>.</w:t>
      </w:r>
    </w:p>
    <w:p w:rsidR="00A96F03" w:rsidRDefault="00A96F03" w:rsidP="00E25D1B">
      <w:pPr>
        <w:pStyle w:val="NormalWeb"/>
      </w:pPr>
      <w:r>
        <w:t xml:space="preserve">Tôi mua </w:t>
      </w:r>
      <w:r>
        <w:rPr>
          <w:rStyle w:val="Strong"/>
          <w:rFonts w:eastAsiaTheme="majorEastAsia"/>
        </w:rPr>
        <w:t>một quả táo</w:t>
      </w:r>
      <w:r w:rsidR="00E25D1B">
        <w:t>.</w:t>
      </w:r>
    </w:p>
    <w:p w:rsidR="00A96F03" w:rsidRDefault="00A96F03" w:rsidP="00E25D1B">
      <w:pPr>
        <w:pStyle w:val="Heading3"/>
      </w:pPr>
      <w:bookmarkStart w:id="198" w:name="_Toc240106099"/>
      <w:bookmarkStart w:id="199" w:name="_Toc240109592"/>
      <w:bookmarkStart w:id="200" w:name="_Toc240230494"/>
      <w:r>
        <w:t>3. Biến đổi mạo từ</w:t>
      </w:r>
      <w:bookmarkEnd w:id="198"/>
      <w:bookmarkEnd w:id="199"/>
      <w:bookmarkEnd w:id="200"/>
    </w:p>
    <w:p w:rsidR="00A96F03" w:rsidRDefault="00A96F03" w:rsidP="00A96F03">
      <w:pPr>
        <w:pStyle w:val="NormalWeb"/>
      </w:pPr>
      <w:r>
        <w:t xml:space="preserve">Đây là bảng bạn </w:t>
      </w:r>
      <w:r>
        <w:rPr>
          <w:rStyle w:val="Strong"/>
          <w:rFonts w:eastAsiaTheme="majorEastAsia"/>
        </w:rPr>
        <w:t>phải thuộc</w:t>
      </w:r>
      <w:r>
        <w:t>:</w:t>
      </w:r>
    </w:p>
    <w:tbl>
      <w:tblPr>
        <w:tblW w:w="0" w:type="auto"/>
        <w:tblCellSpacing w:w="15" w:type="dxa"/>
        <w:tblInd w:w="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126"/>
        <w:gridCol w:w="4691"/>
      </w:tblGrid>
      <w:tr w:rsidR="00A96F03" w:rsidTr="00E25D1B">
        <w:trPr>
          <w:tblHeader/>
          <w:tblCellSpacing w:w="15" w:type="dxa"/>
        </w:trPr>
        <w:tc>
          <w:tcPr>
            <w:tcW w:w="1213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Giống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4646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Akkusativ</w:t>
            </w:r>
          </w:p>
        </w:tc>
      </w:tr>
      <w:tr w:rsidR="00A96F03" w:rsidTr="00E25D1B">
        <w:trPr>
          <w:tblCellSpacing w:w="15" w:type="dxa"/>
        </w:trPr>
        <w:tc>
          <w:tcPr>
            <w:tcW w:w="1213" w:type="dxa"/>
            <w:vAlign w:val="center"/>
            <w:hideMark/>
          </w:tcPr>
          <w:p w:rsidR="00A96F03" w:rsidRDefault="00A96F03">
            <w:r>
              <w:t>Đực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der</w:t>
            </w:r>
          </w:p>
        </w:tc>
        <w:tc>
          <w:tcPr>
            <w:tcW w:w="4646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den</w:t>
            </w:r>
          </w:p>
        </w:tc>
      </w:tr>
      <w:tr w:rsidR="00A96F03" w:rsidTr="00E25D1B">
        <w:trPr>
          <w:tblCellSpacing w:w="15" w:type="dxa"/>
        </w:trPr>
        <w:tc>
          <w:tcPr>
            <w:tcW w:w="1213" w:type="dxa"/>
            <w:vAlign w:val="center"/>
            <w:hideMark/>
          </w:tcPr>
          <w:p w:rsidR="00A96F03" w:rsidRDefault="00A96F03">
            <w:r>
              <w:t>Cái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t>die</w:t>
            </w:r>
          </w:p>
        </w:tc>
        <w:tc>
          <w:tcPr>
            <w:tcW w:w="4646" w:type="dxa"/>
            <w:vAlign w:val="center"/>
            <w:hideMark/>
          </w:tcPr>
          <w:p w:rsidR="00A96F03" w:rsidRDefault="00A96F03">
            <w:r>
              <w:t>die</w:t>
            </w:r>
          </w:p>
        </w:tc>
      </w:tr>
      <w:tr w:rsidR="00A96F03" w:rsidTr="00E25D1B">
        <w:trPr>
          <w:tblCellSpacing w:w="15" w:type="dxa"/>
        </w:trPr>
        <w:tc>
          <w:tcPr>
            <w:tcW w:w="1213" w:type="dxa"/>
            <w:vAlign w:val="center"/>
            <w:hideMark/>
          </w:tcPr>
          <w:p w:rsidR="00A96F03" w:rsidRDefault="00A96F03">
            <w:r>
              <w:t>Trung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t>das</w:t>
            </w:r>
          </w:p>
        </w:tc>
        <w:tc>
          <w:tcPr>
            <w:tcW w:w="4646" w:type="dxa"/>
            <w:vAlign w:val="center"/>
            <w:hideMark/>
          </w:tcPr>
          <w:p w:rsidR="00A96F03" w:rsidRDefault="00A96F03">
            <w:r>
              <w:t>das</w:t>
            </w:r>
          </w:p>
        </w:tc>
      </w:tr>
      <w:tr w:rsidR="00A96F03" w:rsidTr="00E25D1B">
        <w:trPr>
          <w:tblCellSpacing w:w="15" w:type="dxa"/>
        </w:trPr>
        <w:tc>
          <w:tcPr>
            <w:tcW w:w="1213" w:type="dxa"/>
            <w:vAlign w:val="center"/>
            <w:hideMark/>
          </w:tcPr>
          <w:p w:rsidR="00A96F03" w:rsidRDefault="00A96F03">
            <w:r>
              <w:t>Plural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t>die</w:t>
            </w:r>
          </w:p>
        </w:tc>
        <w:tc>
          <w:tcPr>
            <w:tcW w:w="4646" w:type="dxa"/>
            <w:vAlign w:val="center"/>
            <w:hideMark/>
          </w:tcPr>
          <w:p w:rsidR="00A96F03" w:rsidRDefault="00A96F03">
            <w:r>
              <w:t>die</w:t>
            </w:r>
          </w:p>
        </w:tc>
      </w:tr>
    </w:tbl>
    <w:p w:rsidR="00A96F03" w:rsidRDefault="00A96F03" w:rsidP="00A96F03">
      <w:pPr>
        <w:pStyle w:val="NormalWeb"/>
      </w:pPr>
      <w:r>
        <w:rPr>
          <w:rFonts w:ascii="Segoe UI Symbol" w:hAnsi="Segoe UI Symbol" w:cs="Segoe UI Symbol"/>
        </w:rPr>
        <w:t>⭐</w:t>
      </w:r>
      <w:r>
        <w:t xml:space="preserve"> Điểm đáng nhớ nhất:</w:t>
      </w:r>
    </w:p>
    <w:p w:rsidR="00E25D1B" w:rsidRPr="00E25D1B" w:rsidRDefault="00A96F03" w:rsidP="00E25D1B">
      <w:pPr>
        <w:pStyle w:val="NormalWeb"/>
        <w:rPr>
          <w:rFonts w:eastAsiaTheme="majorEastAsia"/>
          <w:b/>
          <w:bCs/>
        </w:rPr>
      </w:pPr>
      <w:r w:rsidRPr="00E25D1B">
        <w:rPr>
          <w:rStyle w:val="Strong"/>
          <w:rFonts w:eastAsiaTheme="majorEastAsia"/>
          <w:highlight w:val="yellow"/>
        </w:rPr>
        <w:t>Chỉ giống đực thay đổi: der → den</w:t>
      </w:r>
    </w:p>
    <w:p w:rsidR="00A96F03" w:rsidRDefault="00A96F03" w:rsidP="00E25D1B">
      <w:pPr>
        <w:pStyle w:val="Heading3"/>
      </w:pPr>
      <w:bookmarkStart w:id="201" w:name="_Toc240106100"/>
      <w:bookmarkStart w:id="202" w:name="_Toc240109593"/>
      <w:bookmarkStart w:id="203" w:name="_Toc240230495"/>
      <w:r>
        <w:t>4. Mạo từ không xác định</w:t>
      </w:r>
      <w:bookmarkEnd w:id="201"/>
      <w:bookmarkEnd w:id="202"/>
      <w:bookmarkEnd w:id="203"/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84"/>
        <w:gridCol w:w="4678"/>
      </w:tblGrid>
      <w:tr w:rsidR="00A96F03" w:rsidTr="00E25D1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Giống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4633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Akkusativ</w:t>
            </w:r>
          </w:p>
        </w:tc>
      </w:tr>
      <w:tr w:rsidR="00A96F03" w:rsidTr="00E25D1B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Đực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ein</w:t>
            </w:r>
          </w:p>
        </w:tc>
        <w:tc>
          <w:tcPr>
            <w:tcW w:w="463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einen</w:t>
            </w:r>
          </w:p>
        </w:tc>
      </w:tr>
      <w:tr w:rsidR="00A96F03" w:rsidTr="00E25D1B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Cái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eine</w:t>
            </w:r>
          </w:p>
        </w:tc>
        <w:tc>
          <w:tcPr>
            <w:tcW w:w="4633" w:type="dxa"/>
            <w:vAlign w:val="center"/>
            <w:hideMark/>
          </w:tcPr>
          <w:p w:rsidR="00A96F03" w:rsidRDefault="00A96F03">
            <w:r>
              <w:t>eine</w:t>
            </w:r>
          </w:p>
        </w:tc>
      </w:tr>
      <w:tr w:rsidR="00A96F03" w:rsidTr="00E25D1B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Trung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ein</w:t>
            </w:r>
          </w:p>
        </w:tc>
        <w:tc>
          <w:tcPr>
            <w:tcW w:w="4633" w:type="dxa"/>
            <w:vAlign w:val="center"/>
            <w:hideMark/>
          </w:tcPr>
          <w:p w:rsidR="00A96F03" w:rsidRDefault="00A96F03">
            <w:r>
              <w:t>ein</w:t>
            </w:r>
          </w:p>
        </w:tc>
      </w:tr>
    </w:tbl>
    <w:p w:rsidR="00A96F03" w:rsidRDefault="00A96F03" w:rsidP="00A96F03">
      <w:pPr>
        <w:pStyle w:val="NormalWeb"/>
      </w:pPr>
      <w:r>
        <w:t>Ví dụ:</w:t>
      </w:r>
    </w:p>
    <w:p w:rsidR="00A96F03" w:rsidRDefault="00A96F03" w:rsidP="00A96F03">
      <w:pPr>
        <w:pStyle w:val="NormalWeb"/>
      </w:pPr>
      <w:r>
        <w:t xml:space="preserve">Ich kaufe </w:t>
      </w:r>
      <w:r>
        <w:rPr>
          <w:rStyle w:val="Strong"/>
          <w:rFonts w:eastAsiaTheme="majorEastAsia"/>
        </w:rPr>
        <w:t>einen</w:t>
      </w:r>
      <w:r>
        <w:t xml:space="preserve"> Apfel.</w:t>
      </w:r>
    </w:p>
    <w:p w:rsidR="00A96F03" w:rsidRDefault="00A96F03" w:rsidP="00A96F03">
      <w:pPr>
        <w:pStyle w:val="NormalWeb"/>
      </w:pPr>
      <w:r>
        <w:t>Không phải:</w:t>
      </w:r>
    </w:p>
    <w:p w:rsidR="00A96F03" w:rsidRDefault="00A96F03" w:rsidP="00A96F0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Ich kaufe ein Apfel.</w:t>
      </w:r>
    </w:p>
    <w:p w:rsidR="00A96F03" w:rsidRDefault="00A96F03" w:rsidP="00A96F03"/>
    <w:p w:rsidR="00A96F03" w:rsidRDefault="00A96F03" w:rsidP="00E25D1B">
      <w:pPr>
        <w:pStyle w:val="Heading3"/>
      </w:pPr>
      <w:bookmarkStart w:id="204" w:name="_Toc240106101"/>
      <w:bookmarkStart w:id="205" w:name="_Toc240109594"/>
      <w:bookmarkStart w:id="206" w:name="_Toc240230496"/>
      <w:r>
        <w:lastRenderedPageBreak/>
        <w:t>5. Ví dụ thực tế</w:t>
      </w:r>
      <w:bookmarkEnd w:id="204"/>
      <w:bookmarkEnd w:id="205"/>
      <w:bookmarkEnd w:id="206"/>
    </w:p>
    <w:p w:rsidR="00A96F03" w:rsidRDefault="00A96F03" w:rsidP="00E25D1B">
      <w:r>
        <w:t>Ví dụ 1 — Mua sắm</w:t>
      </w:r>
    </w:p>
    <w:p w:rsidR="00A96F03" w:rsidRDefault="00A96F03" w:rsidP="00E25D1B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kaufe einen Pullover.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mua một chiếc áo len.</w:t>
      </w:r>
    </w:p>
    <w:p w:rsidR="00A96F03" w:rsidRDefault="00A96F03" w:rsidP="00E25D1B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Ich</w:t>
      </w:r>
      <w:r>
        <w:t xml:space="preserve"> mua cái gì? → </w:t>
      </w:r>
      <w:r>
        <w:rPr>
          <w:rStyle w:val="Emphasis"/>
          <w:rFonts w:eastAsiaTheme="majorEastAsia"/>
        </w:rPr>
        <w:t>einen Pullover</w:t>
      </w:r>
      <w:r>
        <w:t xml:space="preserve"> → Akkusativ; </w:t>
      </w:r>
      <w:r>
        <w:rPr>
          <w:rStyle w:val="Emphasis"/>
          <w:rFonts w:eastAsiaTheme="majorEastAsia"/>
        </w:rPr>
        <w:t>Pullover</w:t>
      </w:r>
      <w:r>
        <w:t xml:space="preserve"> giống đực nên </w:t>
      </w:r>
      <w:r>
        <w:rPr>
          <w:rStyle w:val="Strong"/>
          <w:rFonts w:eastAsiaTheme="majorEastAsia"/>
        </w:rPr>
        <w:t>ein → einen</w:t>
      </w:r>
      <w:r>
        <w:t>.</w:t>
      </w:r>
    </w:p>
    <w:p w:rsidR="00A96F03" w:rsidRDefault="00A96F03" w:rsidP="00E25D1B"/>
    <w:p w:rsidR="00A96F03" w:rsidRDefault="00A96F03" w:rsidP="00E25D1B">
      <w:r>
        <w:t>Ví dụ 2 — Nhà hàng</w:t>
      </w:r>
    </w:p>
    <w:p w:rsidR="00A96F03" w:rsidRDefault="00A96F03" w:rsidP="00E25D1B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esse den Kuchen.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ăn chiếc bánh.</w:t>
      </w:r>
    </w:p>
    <w:p w:rsidR="00A96F03" w:rsidRDefault="00A96F03" w:rsidP="00E25D1B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Tôi ăn cái gì? → </w:t>
      </w:r>
      <w:r>
        <w:rPr>
          <w:rStyle w:val="Emphasis"/>
          <w:rFonts w:eastAsiaTheme="majorEastAsia"/>
        </w:rPr>
        <w:t>den Kuchen</w:t>
      </w:r>
      <w:r>
        <w:t xml:space="preserve"> → Akkusativ; </w:t>
      </w:r>
      <w:r>
        <w:rPr>
          <w:rStyle w:val="Emphasis"/>
          <w:rFonts w:eastAsiaTheme="majorEastAsia"/>
        </w:rPr>
        <w:t>der Kuchen → den Kuchen</w:t>
      </w:r>
      <w:r>
        <w:t>.</w:t>
      </w:r>
    </w:p>
    <w:p w:rsidR="00A96F03" w:rsidRDefault="00A96F03" w:rsidP="00E25D1B"/>
    <w:p w:rsidR="00A96F03" w:rsidRDefault="00A96F03" w:rsidP="00E25D1B">
      <w:r>
        <w:t>Ví dụ 3 — Nhìn người</w:t>
      </w:r>
    </w:p>
    <w:p w:rsidR="00A96F03" w:rsidRDefault="00A96F03" w:rsidP="00E25D1B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sehe meine Freundin.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nhìn thấy bạn gái/bạn nữ của tôi.</w:t>
      </w:r>
    </w:p>
    <w:p w:rsidR="00A96F03" w:rsidRDefault="00A96F03" w:rsidP="00E25D1B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Tôi nhìn thấy ai? → </w:t>
      </w:r>
      <w:r>
        <w:rPr>
          <w:rStyle w:val="Emphasis"/>
          <w:rFonts w:eastAsiaTheme="majorEastAsia"/>
        </w:rPr>
        <w:t>meine Freundin</w:t>
      </w:r>
      <w:r>
        <w:t xml:space="preserve"> → Akkusativ.</w:t>
      </w:r>
    </w:p>
    <w:p w:rsidR="00A96F03" w:rsidRDefault="00A96F03" w:rsidP="00A96F03"/>
    <w:p w:rsidR="00A96F03" w:rsidRDefault="00A96F03" w:rsidP="00E25D1B">
      <w:pPr>
        <w:pStyle w:val="Heading3"/>
      </w:pPr>
      <w:bookmarkStart w:id="207" w:name="_Toc240106102"/>
      <w:bookmarkStart w:id="208" w:name="_Toc240109595"/>
      <w:bookmarkStart w:id="209" w:name="_Toc240230497"/>
      <w:r>
        <w:t>6. Một số động từ A1 thường gặp với Akkusativ</w:t>
      </w:r>
      <w:bookmarkEnd w:id="207"/>
      <w:bookmarkEnd w:id="208"/>
      <w:bookmarkEnd w:id="209"/>
    </w:p>
    <w:p w:rsidR="00A96F03" w:rsidRDefault="00A96F03" w:rsidP="00A96F03">
      <w:pPr>
        <w:pStyle w:val="NormalWeb"/>
      </w:pPr>
      <w:r>
        <w:t>Bạn không cần học thuộc ngay tất cả, nhưng nên nhận diện:</w:t>
      </w:r>
    </w:p>
    <w:p w:rsidR="00A96F03" w:rsidRPr="00E25D1B" w:rsidRDefault="00A96F03" w:rsidP="00E25D1B">
      <w:pPr>
        <w:pStyle w:val="NormalWeb"/>
        <w:jc w:val="center"/>
        <w:rPr>
          <w:sz w:val="32"/>
        </w:rPr>
      </w:pPr>
      <w:r w:rsidRPr="00E25D1B">
        <w:rPr>
          <w:rStyle w:val="Strong"/>
          <w:rFonts w:eastAsiaTheme="majorEastAsia"/>
          <w:sz w:val="32"/>
        </w:rPr>
        <w:t>haben</w:t>
      </w:r>
      <w:r w:rsidRPr="00E25D1B">
        <w:rPr>
          <w:sz w:val="32"/>
        </w:rPr>
        <w:t xml:space="preserve"> — có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kaufen</w:t>
      </w:r>
      <w:r w:rsidRPr="00E25D1B">
        <w:rPr>
          <w:sz w:val="32"/>
        </w:rPr>
        <w:t xml:space="preserve"> — mua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sehen</w:t>
      </w:r>
      <w:r w:rsidRPr="00E25D1B">
        <w:rPr>
          <w:sz w:val="32"/>
        </w:rPr>
        <w:t xml:space="preserve"> — nhìn thấy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hören</w:t>
      </w:r>
      <w:r w:rsidRPr="00E25D1B">
        <w:rPr>
          <w:sz w:val="32"/>
        </w:rPr>
        <w:t xml:space="preserve"> — nghe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essen</w:t>
      </w:r>
      <w:r w:rsidRPr="00E25D1B">
        <w:rPr>
          <w:sz w:val="32"/>
        </w:rPr>
        <w:t xml:space="preserve"> — ăn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trinken</w:t>
      </w:r>
      <w:r w:rsidRPr="00E25D1B">
        <w:rPr>
          <w:sz w:val="32"/>
        </w:rPr>
        <w:t xml:space="preserve"> — uống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lesen</w:t>
      </w:r>
      <w:r w:rsidRPr="00E25D1B">
        <w:rPr>
          <w:sz w:val="32"/>
        </w:rPr>
        <w:t xml:space="preserve"> — đọc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besuchen</w:t>
      </w:r>
      <w:r w:rsidRPr="00E25D1B">
        <w:rPr>
          <w:sz w:val="32"/>
        </w:rPr>
        <w:t xml:space="preserve"> — thăm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brauchen</w:t>
      </w:r>
      <w:r w:rsidRPr="00E25D1B">
        <w:rPr>
          <w:sz w:val="32"/>
        </w:rPr>
        <w:t xml:space="preserve"> — cần</w:t>
      </w:r>
      <w:r w:rsidRPr="00E25D1B">
        <w:rPr>
          <w:sz w:val="32"/>
        </w:rPr>
        <w:br/>
      </w:r>
      <w:r w:rsidRPr="00E25D1B">
        <w:rPr>
          <w:rStyle w:val="Strong"/>
          <w:rFonts w:eastAsiaTheme="majorEastAsia"/>
          <w:sz w:val="32"/>
        </w:rPr>
        <w:t>möchten</w:t>
      </w:r>
      <w:r w:rsidRPr="00E25D1B">
        <w:rPr>
          <w:sz w:val="32"/>
        </w:rPr>
        <w:t xml:space="preserve"> — muốn</w:t>
      </w:r>
    </w:p>
    <w:p w:rsidR="00E25D1B" w:rsidRDefault="00E25D1B" w:rsidP="00A96F03">
      <w:pPr>
        <w:pStyle w:val="NormalWeb"/>
      </w:pPr>
    </w:p>
    <w:p w:rsidR="00A96F03" w:rsidRDefault="00A96F03" w:rsidP="00A96F03">
      <w:pPr>
        <w:pStyle w:val="NormalWeb"/>
      </w:pPr>
      <w:r>
        <w:lastRenderedPageBreak/>
        <w:t>Ví dụ:</w:t>
      </w:r>
    </w:p>
    <w:p w:rsidR="00A96F03" w:rsidRDefault="00A96F03" w:rsidP="00A96F03">
      <w:pPr>
        <w:pStyle w:val="NormalWeb"/>
      </w:pPr>
      <w:r>
        <w:t xml:space="preserve">Ich habe </w:t>
      </w:r>
      <w:r>
        <w:rPr>
          <w:rStyle w:val="Strong"/>
          <w:rFonts w:eastAsiaTheme="majorEastAsia"/>
        </w:rPr>
        <w:t>ein Auto</w:t>
      </w:r>
      <w:r>
        <w:t>.</w:t>
      </w:r>
    </w:p>
    <w:p w:rsidR="00A96F03" w:rsidRDefault="00A96F03" w:rsidP="00A96F03">
      <w:pPr>
        <w:pStyle w:val="NormalWeb"/>
      </w:pPr>
      <w:r>
        <w:t xml:space="preserve">Ich kaufe </w:t>
      </w:r>
      <w:r>
        <w:rPr>
          <w:rStyle w:val="Strong"/>
          <w:rFonts w:eastAsiaTheme="majorEastAsia"/>
        </w:rPr>
        <w:t>den Kaffee</w:t>
      </w:r>
      <w:r>
        <w:t>.</w:t>
      </w:r>
    </w:p>
    <w:p w:rsidR="00A96F03" w:rsidRDefault="00A96F03" w:rsidP="00E25D1B">
      <w:pPr>
        <w:pStyle w:val="NormalWeb"/>
      </w:pPr>
      <w:r>
        <w:t xml:space="preserve">Ich sehe </w:t>
      </w:r>
      <w:r>
        <w:rPr>
          <w:rStyle w:val="Strong"/>
          <w:rFonts w:eastAsiaTheme="majorEastAsia"/>
        </w:rPr>
        <w:t>meinen Freund</w:t>
      </w:r>
      <w:r w:rsidR="00E25D1B">
        <w:t>.</w:t>
      </w:r>
    </w:p>
    <w:p w:rsidR="00A96F03" w:rsidRDefault="00A96F03" w:rsidP="00E25D1B">
      <w:pPr>
        <w:pStyle w:val="Heading3"/>
      </w:pPr>
      <w:bookmarkStart w:id="210" w:name="_Toc240106103"/>
      <w:bookmarkStart w:id="211" w:name="_Toc240109596"/>
      <w:bookmarkStart w:id="212" w:name="_Toc240230498"/>
      <w:r>
        <w:t>7. Tips</w:t>
      </w:r>
      <w:bookmarkEnd w:id="210"/>
      <w:bookmarkEnd w:id="211"/>
      <w:bookmarkEnd w:id="212"/>
    </w:p>
    <w:p w:rsidR="00A96F03" w:rsidRPr="00E25D1B" w:rsidRDefault="00A96F03" w:rsidP="00E25D1B">
      <w:pPr>
        <w:rPr>
          <w:rStyle w:val="Strong"/>
        </w:rPr>
      </w:pPr>
      <w:r w:rsidRPr="00E25D1B">
        <w:rPr>
          <w:rStyle w:val="Strong"/>
        </w:rPr>
        <w:t>Quy tắc vàng:</w:t>
      </w:r>
    </w:p>
    <w:p w:rsidR="00A96F03" w:rsidRDefault="00A96F03" w:rsidP="00A96F03">
      <w:pPr>
        <w:pStyle w:val="NormalWeb"/>
      </w:pPr>
      <w:r>
        <w:t>Khi thấy một hành động như:</w:t>
      </w:r>
    </w:p>
    <w:p w:rsidR="00A96F03" w:rsidRPr="00E25D1B" w:rsidRDefault="00A96F03" w:rsidP="00E25D1B">
      <w:pPr>
        <w:pStyle w:val="NormalWeb"/>
        <w:jc w:val="center"/>
        <w:rPr>
          <w:u w:val="single"/>
        </w:rPr>
      </w:pPr>
      <w:r w:rsidRPr="00E25D1B">
        <w:rPr>
          <w:u w:val="single"/>
        </w:rPr>
        <w:t>mua / ăn / uống / nhìn / đọc / có</w:t>
      </w:r>
    </w:p>
    <w:p w:rsidR="00A96F03" w:rsidRDefault="00A96F03" w:rsidP="00A96F03">
      <w:pPr>
        <w:pStyle w:val="NormalWeb"/>
      </w:pPr>
      <w:r>
        <w:t>hãy hỏi:</w:t>
      </w:r>
    </w:p>
    <w:p w:rsidR="00A96F03" w:rsidRDefault="00A96F03" w:rsidP="00E25D1B">
      <w:pPr>
        <w:pStyle w:val="NormalWeb"/>
        <w:jc w:val="center"/>
      </w:pPr>
      <w:r>
        <w:rPr>
          <w:rStyle w:val="Strong"/>
          <w:rFonts w:eastAsiaTheme="majorEastAsia"/>
        </w:rPr>
        <w:t>“Làm gì với cái gì?”</w:t>
      </w:r>
    </w:p>
    <w:p w:rsidR="00A96F03" w:rsidRDefault="00A96F03" w:rsidP="00A96F03">
      <w:pPr>
        <w:pStyle w:val="NormalWeb"/>
      </w:pPr>
      <w:r>
        <w:t xml:space="preserve">Nếu có một đối tượng trực tiếp → rất thường là </w:t>
      </w:r>
      <w:r>
        <w:rPr>
          <w:rStyle w:val="Strong"/>
          <w:rFonts w:eastAsiaTheme="majorEastAsia"/>
        </w:rPr>
        <w:t>Akkusativ</w:t>
      </w:r>
      <w:r>
        <w:t>.</w:t>
      </w:r>
    </w:p>
    <w:p w:rsidR="00A96F03" w:rsidRDefault="00A96F03" w:rsidP="00A96F03">
      <w:pPr>
        <w:pStyle w:val="NormalWeb"/>
      </w:pPr>
      <w:r>
        <w:t>Và nhớ:</w:t>
      </w:r>
    </w:p>
    <w:p w:rsidR="00A96F03" w:rsidRDefault="00A96F03" w:rsidP="00A96F03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rFonts w:eastAsiaTheme="majorEastAsia"/>
        </w:rPr>
        <w:t>der → den</w:t>
      </w:r>
      <w:r>
        <w:br/>
      </w: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rFonts w:eastAsiaTheme="majorEastAsia"/>
        </w:rPr>
        <w:t>ein → einen</w:t>
      </w:r>
    </w:p>
    <w:p w:rsidR="00A96F03" w:rsidRDefault="00A96F03" w:rsidP="00A96F03"/>
    <w:p w:rsidR="00A96F03" w:rsidRDefault="00A96F03" w:rsidP="00E25D1B">
      <w:pPr>
        <w:pStyle w:val="Heading3"/>
      </w:pPr>
      <w:bookmarkStart w:id="213" w:name="_Toc240106104"/>
      <w:bookmarkStart w:id="214" w:name="_Toc240109597"/>
      <w:bookmarkStart w:id="215" w:name="_Toc240230499"/>
      <w:r>
        <w:t>8. Bài tập Akkusativ</w:t>
      </w:r>
      <w:bookmarkEnd w:id="213"/>
      <w:bookmarkEnd w:id="214"/>
      <w:bookmarkEnd w:id="215"/>
    </w:p>
    <w:p w:rsidR="00A96F03" w:rsidRDefault="00A96F03" w:rsidP="00E25D1B">
      <w:r>
        <w:t>1.Ich kaufe ______ Apfel.</w:t>
      </w:r>
    </w:p>
    <w:p w:rsidR="00A96F03" w:rsidRDefault="00A96F03" w:rsidP="00E25D1B">
      <w:r>
        <w:t>A. ein</w:t>
      </w:r>
      <w:r>
        <w:br/>
        <w:t>B. einen</w:t>
      </w:r>
      <w:r>
        <w:br/>
        <w:t>C. einem</w:t>
      </w:r>
    </w:p>
    <w:p w:rsidR="00A96F03" w:rsidRDefault="00E25D1B" w:rsidP="00E25D1B">
      <w:r>
        <w:t>2.</w:t>
      </w:r>
      <w:r w:rsidR="00A96F03">
        <w:t>Ich sehe ______ Mann.</w:t>
      </w:r>
    </w:p>
    <w:p w:rsidR="00A96F03" w:rsidRDefault="00A96F03" w:rsidP="00E25D1B">
      <w:r>
        <w:t>A. der</w:t>
      </w:r>
      <w:r>
        <w:br/>
        <w:t>B. den</w:t>
      </w:r>
      <w:r>
        <w:br/>
        <w:t>C. dem</w:t>
      </w:r>
    </w:p>
    <w:p w:rsidR="00A96F03" w:rsidRDefault="00E25D1B" w:rsidP="00E25D1B">
      <w:r>
        <w:t>3.</w:t>
      </w:r>
      <w:r w:rsidR="00A96F03">
        <w:t>Wir trinken ______ Kaffee.</w:t>
      </w:r>
    </w:p>
    <w:p w:rsidR="00A96F03" w:rsidRDefault="00A96F03" w:rsidP="00E25D1B">
      <w:r>
        <w:t>A. der</w:t>
      </w:r>
      <w:r>
        <w:br/>
        <w:t>B. den</w:t>
      </w:r>
      <w:r>
        <w:br/>
        <w:t>C. einen</w:t>
      </w:r>
    </w:p>
    <w:p w:rsidR="00A96F03" w:rsidRDefault="00E25D1B" w:rsidP="00E25D1B">
      <w:r>
        <w:lastRenderedPageBreak/>
        <w:t>4.</w:t>
      </w:r>
      <w:r w:rsidR="00A96F03">
        <w:t>Điền mạo từ:</w:t>
      </w:r>
    </w:p>
    <w:p w:rsidR="00A96F03" w:rsidRDefault="00A96F03" w:rsidP="00E25D1B">
      <w:r>
        <w:t>Ich habe ______ Auto.</w:t>
      </w:r>
    </w:p>
    <w:p w:rsidR="00A96F03" w:rsidRDefault="00E25D1B" w:rsidP="00E25D1B">
      <w:r>
        <w:t>5.</w:t>
      </w:r>
      <w:r w:rsidR="00A96F03">
        <w:t>Dịch:</w:t>
      </w:r>
    </w:p>
    <w:p w:rsidR="00A96F03" w:rsidRDefault="00A96F03" w:rsidP="00E25D1B">
      <w:r>
        <w:t>Tôi mua một chiếc bánh.</w:t>
      </w:r>
    </w:p>
    <w:p w:rsidR="00A96F03" w:rsidRDefault="00A96F03" w:rsidP="00A96F03"/>
    <w:p w:rsidR="00A96F03" w:rsidRDefault="00A96F03" w:rsidP="00E25D1B">
      <w:pPr>
        <w:pStyle w:val="Heading3"/>
      </w:pPr>
      <w:bookmarkStart w:id="216" w:name="_Toc240106105"/>
      <w:bookmarkStart w:id="217" w:name="_Toc240109598"/>
      <w:bookmarkStart w:id="218" w:name="_Toc240230500"/>
      <w:r>
        <w:t>9. Đáp án</w:t>
      </w:r>
      <w:bookmarkEnd w:id="216"/>
      <w:bookmarkEnd w:id="217"/>
      <w:bookmarkEnd w:id="218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1. B — einen</w:t>
      </w:r>
      <w:r>
        <w:t xml:space="preserve"> → </w:t>
      </w:r>
      <w:r>
        <w:rPr>
          <w:rStyle w:val="Emphasis"/>
          <w:rFonts w:eastAsiaTheme="majorEastAsia"/>
        </w:rPr>
        <w:t>Apfel</w:t>
      </w:r>
      <w:r>
        <w:t xml:space="preserve"> giống đực và là Akkusativ.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2. B — den</w:t>
      </w:r>
      <w:r>
        <w:t xml:space="preserve"> → </w:t>
      </w:r>
      <w:r>
        <w:rPr>
          <w:rStyle w:val="Emphasis"/>
          <w:rFonts w:eastAsiaTheme="majorEastAsia"/>
        </w:rPr>
        <w:t>der Mann → den Mann</w:t>
      </w:r>
      <w:r>
        <w:t xml:space="preserve"> ở Akkusativ.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3. C — einen</w:t>
      </w:r>
      <w:r>
        <w:t xml:space="preserve"> → </w:t>
      </w:r>
      <w:r>
        <w:rPr>
          <w:rStyle w:val="Emphasis"/>
          <w:rFonts w:eastAsiaTheme="majorEastAsia"/>
        </w:rPr>
        <w:t>Kaffee</w:t>
      </w:r>
      <w:r>
        <w:t xml:space="preserve"> giống đực; mạo từ không xác định → </w:t>
      </w:r>
      <w:r>
        <w:rPr>
          <w:rStyle w:val="Emphasis"/>
          <w:rFonts w:eastAsiaTheme="majorEastAsia"/>
        </w:rPr>
        <w:t>einen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4. ein</w:t>
      </w:r>
      <w:r>
        <w:t xml:space="preserve"> → </w:t>
      </w:r>
      <w:r>
        <w:rPr>
          <w:rStyle w:val="Emphasis"/>
          <w:rFonts w:eastAsiaTheme="majorEastAsia"/>
        </w:rPr>
        <w:t>Auto</w:t>
      </w:r>
      <w:r>
        <w:t xml:space="preserve"> giống trung → </w:t>
      </w:r>
      <w:r>
        <w:rPr>
          <w:rStyle w:val="Emphasis"/>
          <w:rFonts w:eastAsiaTheme="majorEastAsia"/>
        </w:rPr>
        <w:t>ein</w:t>
      </w:r>
      <w:r>
        <w:t xml:space="preserve"> không đổi.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5. Ich kaufe einen Kuchen.</w:t>
      </w:r>
      <w:r>
        <w:t xml:space="preserve"> → </w:t>
      </w:r>
      <w:r>
        <w:rPr>
          <w:rStyle w:val="Emphasis"/>
          <w:rFonts w:eastAsiaTheme="majorEastAsia"/>
        </w:rPr>
        <w:t>Kuchen</w:t>
      </w:r>
      <w:r>
        <w:t xml:space="preserve"> giống đực và là đối tượng được mua.</w:t>
      </w:r>
    </w:p>
    <w:p w:rsidR="00A96F03" w:rsidRDefault="00A96F03" w:rsidP="00A96F03"/>
    <w:p w:rsidR="00A96F03" w:rsidRDefault="00A96F03" w:rsidP="00E25D1B">
      <w:pPr>
        <w:pStyle w:val="Heading2"/>
      </w:pPr>
      <w:bookmarkStart w:id="219" w:name="_Toc240230501"/>
      <w:r>
        <w:t>BÀI 3 — DATIV</w:t>
      </w:r>
      <w:bookmarkEnd w:id="219"/>
    </w:p>
    <w:p w:rsidR="00A96F03" w:rsidRDefault="00A96F03" w:rsidP="00E25D1B">
      <w:pPr>
        <w:pStyle w:val="Heading3"/>
      </w:pPr>
      <w:bookmarkStart w:id="220" w:name="_Toc240106107"/>
      <w:bookmarkStart w:id="221" w:name="_Toc240109600"/>
      <w:bookmarkStart w:id="222" w:name="_Toc240230502"/>
      <w:r>
        <w:t>1. Kiến thức cốt lõi &amp; đặc điểm nhận diện</w:t>
      </w:r>
      <w:bookmarkEnd w:id="220"/>
      <w:bookmarkEnd w:id="221"/>
      <w:bookmarkEnd w:id="222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Dativ</w:t>
      </w:r>
      <w:r>
        <w:t xml:space="preserve"> thường xuất hiện khi bạn nói:</w:t>
      </w:r>
    </w:p>
    <w:p w:rsidR="00A96F03" w:rsidRDefault="00A96F03" w:rsidP="00E25D1B">
      <w:pPr>
        <w:pStyle w:val="NormalWeb"/>
        <w:jc w:val="center"/>
      </w:pPr>
      <w:r w:rsidRPr="00E25D1B">
        <w:rPr>
          <w:rStyle w:val="Strong"/>
          <w:rFonts w:eastAsiaTheme="majorEastAsia"/>
          <w:highlight w:val="yellow"/>
        </w:rPr>
        <w:t>cho ai?</w:t>
      </w:r>
      <w:r w:rsidRPr="00E25D1B">
        <w:rPr>
          <w:highlight w:val="yellow"/>
        </w:rPr>
        <w:br/>
      </w:r>
      <w:r w:rsidRPr="00E25D1B">
        <w:rPr>
          <w:rStyle w:val="Strong"/>
          <w:rFonts w:eastAsiaTheme="majorEastAsia"/>
          <w:highlight w:val="yellow"/>
        </w:rPr>
        <w:t>với ai?</w:t>
      </w:r>
      <w:r w:rsidRPr="00E25D1B">
        <w:rPr>
          <w:highlight w:val="yellow"/>
        </w:rPr>
        <w:br/>
      </w:r>
      <w:r w:rsidRPr="00E25D1B">
        <w:rPr>
          <w:rStyle w:val="Strong"/>
          <w:rFonts w:eastAsiaTheme="majorEastAsia"/>
          <w:highlight w:val="yellow"/>
        </w:rPr>
        <w:t>từ ai?</w:t>
      </w:r>
      <w:r w:rsidRPr="00E25D1B">
        <w:rPr>
          <w:highlight w:val="yellow"/>
        </w:rPr>
        <w:br/>
      </w:r>
      <w:r w:rsidRPr="00E25D1B">
        <w:rPr>
          <w:rStyle w:val="Strong"/>
          <w:rFonts w:eastAsiaTheme="majorEastAsia"/>
          <w:highlight w:val="yellow"/>
        </w:rPr>
        <w:t>đối với ai?</w:t>
      </w:r>
    </w:p>
    <w:p w:rsidR="00A96F03" w:rsidRDefault="00A96F03" w:rsidP="00A96F03">
      <w:pPr>
        <w:pStyle w:val="NormalWeb"/>
      </w:pPr>
      <w:r>
        <w:t xml:space="preserve">Đặc biệt trong những câu có </w:t>
      </w:r>
      <w:r>
        <w:rPr>
          <w:rStyle w:val="Strong"/>
          <w:rFonts w:eastAsiaTheme="majorEastAsia"/>
        </w:rPr>
        <w:t>hai người/vật</w:t>
      </w:r>
      <w:r>
        <w:t>:</w:t>
      </w:r>
    </w:p>
    <w:p w:rsidR="00A96F03" w:rsidRDefault="00A96F03" w:rsidP="00A96F03">
      <w:pPr>
        <w:pStyle w:val="NormalWeb"/>
      </w:pPr>
      <w:r>
        <w:t xml:space="preserve">Tôi đưa </w:t>
      </w:r>
      <w:r>
        <w:rPr>
          <w:rStyle w:val="Strong"/>
          <w:rFonts w:eastAsiaTheme="majorEastAsia"/>
        </w:rPr>
        <w:t>cho ai</w:t>
      </w:r>
      <w:r>
        <w:t xml:space="preserve"> một cái gì đó.</w:t>
      </w:r>
    </w:p>
    <w:p w:rsidR="00A96F03" w:rsidRDefault="00A96F03" w:rsidP="00A96F03">
      <w:pPr>
        <w:pStyle w:val="NormalWeb"/>
      </w:pPr>
      <w:r>
        <w:t xml:space="preserve">Người nhận thường là </w:t>
      </w:r>
      <w:r>
        <w:rPr>
          <w:rStyle w:val="Strong"/>
          <w:rFonts w:eastAsiaTheme="majorEastAsia"/>
        </w:rPr>
        <w:t>Dativ</w:t>
      </w:r>
      <w:r>
        <w:t>.</w:t>
      </w:r>
    </w:p>
    <w:p w:rsidR="00A96F03" w:rsidRDefault="00A96F03" w:rsidP="00A96F03"/>
    <w:p w:rsidR="00292D02" w:rsidRDefault="00292D02" w:rsidP="00A96F03"/>
    <w:p w:rsidR="00292D02" w:rsidRDefault="00292D02" w:rsidP="00A96F03"/>
    <w:p w:rsidR="00292D02" w:rsidRDefault="00292D02" w:rsidP="00A96F03"/>
    <w:p w:rsidR="00A96F03" w:rsidRDefault="00A96F03" w:rsidP="00292D02">
      <w:pPr>
        <w:pStyle w:val="Heading3"/>
      </w:pPr>
      <w:bookmarkStart w:id="223" w:name="_Toc240106108"/>
      <w:bookmarkStart w:id="224" w:name="_Toc240109601"/>
      <w:bookmarkStart w:id="225" w:name="_Toc240230503"/>
      <w:r>
        <w:lastRenderedPageBreak/>
        <w:t>2. Công thức cốt lõi</w:t>
      </w:r>
      <w:bookmarkEnd w:id="223"/>
      <w:bookmarkEnd w:id="224"/>
      <w:bookmarkEnd w:id="225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 xml:space="preserve">Dativ = </w:t>
      </w:r>
      <w:r w:rsidRPr="00292D02">
        <w:rPr>
          <w:rStyle w:val="Strong"/>
          <w:rFonts w:eastAsiaTheme="majorEastAsia"/>
          <w:highlight w:val="yellow"/>
        </w:rPr>
        <w:t>người/vật nhận</w:t>
      </w:r>
      <w:r>
        <w:rPr>
          <w:rStyle w:val="Strong"/>
          <w:rFonts w:eastAsiaTheme="majorEastAsia"/>
        </w:rPr>
        <w:t xml:space="preserve"> hoặc liên quan đến hành động theo kiểu “cho ai / với ai...”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A96F03">
      <w:pPr>
        <w:pStyle w:val="NormalWeb"/>
      </w:pPr>
      <w:r>
        <w:t xml:space="preserve">Ich gebe </w:t>
      </w:r>
      <w:r>
        <w:rPr>
          <w:rStyle w:val="Strong"/>
          <w:rFonts w:eastAsiaTheme="majorEastAsia"/>
        </w:rPr>
        <w:t>dem Mann</w:t>
      </w:r>
      <w:r>
        <w:t xml:space="preserve"> ein Buch.</w:t>
      </w:r>
    </w:p>
    <w:p w:rsidR="00A96F03" w:rsidRDefault="00A96F03" w:rsidP="00A96F03">
      <w:pPr>
        <w:pStyle w:val="NormalWeb"/>
      </w:pPr>
      <w:r>
        <w:t xml:space="preserve">Tôi đưa </w:t>
      </w:r>
      <w:r>
        <w:rPr>
          <w:rStyle w:val="Strong"/>
          <w:rFonts w:eastAsiaTheme="majorEastAsia"/>
        </w:rPr>
        <w:t>cho người đàn ông</w:t>
      </w:r>
      <w:r>
        <w:t xml:space="preserve"> một quyển sách.</w:t>
      </w:r>
    </w:p>
    <w:p w:rsidR="00A96F03" w:rsidRDefault="00B10946" w:rsidP="00A96F03">
      <w:r>
        <w:pict>
          <v:rect id="_x0000_i1033" style="width:0;height:1.5pt" o:hralign="center" o:hrstd="t" o:hr="t" fillcolor="#a0a0a0" stroked="f"/>
        </w:pict>
      </w:r>
    </w:p>
    <w:p w:rsidR="00A96F03" w:rsidRDefault="00A96F03" w:rsidP="00292D02">
      <w:pPr>
        <w:pStyle w:val="Heading3"/>
      </w:pPr>
      <w:bookmarkStart w:id="226" w:name="_Toc240106109"/>
      <w:bookmarkStart w:id="227" w:name="_Toc240109602"/>
      <w:bookmarkStart w:id="228" w:name="_Toc240230504"/>
      <w:r>
        <w:t>3. Mạo từ xác định</w:t>
      </w:r>
      <w:bookmarkEnd w:id="226"/>
      <w:bookmarkEnd w:id="227"/>
      <w:bookmarkEnd w:id="228"/>
    </w:p>
    <w:tbl>
      <w:tblPr>
        <w:tblW w:w="0" w:type="auto"/>
        <w:tblCellSpacing w:w="15" w:type="dxa"/>
        <w:tblInd w:w="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984"/>
        <w:gridCol w:w="2268"/>
        <w:gridCol w:w="3543"/>
      </w:tblGrid>
      <w:tr w:rsidR="00A96F03" w:rsidTr="00292D02">
        <w:trPr>
          <w:tblHeader/>
          <w:tblCellSpacing w:w="15" w:type="dxa"/>
        </w:trPr>
        <w:tc>
          <w:tcPr>
            <w:tcW w:w="788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Giống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2238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Akkusativ</w:t>
            </w:r>
          </w:p>
        </w:tc>
        <w:tc>
          <w:tcPr>
            <w:tcW w:w="3498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Dativ</w:t>
            </w:r>
          </w:p>
        </w:tc>
      </w:tr>
      <w:tr w:rsidR="00A96F03" w:rsidTr="00292D02">
        <w:trPr>
          <w:tblCellSpacing w:w="15" w:type="dxa"/>
        </w:trPr>
        <w:tc>
          <w:tcPr>
            <w:tcW w:w="788" w:type="dxa"/>
            <w:vAlign w:val="center"/>
            <w:hideMark/>
          </w:tcPr>
          <w:p w:rsidR="00A96F03" w:rsidRDefault="00A96F03">
            <w:r>
              <w:t>Đực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der</w:t>
            </w:r>
          </w:p>
        </w:tc>
        <w:tc>
          <w:tcPr>
            <w:tcW w:w="2238" w:type="dxa"/>
            <w:vAlign w:val="center"/>
            <w:hideMark/>
          </w:tcPr>
          <w:p w:rsidR="00A96F03" w:rsidRDefault="00A96F03">
            <w:r>
              <w:t>den</w:t>
            </w:r>
          </w:p>
        </w:tc>
        <w:tc>
          <w:tcPr>
            <w:tcW w:w="349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dem</w:t>
            </w:r>
          </w:p>
        </w:tc>
      </w:tr>
      <w:tr w:rsidR="00A96F03" w:rsidTr="00292D02">
        <w:trPr>
          <w:tblCellSpacing w:w="15" w:type="dxa"/>
        </w:trPr>
        <w:tc>
          <w:tcPr>
            <w:tcW w:w="788" w:type="dxa"/>
            <w:vAlign w:val="center"/>
            <w:hideMark/>
          </w:tcPr>
          <w:p w:rsidR="00A96F03" w:rsidRDefault="00A96F03">
            <w:r>
              <w:t>Cái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die</w:t>
            </w:r>
          </w:p>
        </w:tc>
        <w:tc>
          <w:tcPr>
            <w:tcW w:w="2238" w:type="dxa"/>
            <w:vAlign w:val="center"/>
            <w:hideMark/>
          </w:tcPr>
          <w:p w:rsidR="00A96F03" w:rsidRDefault="00A96F03">
            <w:r>
              <w:t>die</w:t>
            </w:r>
          </w:p>
        </w:tc>
        <w:tc>
          <w:tcPr>
            <w:tcW w:w="349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der</w:t>
            </w:r>
          </w:p>
        </w:tc>
      </w:tr>
      <w:tr w:rsidR="00A96F03" w:rsidTr="00292D02">
        <w:trPr>
          <w:tblCellSpacing w:w="15" w:type="dxa"/>
        </w:trPr>
        <w:tc>
          <w:tcPr>
            <w:tcW w:w="788" w:type="dxa"/>
            <w:vAlign w:val="center"/>
            <w:hideMark/>
          </w:tcPr>
          <w:p w:rsidR="00A96F03" w:rsidRDefault="00A96F03">
            <w:r>
              <w:t>Trung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das</w:t>
            </w:r>
          </w:p>
        </w:tc>
        <w:tc>
          <w:tcPr>
            <w:tcW w:w="2238" w:type="dxa"/>
            <w:vAlign w:val="center"/>
            <w:hideMark/>
          </w:tcPr>
          <w:p w:rsidR="00A96F03" w:rsidRDefault="00A96F03">
            <w:r>
              <w:t>das</w:t>
            </w:r>
          </w:p>
        </w:tc>
        <w:tc>
          <w:tcPr>
            <w:tcW w:w="349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dem</w:t>
            </w:r>
          </w:p>
        </w:tc>
      </w:tr>
      <w:tr w:rsidR="00A96F03" w:rsidTr="00292D02">
        <w:trPr>
          <w:tblCellSpacing w:w="15" w:type="dxa"/>
        </w:trPr>
        <w:tc>
          <w:tcPr>
            <w:tcW w:w="788" w:type="dxa"/>
            <w:vAlign w:val="center"/>
            <w:hideMark/>
          </w:tcPr>
          <w:p w:rsidR="00A96F03" w:rsidRDefault="00A96F03">
            <w:r>
              <w:t>Plural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die</w:t>
            </w:r>
          </w:p>
        </w:tc>
        <w:tc>
          <w:tcPr>
            <w:tcW w:w="2238" w:type="dxa"/>
            <w:vAlign w:val="center"/>
            <w:hideMark/>
          </w:tcPr>
          <w:p w:rsidR="00A96F03" w:rsidRDefault="00A96F03">
            <w:r>
              <w:t>die</w:t>
            </w:r>
          </w:p>
        </w:tc>
        <w:tc>
          <w:tcPr>
            <w:tcW w:w="349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den</w:t>
            </w:r>
          </w:p>
        </w:tc>
      </w:tr>
    </w:tbl>
    <w:p w:rsidR="00A96F03" w:rsidRDefault="00A96F03" w:rsidP="00A96F03">
      <w:pPr>
        <w:pStyle w:val="NormalWeb"/>
      </w:pPr>
      <w:r>
        <w:rPr>
          <w:rFonts w:ascii="Segoe UI Symbol" w:hAnsi="Segoe UI Symbol" w:cs="Segoe UI Symbol"/>
        </w:rPr>
        <w:t>⭐</w:t>
      </w:r>
      <w:r>
        <w:t xml:space="preserve"> Nhìn riêng Dativ: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der → dem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die → der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das → dem</w:t>
      </w:r>
    </w:p>
    <w:p w:rsidR="00A96F03" w:rsidRDefault="00A96F03" w:rsidP="00292D02">
      <w:pPr>
        <w:pStyle w:val="NormalWeb"/>
      </w:pPr>
      <w:r>
        <w:rPr>
          <w:rStyle w:val="Strong"/>
          <w:rFonts w:eastAsiaTheme="majorEastAsia"/>
        </w:rPr>
        <w:t>die (Plural) → den</w:t>
      </w:r>
    </w:p>
    <w:p w:rsidR="00A96F03" w:rsidRDefault="00A96F03" w:rsidP="00292D02">
      <w:pPr>
        <w:pStyle w:val="Heading3"/>
      </w:pPr>
      <w:bookmarkStart w:id="229" w:name="_Toc240106110"/>
      <w:bookmarkStart w:id="230" w:name="_Toc240109603"/>
      <w:bookmarkStart w:id="231" w:name="_Toc240230505"/>
      <w:r>
        <w:t>4. Ví dụ thực tế</w:t>
      </w:r>
      <w:bookmarkEnd w:id="229"/>
      <w:bookmarkEnd w:id="230"/>
      <w:bookmarkEnd w:id="231"/>
    </w:p>
    <w:p w:rsidR="00A96F03" w:rsidRDefault="00A96F03" w:rsidP="00292D02">
      <w:r>
        <w:t>Ví dụ 1 — Đưa đồ</w:t>
      </w:r>
    </w:p>
    <w:p w:rsidR="00A96F03" w:rsidRDefault="00A96F03" w:rsidP="00292D02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gebe dem Mann das Buch.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đưa quyển sách cho người đàn ông.</w:t>
      </w:r>
    </w:p>
    <w:p w:rsidR="00A96F03" w:rsidRDefault="00A96F03" w:rsidP="00292D02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Tôi đưa </w:t>
      </w:r>
      <w:r>
        <w:rPr>
          <w:rStyle w:val="Strong"/>
          <w:rFonts w:eastAsiaTheme="majorEastAsia"/>
        </w:rPr>
        <w:t>cho ai?</w:t>
      </w:r>
      <w:r>
        <w:t xml:space="preserve"> → </w:t>
      </w:r>
      <w:r>
        <w:rPr>
          <w:rStyle w:val="Emphasis"/>
          <w:rFonts w:eastAsiaTheme="majorEastAsia"/>
        </w:rPr>
        <w:t>dem Mann</w:t>
      </w:r>
      <w:r>
        <w:t xml:space="preserve"> → Dativ; đưa </w:t>
      </w:r>
      <w:r>
        <w:rPr>
          <w:rStyle w:val="Strong"/>
          <w:rFonts w:eastAsiaTheme="majorEastAsia"/>
        </w:rPr>
        <w:t>cái gì?</w:t>
      </w:r>
      <w:r>
        <w:t xml:space="preserve"> → </w:t>
      </w:r>
      <w:r>
        <w:rPr>
          <w:rStyle w:val="Emphasis"/>
          <w:rFonts w:eastAsiaTheme="majorEastAsia"/>
        </w:rPr>
        <w:t>das Buch</w:t>
      </w:r>
      <w:r>
        <w:t xml:space="preserve"> → Akkusativ.</w:t>
      </w:r>
    </w:p>
    <w:p w:rsidR="00A96F03" w:rsidRDefault="00A96F03" w:rsidP="00292D02"/>
    <w:p w:rsidR="00292D02" w:rsidRDefault="00292D02" w:rsidP="00292D02"/>
    <w:p w:rsidR="00292D02" w:rsidRDefault="00292D02" w:rsidP="00292D02"/>
    <w:p w:rsidR="00A96F03" w:rsidRDefault="00A96F03" w:rsidP="00292D02">
      <w:r>
        <w:lastRenderedPageBreak/>
        <w:t>Ví dụ 2 — Giúp người khác</w:t>
      </w:r>
    </w:p>
    <w:p w:rsidR="00A96F03" w:rsidRDefault="00A96F03" w:rsidP="00292D02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helfe meiner Mutter.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giúp mẹ tôi.</w:t>
      </w:r>
    </w:p>
    <w:p w:rsidR="00A96F03" w:rsidRDefault="00A96F03" w:rsidP="00292D02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helfen</w:t>
      </w:r>
      <w:r>
        <w:t xml:space="preserve"> đi với Dativ → </w:t>
      </w:r>
      <w:r>
        <w:rPr>
          <w:rStyle w:val="Emphasis"/>
          <w:rFonts w:eastAsiaTheme="majorEastAsia"/>
        </w:rPr>
        <w:t>meine Mutter → meiner Mutter</w:t>
      </w:r>
      <w:r>
        <w:t>.</w:t>
      </w:r>
    </w:p>
    <w:p w:rsidR="00A96F03" w:rsidRDefault="00A96F03" w:rsidP="00292D02"/>
    <w:p w:rsidR="00A96F03" w:rsidRDefault="00A96F03" w:rsidP="00292D02">
      <w:r>
        <w:t>Ví dụ 3 — Với bạn</w:t>
      </w:r>
    </w:p>
    <w:p w:rsidR="00A96F03" w:rsidRDefault="00A96F03" w:rsidP="00292D02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fahre mit meinem Freund nach Berlin.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đi Berlin cùng bạn tôi.</w:t>
      </w:r>
    </w:p>
    <w:p w:rsidR="00A96F03" w:rsidRDefault="00A96F03" w:rsidP="00292D02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mit</w:t>
      </w:r>
      <w:r>
        <w:t xml:space="preserve"> luôn đi với Dativ → </w:t>
      </w:r>
      <w:r>
        <w:rPr>
          <w:rStyle w:val="Emphasis"/>
          <w:rFonts w:eastAsiaTheme="majorEastAsia"/>
        </w:rPr>
        <w:t>mein Freund → meinem Freund</w:t>
      </w:r>
      <w:r>
        <w:t>.</w:t>
      </w:r>
    </w:p>
    <w:p w:rsidR="00A96F03" w:rsidRDefault="00A96F03" w:rsidP="00A96F03"/>
    <w:p w:rsidR="00A96F03" w:rsidRDefault="00A96F03" w:rsidP="00292D02">
      <w:pPr>
        <w:pStyle w:val="Heading3"/>
      </w:pPr>
      <w:bookmarkStart w:id="232" w:name="_Toc240106111"/>
      <w:bookmarkStart w:id="233" w:name="_Toc240109604"/>
      <w:bookmarkStart w:id="234" w:name="_Toc240230506"/>
      <w:r>
        <w:t>5. Những giới từ Dativ cần nhớ</w:t>
      </w:r>
      <w:bookmarkEnd w:id="232"/>
      <w:bookmarkEnd w:id="233"/>
      <w:bookmarkEnd w:id="234"/>
    </w:p>
    <w:p w:rsidR="00A96F03" w:rsidRDefault="00A96F03" w:rsidP="00A96F03">
      <w:pPr>
        <w:pStyle w:val="NormalWeb"/>
      </w:pPr>
      <w:r>
        <w:t>Ở giai đoạn này chỉ cần bắt đầu ghi nhớ nhóm:</w:t>
      </w:r>
    </w:p>
    <w:p w:rsidR="00A96F03" w:rsidRDefault="00A96F03" w:rsidP="00292D02">
      <w:pPr>
        <w:pStyle w:val="NormalWeb"/>
        <w:jc w:val="center"/>
      </w:pPr>
      <w:r w:rsidRPr="00292D02">
        <w:rPr>
          <w:rStyle w:val="Strong"/>
          <w:rFonts w:eastAsiaTheme="majorEastAsia"/>
          <w:highlight w:val="yellow"/>
        </w:rPr>
        <w:t>aus – bei – mit – nach – seit – von – zu</w:t>
      </w:r>
    </w:p>
    <w:p w:rsidR="00A96F03" w:rsidRDefault="00A96F03" w:rsidP="00A96F03">
      <w:pPr>
        <w:pStyle w:val="NormalWeb"/>
      </w:pPr>
      <w:r>
        <w:t xml:space="preserve">Tất cả đều kéo theo </w:t>
      </w:r>
      <w:r>
        <w:rPr>
          <w:rStyle w:val="Strong"/>
          <w:rFonts w:eastAsiaTheme="majorEastAsia"/>
        </w:rPr>
        <w:t>Dativ</w:t>
      </w:r>
      <w:r>
        <w:t>.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A96F03">
      <w:pPr>
        <w:pStyle w:val="NormalWeb"/>
      </w:pPr>
      <w:r>
        <w:t xml:space="preserve">mit </w:t>
      </w:r>
      <w:r>
        <w:rPr>
          <w:rStyle w:val="Strong"/>
          <w:rFonts w:eastAsiaTheme="majorEastAsia"/>
        </w:rPr>
        <w:t>dem</w:t>
      </w:r>
      <w:r>
        <w:t xml:space="preserve"> Bus</w:t>
      </w:r>
    </w:p>
    <w:p w:rsidR="00A96F03" w:rsidRDefault="00A96F03" w:rsidP="00A96F03">
      <w:pPr>
        <w:pStyle w:val="NormalWeb"/>
      </w:pPr>
      <w:r>
        <w:t xml:space="preserve">mit </w:t>
      </w:r>
      <w:r>
        <w:rPr>
          <w:rStyle w:val="Strong"/>
          <w:rFonts w:eastAsiaTheme="majorEastAsia"/>
        </w:rPr>
        <w:t>meiner</w:t>
      </w:r>
      <w:r>
        <w:t xml:space="preserve"> Freundin</w:t>
      </w:r>
    </w:p>
    <w:p w:rsidR="00A96F03" w:rsidRDefault="00A96F03" w:rsidP="00A96F03">
      <w:pPr>
        <w:pStyle w:val="NormalWeb"/>
      </w:pPr>
      <w:r>
        <w:t xml:space="preserve">zu </w:t>
      </w:r>
      <w:r>
        <w:rPr>
          <w:rStyle w:val="Strong"/>
          <w:rFonts w:eastAsiaTheme="majorEastAsia"/>
        </w:rPr>
        <w:t>dem</w:t>
      </w:r>
      <w:r>
        <w:t xml:space="preserve"> Arzt → </w:t>
      </w:r>
      <w:r>
        <w:rPr>
          <w:rStyle w:val="Strong"/>
          <w:rFonts w:eastAsiaTheme="majorEastAsia"/>
        </w:rPr>
        <w:t>zum Arzt</w:t>
      </w:r>
    </w:p>
    <w:p w:rsidR="00A96F03" w:rsidRDefault="00B10946" w:rsidP="00A96F03">
      <w:r>
        <w:pict>
          <v:rect id="_x0000_i1034" style="width:0;height:1.5pt" o:hralign="center" o:hrstd="t" o:hr="t" fillcolor="#a0a0a0" stroked="f"/>
        </w:pict>
      </w:r>
    </w:p>
    <w:p w:rsidR="00A96F03" w:rsidRDefault="00A96F03" w:rsidP="00292D02">
      <w:pPr>
        <w:pStyle w:val="Heading3"/>
      </w:pPr>
      <w:bookmarkStart w:id="235" w:name="_Toc240106112"/>
      <w:bookmarkStart w:id="236" w:name="_Toc240109605"/>
      <w:bookmarkStart w:id="237" w:name="_Toc240230507"/>
      <w:r>
        <w:t>6. Tips</w:t>
      </w:r>
      <w:bookmarkEnd w:id="235"/>
      <w:bookmarkEnd w:id="236"/>
      <w:bookmarkEnd w:id="237"/>
    </w:p>
    <w:p w:rsidR="00A96F03" w:rsidRDefault="00A96F03" w:rsidP="00A96F03">
      <w:pPr>
        <w:pStyle w:val="NormalWeb"/>
      </w:pPr>
      <w:r>
        <w:t>Khi gặp: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mit</w:t>
      </w:r>
    </w:p>
    <w:p w:rsidR="00A96F03" w:rsidRDefault="00A96F03" w:rsidP="00A96F03">
      <w:pPr>
        <w:pStyle w:val="NormalWeb"/>
      </w:pPr>
      <w:r>
        <w:t>hãy lập tức nghĩ: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MIT → DATIV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A96F03">
      <w:pPr>
        <w:pStyle w:val="NormalWeb"/>
      </w:pPr>
      <w:r>
        <w:lastRenderedPageBreak/>
        <w:t xml:space="preserve">mit </w:t>
      </w:r>
      <w:r>
        <w:rPr>
          <w:rStyle w:val="Strong"/>
          <w:rFonts w:eastAsiaTheme="majorEastAsia"/>
        </w:rPr>
        <w:t>dem</w:t>
      </w:r>
      <w:r>
        <w:t xml:space="preserve"> Bus</w:t>
      </w:r>
    </w:p>
    <w:p w:rsidR="00A96F03" w:rsidRDefault="00A96F03" w:rsidP="00A96F03">
      <w:pPr>
        <w:pStyle w:val="NormalWeb"/>
      </w:pPr>
      <w:r>
        <w:t xml:space="preserve">mit </w:t>
      </w:r>
      <w:r>
        <w:rPr>
          <w:rStyle w:val="Strong"/>
          <w:rFonts w:eastAsiaTheme="majorEastAsia"/>
        </w:rPr>
        <w:t>der</w:t>
      </w:r>
      <w:r>
        <w:t xml:space="preserve"> Bahn</w:t>
      </w:r>
    </w:p>
    <w:p w:rsidR="00A96F03" w:rsidRDefault="00A96F03" w:rsidP="00292D02">
      <w:pPr>
        <w:pStyle w:val="NormalWeb"/>
      </w:pPr>
      <w:r>
        <w:t xml:space="preserve">mit </w:t>
      </w:r>
      <w:r>
        <w:rPr>
          <w:rStyle w:val="Strong"/>
          <w:rFonts w:eastAsiaTheme="majorEastAsia"/>
        </w:rPr>
        <w:t>meinem</w:t>
      </w:r>
      <w:r w:rsidR="00292D02">
        <w:t xml:space="preserve"> Freund</w:t>
      </w:r>
    </w:p>
    <w:p w:rsidR="00A96F03" w:rsidRDefault="00A96F03" w:rsidP="00292D02">
      <w:pPr>
        <w:pStyle w:val="Heading3"/>
      </w:pPr>
      <w:bookmarkStart w:id="238" w:name="_Toc240106113"/>
      <w:bookmarkStart w:id="239" w:name="_Toc240109606"/>
      <w:bookmarkStart w:id="240" w:name="_Toc240230508"/>
      <w:r>
        <w:t>7. Bài tập Dativ</w:t>
      </w:r>
      <w:bookmarkEnd w:id="238"/>
      <w:bookmarkEnd w:id="239"/>
      <w:bookmarkEnd w:id="240"/>
    </w:p>
    <w:p w:rsidR="00A96F03" w:rsidRDefault="00A96F03" w:rsidP="00292D02">
      <w:r>
        <w:t>1.Ich helfe ______ Mann.</w:t>
      </w:r>
    </w:p>
    <w:p w:rsidR="00A96F03" w:rsidRDefault="00A96F03" w:rsidP="00292D02">
      <w:r>
        <w:t>A. der</w:t>
      </w:r>
      <w:r>
        <w:br/>
        <w:t>B. den</w:t>
      </w:r>
      <w:r>
        <w:br/>
        <w:t>C. dem</w:t>
      </w:r>
    </w:p>
    <w:p w:rsidR="00A96F03" w:rsidRDefault="00292D02" w:rsidP="00292D02">
      <w:r>
        <w:t>2.</w:t>
      </w:r>
      <w:r w:rsidR="00A96F03">
        <w:t>Ich fahre mit ______ Bus.</w:t>
      </w:r>
    </w:p>
    <w:p w:rsidR="00A96F03" w:rsidRDefault="00A96F03" w:rsidP="00292D02">
      <w:r>
        <w:t>A. der</w:t>
      </w:r>
      <w:r>
        <w:br/>
        <w:t>B. dem</w:t>
      </w:r>
      <w:r>
        <w:br/>
        <w:t>C. den</w:t>
      </w:r>
    </w:p>
    <w:p w:rsidR="00A96F03" w:rsidRDefault="00292D02" w:rsidP="00292D02">
      <w:r>
        <w:t>3.</w:t>
      </w:r>
      <w:r w:rsidR="00A96F03">
        <w:t>Ich spreche mit ______ Frau.</w:t>
      </w:r>
    </w:p>
    <w:p w:rsidR="00A96F03" w:rsidRDefault="00A96F03" w:rsidP="00292D02">
      <w:r>
        <w:t>A. die</w:t>
      </w:r>
      <w:r>
        <w:br/>
        <w:t>B. der</w:t>
      </w:r>
      <w:r>
        <w:br/>
        <w:t>C. den</w:t>
      </w:r>
    </w:p>
    <w:p w:rsidR="00A96F03" w:rsidRDefault="00292D02" w:rsidP="00292D02">
      <w:r>
        <w:t>4.</w:t>
      </w:r>
      <w:r w:rsidR="00A96F03">
        <w:t>Wir gehen zu ______ Arzt.</w:t>
      </w:r>
    </w:p>
    <w:p w:rsidR="00A96F03" w:rsidRDefault="00A96F03" w:rsidP="00292D02">
      <w:r>
        <w:t>A. der</w:t>
      </w:r>
      <w:r>
        <w:br/>
        <w:t>B. den</w:t>
      </w:r>
      <w:r>
        <w:br/>
        <w:t>C. dem</w:t>
      </w:r>
    </w:p>
    <w:p w:rsidR="00A96F03" w:rsidRDefault="00292D02" w:rsidP="00292D02">
      <w:r>
        <w:t>5.</w:t>
      </w:r>
      <w:r w:rsidR="00A96F03">
        <w:t>Dịch:</w:t>
      </w:r>
    </w:p>
    <w:p w:rsidR="00A96F03" w:rsidRDefault="00A96F03" w:rsidP="00292D02">
      <w:r>
        <w:t>Tôi đi cùng bạn tôi.</w:t>
      </w:r>
    </w:p>
    <w:p w:rsidR="00A96F03" w:rsidRDefault="00A96F03" w:rsidP="00A96F03"/>
    <w:p w:rsidR="00A96F03" w:rsidRDefault="00A96F03" w:rsidP="00292D02">
      <w:pPr>
        <w:pStyle w:val="Heading3"/>
      </w:pPr>
      <w:bookmarkStart w:id="241" w:name="_Toc240106114"/>
      <w:bookmarkStart w:id="242" w:name="_Toc240109607"/>
      <w:bookmarkStart w:id="243" w:name="_Toc240230509"/>
      <w:r>
        <w:t>8. Đáp án</w:t>
      </w:r>
      <w:bookmarkEnd w:id="241"/>
      <w:bookmarkEnd w:id="242"/>
      <w:bookmarkEnd w:id="243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1. C — dem</w:t>
      </w:r>
      <w:r>
        <w:t xml:space="preserve"> → </w:t>
      </w:r>
      <w:r>
        <w:rPr>
          <w:rStyle w:val="Emphasis"/>
          <w:rFonts w:eastAsiaTheme="majorEastAsia"/>
        </w:rPr>
        <w:t>helfen</w:t>
      </w:r>
      <w:r>
        <w:t xml:space="preserve"> dùng Dativ.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2. B — dem</w:t>
      </w:r>
      <w:r>
        <w:t xml:space="preserve"> → </w:t>
      </w:r>
      <w:r>
        <w:rPr>
          <w:rStyle w:val="Emphasis"/>
          <w:rFonts w:eastAsiaTheme="majorEastAsia"/>
        </w:rPr>
        <w:t>mit</w:t>
      </w:r>
      <w:r>
        <w:t xml:space="preserve"> luôn đi với Dativ.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3. B — der</w:t>
      </w:r>
      <w:r>
        <w:t xml:space="preserve"> → </w:t>
      </w:r>
      <w:r>
        <w:rPr>
          <w:rStyle w:val="Emphasis"/>
          <w:rFonts w:eastAsiaTheme="majorEastAsia"/>
        </w:rPr>
        <w:t>mit + die → der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4. C — dem</w:t>
      </w:r>
      <w:r>
        <w:t xml:space="preserve"> → </w:t>
      </w:r>
      <w:r>
        <w:rPr>
          <w:rStyle w:val="Emphasis"/>
          <w:rFonts w:eastAsiaTheme="majorEastAsia"/>
        </w:rPr>
        <w:t>zu + Dativ</w:t>
      </w:r>
      <w:r>
        <w:t xml:space="preserve">, </w:t>
      </w:r>
      <w:r>
        <w:rPr>
          <w:rStyle w:val="Emphasis"/>
          <w:rFonts w:eastAsiaTheme="majorEastAsia"/>
        </w:rPr>
        <w:t>dem Arzt</w:t>
      </w:r>
      <w:r>
        <w:t>.</w:t>
      </w:r>
    </w:p>
    <w:p w:rsidR="00A96F03" w:rsidRDefault="00A96F03" w:rsidP="00292D02">
      <w:pPr>
        <w:pStyle w:val="NormalWeb"/>
      </w:pPr>
      <w:r>
        <w:rPr>
          <w:rStyle w:val="Strong"/>
          <w:rFonts w:eastAsiaTheme="majorEastAsia"/>
        </w:rPr>
        <w:t>5. Ich gehe mit meinem Freund.</w:t>
      </w:r>
      <w:r>
        <w:t xml:space="preserve"> → </w:t>
      </w:r>
      <w:r>
        <w:rPr>
          <w:rStyle w:val="Emphasis"/>
          <w:rFonts w:eastAsiaTheme="majorEastAsia"/>
        </w:rPr>
        <w:t>mit</w:t>
      </w:r>
      <w:r>
        <w:t xml:space="preserve"> → Dativ → </w:t>
      </w:r>
      <w:r>
        <w:rPr>
          <w:rStyle w:val="Emphasis"/>
          <w:rFonts w:eastAsiaTheme="majorEastAsia"/>
        </w:rPr>
        <w:t>mein Freund → meinem Freund</w:t>
      </w:r>
      <w:r>
        <w:t>.</w:t>
      </w:r>
    </w:p>
    <w:p w:rsidR="00A96F03" w:rsidRDefault="00A96F03" w:rsidP="00292D02">
      <w:pPr>
        <w:pStyle w:val="Heading2"/>
      </w:pPr>
      <w:bookmarkStart w:id="244" w:name="_Toc240230510"/>
      <w:r>
        <w:lastRenderedPageBreak/>
        <w:t>BÀI 4 — AKKUSATIV vs. DATIV</w:t>
      </w:r>
      <w:bookmarkEnd w:id="244"/>
    </w:p>
    <w:p w:rsidR="00A96F03" w:rsidRDefault="00A96F03" w:rsidP="00A96F03">
      <w:pPr>
        <w:pStyle w:val="NormalWeb"/>
      </w:pPr>
      <w:r>
        <w:t xml:space="preserve">Đây là </w:t>
      </w:r>
      <w:r>
        <w:rPr>
          <w:rStyle w:val="Strong"/>
          <w:rFonts w:eastAsiaTheme="majorEastAsia"/>
        </w:rPr>
        <w:t>trọng tâm lớn nhất của Giai đoạn 3</w:t>
      </w:r>
      <w:r>
        <w:t>.</w:t>
      </w:r>
    </w:p>
    <w:p w:rsidR="00A96F03" w:rsidRDefault="00A96F03" w:rsidP="00292D02">
      <w:pPr>
        <w:pStyle w:val="Heading3"/>
      </w:pPr>
      <w:bookmarkStart w:id="245" w:name="_Toc240106116"/>
      <w:bookmarkStart w:id="246" w:name="_Toc240109609"/>
      <w:bookmarkStart w:id="247" w:name="_Toc240230511"/>
      <w:r>
        <w:t>1. Bản chất</w:t>
      </w:r>
      <w:bookmarkEnd w:id="245"/>
      <w:bookmarkEnd w:id="246"/>
      <w:bookmarkEnd w:id="247"/>
    </w:p>
    <w:p w:rsidR="00A96F03" w:rsidRDefault="00A96F03" w:rsidP="00A96F03">
      <w:pPr>
        <w:pStyle w:val="NormalWeb"/>
      </w:pPr>
      <w:r>
        <w:t>Khi trong một câu có hai đối tượng, hãy thử hỏi:</w:t>
      </w:r>
    </w:p>
    <w:p w:rsidR="00A96F03" w:rsidRPr="00292D02" w:rsidRDefault="00A96F03" w:rsidP="00292D02">
      <w:pPr>
        <w:jc w:val="center"/>
        <w:rPr>
          <w:rStyle w:val="Strong"/>
          <w:b w:val="0"/>
        </w:rPr>
      </w:pPr>
      <w:r w:rsidRPr="00292D02">
        <w:rPr>
          <w:rStyle w:val="Strong"/>
          <w:rFonts w:ascii="Segoe UI Symbol" w:hAnsi="Segoe UI Symbol" w:cs="Segoe UI Symbol"/>
          <w:b w:val="0"/>
        </w:rPr>
        <w:t>❓</w:t>
      </w:r>
      <w:r w:rsidRPr="00292D02">
        <w:rPr>
          <w:rStyle w:val="Strong"/>
          <w:b w:val="0"/>
        </w:rPr>
        <w:t xml:space="preserve"> Ai/cái gì nhận hành động trực tiếp?</w:t>
      </w:r>
    </w:p>
    <w:p w:rsidR="00A96F03" w:rsidRDefault="00A96F03" w:rsidP="00292D02">
      <w:r>
        <w:t xml:space="preserve">→ </w:t>
      </w:r>
      <w:r>
        <w:rPr>
          <w:rStyle w:val="Strong"/>
          <w:rFonts w:eastAsiaTheme="majorEastAsia"/>
        </w:rPr>
        <w:t>Akkusativ</w:t>
      </w:r>
    </w:p>
    <w:p w:rsidR="00292D02" w:rsidRDefault="00292D02" w:rsidP="00292D02">
      <w:pPr>
        <w:jc w:val="center"/>
        <w:rPr>
          <w:rFonts w:ascii="Segoe UI Symbol" w:hAnsi="Segoe UI Symbol" w:cs="Segoe UI Symbol"/>
        </w:rPr>
      </w:pPr>
    </w:p>
    <w:p w:rsidR="00A96F03" w:rsidRDefault="00A96F03" w:rsidP="00292D02">
      <w:pPr>
        <w:jc w:val="center"/>
      </w:pPr>
      <w:r>
        <w:rPr>
          <w:rFonts w:ascii="Segoe UI Symbol" w:hAnsi="Segoe UI Symbol" w:cs="Segoe UI Symbol"/>
        </w:rPr>
        <w:t>❓</w:t>
      </w:r>
      <w:r>
        <w:t xml:space="preserve"> Cho ai / với ai / người nào nhận thứ đó?</w:t>
      </w:r>
    </w:p>
    <w:p w:rsidR="00A96F03" w:rsidRDefault="00A96F03" w:rsidP="00292D02">
      <w:r>
        <w:t xml:space="preserve">→ </w:t>
      </w:r>
      <w:r>
        <w:rPr>
          <w:rStyle w:val="Strong"/>
          <w:rFonts w:eastAsiaTheme="majorEastAsia"/>
        </w:rPr>
        <w:t>Dativ</w:t>
      </w:r>
    </w:p>
    <w:p w:rsidR="00A96F03" w:rsidRDefault="00A96F03" w:rsidP="00A96F03"/>
    <w:p w:rsidR="00A96F03" w:rsidRDefault="00A96F03" w:rsidP="00292D02">
      <w:pPr>
        <w:pStyle w:val="Heading3"/>
      </w:pPr>
      <w:bookmarkStart w:id="248" w:name="_Toc240106117"/>
      <w:bookmarkStart w:id="249" w:name="_Toc240109610"/>
      <w:bookmarkStart w:id="250" w:name="_Toc240230512"/>
      <w:r>
        <w:t>2. Ví dụ kinh điển</w:t>
      </w:r>
      <w:bookmarkEnd w:id="248"/>
      <w:bookmarkEnd w:id="249"/>
      <w:bookmarkEnd w:id="250"/>
      <w:r>
        <w:t xml:space="preserve"> </w:t>
      </w:r>
    </w:p>
    <w:p w:rsidR="00A96F03" w:rsidRDefault="00A96F03" w:rsidP="00292D02">
      <w:pPr>
        <w:pStyle w:val="NormalWeb"/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gebe dem Mann den Schlüssel.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đưa chìa khóa cho người đàn ông.</w:t>
      </w:r>
    </w:p>
    <w:p w:rsidR="00A96F03" w:rsidRDefault="00A96F03" w:rsidP="00A96F03">
      <w:pPr>
        <w:pStyle w:val="NormalWeb"/>
      </w:pPr>
      <w:r>
        <w:t>Hãy tách ra: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Ai đưa?</w:t>
      </w:r>
    </w:p>
    <w:p w:rsidR="00A96F03" w:rsidRDefault="00A96F03" w:rsidP="00292D02">
      <w:pPr>
        <w:pStyle w:val="NormalWeb"/>
        <w:jc w:val="center"/>
      </w:pPr>
      <w:r>
        <w:t>→ Ich → Nominativ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Đưa cái gì?</w:t>
      </w:r>
    </w:p>
    <w:p w:rsidR="00A96F03" w:rsidRDefault="00A96F03" w:rsidP="00292D02">
      <w:pPr>
        <w:pStyle w:val="NormalWeb"/>
        <w:jc w:val="center"/>
      </w:pPr>
      <w:r>
        <w:t>→ den Schlüssel → Akkusativ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Đưa cho ai?</w:t>
      </w:r>
    </w:p>
    <w:p w:rsidR="00A96F03" w:rsidRDefault="00A96F03" w:rsidP="00292D02">
      <w:pPr>
        <w:pStyle w:val="NormalWeb"/>
        <w:jc w:val="center"/>
      </w:pPr>
      <w:r>
        <w:t>→ dem Mann → Dativ</w:t>
      </w:r>
    </w:p>
    <w:p w:rsidR="00A96F03" w:rsidRPr="00292D02" w:rsidRDefault="00A96F03" w:rsidP="00292D02">
      <w:pPr>
        <w:rPr>
          <w:rStyle w:val="Strong"/>
        </w:rPr>
      </w:pPr>
      <w:r w:rsidRPr="00292D02">
        <w:rPr>
          <w:rStyle w:val="Strong"/>
        </w:rPr>
        <w:t>Công thức:</w:t>
      </w:r>
    </w:p>
    <w:p w:rsidR="00A96F03" w:rsidRDefault="00A96F03" w:rsidP="00A96F03">
      <w:pPr>
        <w:pStyle w:val="NormalWeb"/>
      </w:pPr>
      <w:r w:rsidRPr="00292D02">
        <w:rPr>
          <w:rStyle w:val="Strong"/>
          <w:rFonts w:eastAsiaTheme="majorEastAsia"/>
          <w:highlight w:val="yellow"/>
        </w:rPr>
        <w:t>Ai? → Nominativ</w:t>
      </w:r>
      <w:r w:rsidRPr="00292D02">
        <w:rPr>
          <w:highlight w:val="yellow"/>
        </w:rPr>
        <w:br/>
      </w:r>
      <w:r w:rsidRPr="00292D02">
        <w:rPr>
          <w:rStyle w:val="Strong"/>
          <w:rFonts w:eastAsiaTheme="majorEastAsia"/>
          <w:highlight w:val="yellow"/>
        </w:rPr>
        <w:t>Cái gì? → Akkusativ</w:t>
      </w:r>
      <w:r w:rsidRPr="00292D02">
        <w:rPr>
          <w:highlight w:val="yellow"/>
        </w:rPr>
        <w:br/>
      </w:r>
      <w:r w:rsidRPr="00292D02">
        <w:rPr>
          <w:rStyle w:val="Strong"/>
          <w:rFonts w:eastAsiaTheme="majorEastAsia"/>
          <w:highlight w:val="yellow"/>
        </w:rPr>
        <w:t>Cho ai? → Dativ</w:t>
      </w:r>
    </w:p>
    <w:p w:rsidR="00A96F03" w:rsidRDefault="00A96F03" w:rsidP="00A96F03"/>
    <w:p w:rsidR="00A96F03" w:rsidRDefault="00A96F03" w:rsidP="00292D02">
      <w:pPr>
        <w:pStyle w:val="Heading3"/>
      </w:pPr>
      <w:bookmarkStart w:id="251" w:name="_Toc240106118"/>
      <w:bookmarkStart w:id="252" w:name="_Toc240109611"/>
      <w:bookmarkStart w:id="253" w:name="_Toc240230513"/>
      <w:r>
        <w:lastRenderedPageBreak/>
        <w:t>3. Ví dụ đời thường</w:t>
      </w:r>
      <w:bookmarkEnd w:id="251"/>
      <w:bookmarkEnd w:id="252"/>
      <w:bookmarkEnd w:id="253"/>
    </w:p>
    <w:p w:rsidR="00A96F03" w:rsidRDefault="00A96F03" w:rsidP="00292D02">
      <w:r>
        <w:t>Ví dụ 1</w:t>
      </w:r>
    </w:p>
    <w:p w:rsidR="00A96F03" w:rsidRDefault="00A96F03" w:rsidP="00292D02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kaufe meiner Mutter einen Kaffee.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mua cho mẹ tôi một ly cà phê.</w:t>
      </w:r>
    </w:p>
    <w:p w:rsidR="00A96F03" w:rsidRDefault="00A96F03" w:rsidP="00292D02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meiner Mutter</w:t>
      </w:r>
      <w:r>
        <w:t xml:space="preserve"> = cho ai → Dativ; </w:t>
      </w:r>
      <w:r>
        <w:rPr>
          <w:rStyle w:val="Emphasis"/>
          <w:rFonts w:eastAsiaTheme="majorEastAsia"/>
        </w:rPr>
        <w:t>einen Kaffee</w:t>
      </w:r>
      <w:r>
        <w:t xml:space="preserve"> = mua cái gì → Akkusativ.</w:t>
      </w:r>
    </w:p>
    <w:p w:rsidR="00A96F03" w:rsidRDefault="00A96F03" w:rsidP="00292D02"/>
    <w:p w:rsidR="00A96F03" w:rsidRDefault="00A96F03" w:rsidP="00292D02">
      <w:r>
        <w:t>Ví dụ 2</w:t>
      </w:r>
    </w:p>
    <w:p w:rsidR="00A96F03" w:rsidRDefault="00A96F03" w:rsidP="00292D02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Der Kellner bringt dem Gast die Rechnung.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Người phục vụ mang hóa đơn cho khách.</w:t>
      </w:r>
    </w:p>
    <w:p w:rsidR="00A96F03" w:rsidRDefault="00A96F03" w:rsidP="00292D02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dem Gast</w:t>
      </w:r>
      <w:r>
        <w:t xml:space="preserve"> = cho ai → Dativ; </w:t>
      </w:r>
      <w:r>
        <w:rPr>
          <w:rStyle w:val="Emphasis"/>
          <w:rFonts w:eastAsiaTheme="majorEastAsia"/>
        </w:rPr>
        <w:t>die Rechnung</w:t>
      </w:r>
      <w:r>
        <w:t xml:space="preserve"> = mang cái gì → Akkusativ.</w:t>
      </w:r>
    </w:p>
    <w:p w:rsidR="00A96F03" w:rsidRDefault="00A96F03" w:rsidP="00292D02"/>
    <w:p w:rsidR="00A96F03" w:rsidRDefault="00A96F03" w:rsidP="00292D02">
      <w:r>
        <w:t>Ví dụ 3</w:t>
      </w:r>
    </w:p>
    <w:p w:rsidR="00A96F03" w:rsidRDefault="00A96F03" w:rsidP="00292D02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schenke meinem Freund ein Buch.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tặng bạn tôi một quyển sách.</w:t>
      </w:r>
    </w:p>
    <w:p w:rsidR="00A96F03" w:rsidRDefault="00A96F03" w:rsidP="00292D02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meinem Freund</w:t>
      </w:r>
      <w:r>
        <w:t xml:space="preserve"> = cho ai → Dativ; </w:t>
      </w:r>
      <w:r>
        <w:rPr>
          <w:rStyle w:val="Emphasis"/>
          <w:rFonts w:eastAsiaTheme="majorEastAsia"/>
        </w:rPr>
        <w:t>ein Buch</w:t>
      </w:r>
      <w:r>
        <w:t xml:space="preserve"> = tặng cái gì → Akkusativ.</w:t>
      </w:r>
    </w:p>
    <w:p w:rsidR="00A96F03" w:rsidRDefault="00A96F03" w:rsidP="00A96F03"/>
    <w:p w:rsidR="00A96F03" w:rsidRDefault="00A96F03" w:rsidP="00292D02">
      <w:pPr>
        <w:pStyle w:val="Heading3"/>
      </w:pPr>
      <w:bookmarkStart w:id="254" w:name="_Toc240106119"/>
      <w:bookmarkStart w:id="255" w:name="_Toc240109612"/>
      <w:bookmarkStart w:id="256" w:name="_Toc240230514"/>
      <w:r>
        <w:t>4. Tips cực quan trọng</w:t>
      </w:r>
      <w:bookmarkEnd w:id="254"/>
      <w:bookmarkEnd w:id="255"/>
      <w:bookmarkEnd w:id="256"/>
    </w:p>
    <w:p w:rsidR="00A96F03" w:rsidRDefault="00A96F03" w:rsidP="00A96F03">
      <w:pPr>
        <w:pStyle w:val="NormalWeb"/>
      </w:pPr>
      <w:r>
        <w:t xml:space="preserve">Khi gặp câu có </w:t>
      </w:r>
      <w:r>
        <w:rPr>
          <w:rStyle w:val="Strong"/>
          <w:rFonts w:eastAsiaTheme="majorEastAsia"/>
        </w:rPr>
        <w:t>hai đối tượng</w:t>
      </w:r>
      <w:r>
        <w:t>, đừng nhìn mạo từ trước.</w:t>
      </w:r>
    </w:p>
    <w:p w:rsidR="00A96F03" w:rsidRDefault="00A96F03" w:rsidP="00A96F03">
      <w:pPr>
        <w:pStyle w:val="NormalWeb"/>
      </w:pPr>
      <w:r>
        <w:t>Hãy hỏi theo thứ tự:</w:t>
      </w:r>
    </w:p>
    <w:p w:rsidR="00A96F03" w:rsidRDefault="00A96F03" w:rsidP="00292D02">
      <w:pPr>
        <w:pStyle w:val="NormalWeb"/>
        <w:jc w:val="center"/>
      </w:pPr>
      <w:r w:rsidRPr="00292D02">
        <w:rPr>
          <w:rStyle w:val="Strong"/>
          <w:rFonts w:eastAsiaTheme="majorEastAsia"/>
          <w:highlight w:val="yellow"/>
        </w:rPr>
        <w:t>1. Ai làm?</w:t>
      </w:r>
      <w:r w:rsidRPr="00292D02">
        <w:rPr>
          <w:highlight w:val="yellow"/>
        </w:rPr>
        <w:t xml:space="preserve"> → Nominativ</w:t>
      </w:r>
      <w:r w:rsidRPr="00292D02">
        <w:rPr>
          <w:highlight w:val="yellow"/>
        </w:rPr>
        <w:br/>
      </w:r>
      <w:r w:rsidRPr="00292D02">
        <w:rPr>
          <w:rStyle w:val="Strong"/>
          <w:rFonts w:eastAsiaTheme="majorEastAsia"/>
          <w:highlight w:val="yellow"/>
        </w:rPr>
        <w:t>2. Làm cái gì?</w:t>
      </w:r>
      <w:r w:rsidRPr="00292D02">
        <w:rPr>
          <w:highlight w:val="yellow"/>
        </w:rPr>
        <w:t xml:space="preserve"> → Akkusativ</w:t>
      </w:r>
      <w:r w:rsidRPr="00292D02">
        <w:rPr>
          <w:highlight w:val="yellow"/>
        </w:rPr>
        <w:br/>
      </w:r>
      <w:r w:rsidRPr="00292D02">
        <w:rPr>
          <w:rStyle w:val="Strong"/>
          <w:rFonts w:eastAsiaTheme="majorEastAsia"/>
          <w:highlight w:val="yellow"/>
        </w:rPr>
        <w:t>3. Cho ai?</w:t>
      </w:r>
      <w:r w:rsidRPr="00292D02">
        <w:rPr>
          <w:highlight w:val="yellow"/>
        </w:rPr>
        <w:t xml:space="preserve"> → Dativ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A96F03">
      <w:pPr>
        <w:pStyle w:val="NormalWeb"/>
      </w:pPr>
      <w:r>
        <w:t>Ich gebe dem Kind den Ball.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Ai?</w:t>
      </w:r>
      <w:r>
        <w:t xml:space="preserve"> → Ich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Cái gì?</w:t>
      </w:r>
      <w:r>
        <w:t xml:space="preserve"> → den Ball</w:t>
      </w:r>
    </w:p>
    <w:p w:rsidR="00A96F03" w:rsidRDefault="00A96F03" w:rsidP="00656C8F">
      <w:pPr>
        <w:pStyle w:val="NormalWeb"/>
      </w:pPr>
      <w:r>
        <w:rPr>
          <w:rStyle w:val="Strong"/>
          <w:rFonts w:eastAsiaTheme="majorEastAsia"/>
        </w:rPr>
        <w:t>Cho ai?</w:t>
      </w:r>
      <w:r>
        <w:t xml:space="preserve"> → dem Kind</w:t>
      </w:r>
    </w:p>
    <w:p w:rsidR="00A96F03" w:rsidRDefault="00A96F03" w:rsidP="00656C8F">
      <w:pPr>
        <w:pStyle w:val="Heading3"/>
      </w:pPr>
      <w:bookmarkStart w:id="257" w:name="_Toc240106120"/>
      <w:bookmarkStart w:id="258" w:name="_Toc240109613"/>
      <w:bookmarkStart w:id="259" w:name="_Toc240230515"/>
      <w:r>
        <w:lastRenderedPageBreak/>
        <w:t>5. Bài tập tổng hợp</w:t>
      </w:r>
      <w:bookmarkEnd w:id="257"/>
      <w:bookmarkEnd w:id="258"/>
      <w:bookmarkEnd w:id="259"/>
    </w:p>
    <w:p w:rsidR="00A96F03" w:rsidRDefault="00A96F03" w:rsidP="00656C8F">
      <w:r>
        <w:t>1.Ich gebe ______ Frau ______ Buch.</w:t>
      </w:r>
    </w:p>
    <w:p w:rsidR="00A96F03" w:rsidRDefault="00A96F03" w:rsidP="00656C8F">
      <w:r>
        <w:t>A. der / das</w:t>
      </w:r>
      <w:r>
        <w:br/>
        <w:t>B. die / dem</w:t>
      </w:r>
      <w:r>
        <w:br/>
        <w:t>C. den / der</w:t>
      </w:r>
    </w:p>
    <w:p w:rsidR="00A96F03" w:rsidRDefault="00656C8F" w:rsidP="00656C8F">
      <w:r>
        <w:t>2.</w:t>
      </w:r>
      <w:r w:rsidR="00A96F03">
        <w:t>Ich kaufe ______ Freund einen Kaffee.</w:t>
      </w:r>
    </w:p>
    <w:p w:rsidR="00A96F03" w:rsidRDefault="00A96F03" w:rsidP="00656C8F">
      <w:r>
        <w:t>A. meinem</w:t>
      </w:r>
      <w:r>
        <w:br/>
        <w:t>B. meinen</w:t>
      </w:r>
      <w:r>
        <w:br/>
        <w:t>C. mein</w:t>
      </w:r>
    </w:p>
    <w:p w:rsidR="00A96F03" w:rsidRDefault="00656C8F" w:rsidP="00656C8F">
      <w:r>
        <w:t>3.</w:t>
      </w:r>
      <w:r w:rsidR="00A96F03">
        <w:t>Chọn câu đúng:</w:t>
      </w:r>
    </w:p>
    <w:p w:rsidR="00A96F03" w:rsidRDefault="00A96F03" w:rsidP="00656C8F">
      <w:r>
        <w:t>A. Ich helfe den Mann.</w:t>
      </w:r>
      <w:r>
        <w:br/>
        <w:t>B. Ich helfe dem Mann.</w:t>
      </w:r>
      <w:r>
        <w:br/>
        <w:t>C. Ich helfe der Mann.</w:t>
      </w:r>
    </w:p>
    <w:p w:rsidR="00A96F03" w:rsidRDefault="00656C8F" w:rsidP="00656C8F">
      <w:r>
        <w:t>4.</w:t>
      </w:r>
      <w:r w:rsidR="00A96F03">
        <w:t>Điền:</w:t>
      </w:r>
    </w:p>
    <w:p w:rsidR="00A96F03" w:rsidRDefault="00A96F03" w:rsidP="00656C8F">
      <w:r>
        <w:t>Ich sehe ______ Mann und gebe ______ Mann ein Buch.</w:t>
      </w:r>
    </w:p>
    <w:p w:rsidR="00A96F03" w:rsidRDefault="00656C8F" w:rsidP="00656C8F">
      <w:r>
        <w:t>5.</w:t>
      </w:r>
      <w:r w:rsidR="00A96F03">
        <w:t>Dịch:</w:t>
      </w:r>
    </w:p>
    <w:p w:rsidR="00A96F03" w:rsidRDefault="00A96F03" w:rsidP="00656C8F">
      <w:r>
        <w:t>Tôi mua cho mẹ tôi một chiếc bánh.</w:t>
      </w:r>
    </w:p>
    <w:p w:rsidR="00A96F03" w:rsidRDefault="00A96F03" w:rsidP="00A96F03"/>
    <w:p w:rsidR="00A96F03" w:rsidRDefault="00A96F03" w:rsidP="00656C8F">
      <w:pPr>
        <w:pStyle w:val="Heading3"/>
      </w:pPr>
      <w:bookmarkStart w:id="260" w:name="_Toc240106121"/>
      <w:bookmarkStart w:id="261" w:name="_Toc240109614"/>
      <w:bookmarkStart w:id="262" w:name="_Toc240230516"/>
      <w:r>
        <w:t>6. Đáp án</w:t>
      </w:r>
      <w:bookmarkEnd w:id="260"/>
      <w:bookmarkEnd w:id="261"/>
      <w:bookmarkEnd w:id="262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1. A — der / das</w:t>
      </w:r>
      <w:r>
        <w:t xml:space="preserve"> → </w:t>
      </w:r>
      <w:r>
        <w:rPr>
          <w:rStyle w:val="Emphasis"/>
          <w:rFonts w:eastAsiaTheme="majorEastAsia"/>
        </w:rPr>
        <w:t>der Frau</w:t>
      </w:r>
      <w:r>
        <w:t xml:space="preserve"> = cho ai → Dativ; </w:t>
      </w:r>
      <w:r>
        <w:rPr>
          <w:rStyle w:val="Emphasis"/>
          <w:rFonts w:eastAsiaTheme="majorEastAsia"/>
        </w:rPr>
        <w:t>das Buch</w:t>
      </w:r>
      <w:r>
        <w:t xml:space="preserve"> = cái gì → Akkusativ.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2. A — meinem</w:t>
      </w:r>
      <w:r>
        <w:t xml:space="preserve"> → </w:t>
      </w:r>
      <w:r>
        <w:rPr>
          <w:rStyle w:val="Emphasis"/>
          <w:rFonts w:eastAsiaTheme="majorEastAsia"/>
        </w:rPr>
        <w:t>cho bạn</w:t>
      </w:r>
      <w:r>
        <w:t xml:space="preserve"> → Dativ.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3. B — dem Mann</w:t>
      </w:r>
      <w:r>
        <w:t xml:space="preserve"> → </w:t>
      </w:r>
      <w:r>
        <w:rPr>
          <w:rStyle w:val="Emphasis"/>
          <w:rFonts w:eastAsiaTheme="majorEastAsia"/>
        </w:rPr>
        <w:t>helfen</w:t>
      </w:r>
      <w:r>
        <w:t xml:space="preserve"> đi với Dativ.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4. den / dem</w:t>
      </w:r>
      <w:r>
        <w:t xml:space="preserve"> → </w:t>
      </w:r>
      <w:r>
        <w:rPr>
          <w:rStyle w:val="Emphasis"/>
          <w:rFonts w:eastAsiaTheme="majorEastAsia"/>
        </w:rPr>
        <w:t>sehen + Akkusativ</w:t>
      </w:r>
      <w:r>
        <w:t xml:space="preserve"> → den; </w:t>
      </w:r>
      <w:r>
        <w:rPr>
          <w:rStyle w:val="Emphasis"/>
          <w:rFonts w:eastAsiaTheme="majorEastAsia"/>
        </w:rPr>
        <w:t>geben + người nhận</w:t>
      </w:r>
      <w:r>
        <w:t xml:space="preserve"> → dem.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5. Ich kaufe meiner Mutter einen Kuchen.</w:t>
      </w:r>
      <w:r>
        <w:t xml:space="preserve"> → </w:t>
      </w:r>
      <w:r>
        <w:rPr>
          <w:rStyle w:val="Emphasis"/>
          <w:rFonts w:eastAsiaTheme="majorEastAsia"/>
        </w:rPr>
        <w:t>meiner Mutter</w:t>
      </w:r>
      <w:r>
        <w:t xml:space="preserve"> = Dativ; </w:t>
      </w:r>
      <w:r>
        <w:rPr>
          <w:rStyle w:val="Emphasis"/>
          <w:rFonts w:eastAsiaTheme="majorEastAsia"/>
        </w:rPr>
        <w:t>einen Kuchen</w:t>
      </w:r>
      <w:r>
        <w:t xml:space="preserve"> = Akkusativ.</w:t>
      </w:r>
    </w:p>
    <w:p w:rsidR="00A96F03" w:rsidRDefault="00A96F03" w:rsidP="00A96F03"/>
    <w:p w:rsidR="00656C8F" w:rsidRDefault="00656C8F" w:rsidP="00A96F03"/>
    <w:p w:rsidR="00656C8F" w:rsidRDefault="00656C8F" w:rsidP="00A96F03"/>
    <w:p w:rsidR="00656C8F" w:rsidRDefault="00656C8F" w:rsidP="00A96F03"/>
    <w:p w:rsidR="00A96F03" w:rsidRDefault="00A96F03" w:rsidP="00656C8F">
      <w:pPr>
        <w:pStyle w:val="Heading2"/>
      </w:pPr>
      <w:bookmarkStart w:id="263" w:name="_Toc240230517"/>
      <w:r>
        <w:lastRenderedPageBreak/>
        <w:t>BÀI 5 — PERSONALPRONOMEN</w:t>
      </w:r>
      <w:bookmarkEnd w:id="263"/>
    </w:p>
    <w:p w:rsidR="00A96F03" w:rsidRDefault="00A96F03" w:rsidP="00656C8F">
      <w:pPr>
        <w:pStyle w:val="Heading3"/>
      </w:pPr>
      <w:bookmarkStart w:id="264" w:name="_Toc240106123"/>
      <w:bookmarkStart w:id="265" w:name="_Toc240109616"/>
      <w:bookmarkStart w:id="266" w:name="_Toc240230518"/>
      <w:r>
        <w:t>1. Bản chất</w:t>
      </w:r>
      <w:bookmarkEnd w:id="264"/>
      <w:bookmarkEnd w:id="265"/>
      <w:bookmarkEnd w:id="266"/>
    </w:p>
    <w:p w:rsidR="00A96F03" w:rsidRDefault="00A96F03" w:rsidP="00A96F03">
      <w:pPr>
        <w:pStyle w:val="NormalWeb"/>
      </w:pPr>
      <w:r>
        <w:t>Thay vì cứ nói:</w:t>
      </w:r>
    </w:p>
    <w:p w:rsidR="00A96F03" w:rsidRDefault="00A96F03" w:rsidP="00656C8F">
      <w:pPr>
        <w:pStyle w:val="NormalWeb"/>
        <w:jc w:val="center"/>
      </w:pPr>
      <w:r>
        <w:t xml:space="preserve">Ich sehe </w:t>
      </w:r>
      <w:r w:rsidRPr="00656C8F">
        <w:rPr>
          <w:rStyle w:val="Strong"/>
          <w:rFonts w:eastAsiaTheme="majorEastAsia"/>
          <w:highlight w:val="yellow"/>
        </w:rPr>
        <w:t>meinen Freund</w:t>
      </w:r>
      <w:r w:rsidRPr="00656C8F">
        <w:rPr>
          <w:highlight w:val="yellow"/>
        </w:rPr>
        <w:t>.</w:t>
      </w:r>
    </w:p>
    <w:p w:rsidR="00A96F03" w:rsidRDefault="00A96F03" w:rsidP="00A96F03">
      <w:pPr>
        <w:pStyle w:val="NormalWeb"/>
      </w:pPr>
      <w:r>
        <w:t>Bạn có thể nói:</w:t>
      </w:r>
    </w:p>
    <w:p w:rsidR="00A96F03" w:rsidRDefault="00A96F03" w:rsidP="00656C8F">
      <w:pPr>
        <w:pStyle w:val="NormalWeb"/>
        <w:jc w:val="center"/>
      </w:pPr>
      <w:r>
        <w:t xml:space="preserve">Ich sehe </w:t>
      </w:r>
      <w:r w:rsidRPr="00656C8F">
        <w:rPr>
          <w:rStyle w:val="Strong"/>
          <w:rFonts w:eastAsiaTheme="majorEastAsia"/>
          <w:highlight w:val="yellow"/>
        </w:rPr>
        <w:t>ihn</w:t>
      </w:r>
      <w:r w:rsidRPr="00656C8F">
        <w:rPr>
          <w:highlight w:val="yellow"/>
        </w:rPr>
        <w:t>.</w:t>
      </w:r>
    </w:p>
    <w:p w:rsidR="00A96F03" w:rsidRDefault="00A96F03" w:rsidP="00A96F03">
      <w:pPr>
        <w:pStyle w:val="NormalWeb"/>
      </w:pPr>
      <w:r>
        <w:t>Tức là: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tôi nhìn thấy anh ấy.</w:t>
      </w:r>
    </w:p>
    <w:p w:rsidR="00A96F03" w:rsidRDefault="00A96F03" w:rsidP="00A96F03">
      <w:pPr>
        <w:pStyle w:val="NormalWeb"/>
      </w:pPr>
      <w:r>
        <w:t>Đây là lý do bạn cần học:</w:t>
      </w:r>
    </w:p>
    <w:p w:rsidR="00A96F03" w:rsidRDefault="00A96F03" w:rsidP="00656C8F">
      <w:pPr>
        <w:pStyle w:val="NormalWeb"/>
        <w:jc w:val="center"/>
      </w:pPr>
      <w:r>
        <w:t>mich / dich / ihn / sie...</w:t>
      </w:r>
    </w:p>
    <w:p w:rsidR="00A96F03" w:rsidRDefault="00A96F03" w:rsidP="00A96F03">
      <w:pPr>
        <w:pStyle w:val="NormalWeb"/>
      </w:pPr>
      <w:r>
        <w:t>và</w:t>
      </w:r>
    </w:p>
    <w:p w:rsidR="00A96F03" w:rsidRDefault="00A96F03" w:rsidP="00656C8F">
      <w:pPr>
        <w:pStyle w:val="NormalWeb"/>
        <w:jc w:val="center"/>
      </w:pPr>
      <w:r>
        <w:t>mir / dir / ihm / ihr...</w:t>
      </w:r>
    </w:p>
    <w:p w:rsidR="00A96F03" w:rsidRDefault="00A96F03" w:rsidP="00656C8F">
      <w:pPr>
        <w:pStyle w:val="Heading3"/>
      </w:pPr>
      <w:bookmarkStart w:id="267" w:name="_Toc240106124"/>
      <w:bookmarkStart w:id="268" w:name="_Toc240109617"/>
      <w:bookmarkStart w:id="269" w:name="_Toc240230519"/>
      <w:r>
        <w:t>2. Bảng cốt lõi</w:t>
      </w:r>
      <w:bookmarkEnd w:id="267"/>
      <w:bookmarkEnd w:id="268"/>
      <w:bookmarkEnd w:id="269"/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09"/>
        <w:gridCol w:w="2694"/>
      </w:tblGrid>
      <w:tr w:rsidR="00A96F03" w:rsidTr="00656C8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Akkusativ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Dativ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ich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mich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mir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du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dich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dir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er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ihn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ihm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sie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sie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ihr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es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es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ihm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wir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uns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uns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ihr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euch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euch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sie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sie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ihnen</w:t>
            </w:r>
          </w:p>
        </w:tc>
      </w:tr>
      <w:tr w:rsidR="00A96F03" w:rsidTr="00656C8F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A96F03" w:rsidRDefault="00A96F03">
            <w:r>
              <w:t>Sie</w:t>
            </w:r>
          </w:p>
        </w:tc>
        <w:tc>
          <w:tcPr>
            <w:tcW w:w="237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Sie</w:t>
            </w:r>
          </w:p>
        </w:tc>
        <w:tc>
          <w:tcPr>
            <w:tcW w:w="26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Ihnen</w:t>
            </w:r>
          </w:p>
        </w:tc>
      </w:tr>
    </w:tbl>
    <w:p w:rsidR="00A96F03" w:rsidRDefault="00A96F03" w:rsidP="00A96F03"/>
    <w:p w:rsidR="00A96F03" w:rsidRDefault="00A96F03" w:rsidP="00656C8F">
      <w:pPr>
        <w:pStyle w:val="Heading3"/>
      </w:pPr>
      <w:bookmarkStart w:id="270" w:name="_Toc240106125"/>
      <w:bookmarkStart w:id="271" w:name="_Toc240109618"/>
      <w:bookmarkStart w:id="272" w:name="_Toc240230520"/>
      <w:r>
        <w:lastRenderedPageBreak/>
        <w:t>3. Cách suy nghĩ</w:t>
      </w:r>
      <w:bookmarkEnd w:id="270"/>
      <w:bookmarkEnd w:id="271"/>
      <w:bookmarkEnd w:id="272"/>
    </w:p>
    <w:p w:rsidR="00A96F03" w:rsidRDefault="00A96F03" w:rsidP="00656C8F">
      <w:r>
        <w:t>Akkusativ</w:t>
      </w:r>
    </w:p>
    <w:p w:rsidR="00A96F03" w:rsidRDefault="00A96F03" w:rsidP="00656C8F">
      <w:pPr>
        <w:jc w:val="center"/>
      </w:pPr>
      <w:r>
        <w:t xml:space="preserve">Ich sehe </w:t>
      </w:r>
      <w:r>
        <w:rPr>
          <w:rStyle w:val="Strong"/>
          <w:rFonts w:eastAsiaTheme="majorEastAsia"/>
        </w:rPr>
        <w:t>ihn</w:t>
      </w:r>
      <w:r>
        <w:t>.</w:t>
      </w:r>
    </w:p>
    <w:p w:rsidR="00A96F03" w:rsidRDefault="00A96F03" w:rsidP="00656C8F">
      <w:pPr>
        <w:jc w:val="center"/>
      </w:pPr>
      <w:r>
        <w:t xml:space="preserve">Tôi nhìn thấy </w:t>
      </w:r>
      <w:r>
        <w:rPr>
          <w:rStyle w:val="Strong"/>
          <w:rFonts w:eastAsiaTheme="majorEastAsia"/>
        </w:rPr>
        <w:t>anh ấy</w:t>
      </w:r>
      <w:r>
        <w:t>.</w:t>
      </w:r>
    </w:p>
    <w:p w:rsidR="00A96F03" w:rsidRDefault="00A96F03" w:rsidP="00656C8F">
      <w:r>
        <w:t>→ Tôi nhìn thấy ai? →</w:t>
      </w:r>
      <w:r w:rsidRPr="00656C8F">
        <w:rPr>
          <w:b/>
        </w:rPr>
        <w:t xml:space="preserve"> Akkusativ</w:t>
      </w:r>
      <w:r>
        <w:t>.</w:t>
      </w:r>
    </w:p>
    <w:p w:rsidR="00656C8F" w:rsidRDefault="00656C8F" w:rsidP="00656C8F"/>
    <w:p w:rsidR="00A96F03" w:rsidRDefault="00A96F03" w:rsidP="00656C8F">
      <w:r>
        <w:t>Dativ</w:t>
      </w:r>
    </w:p>
    <w:p w:rsidR="00A96F03" w:rsidRDefault="00A96F03" w:rsidP="00656C8F">
      <w:pPr>
        <w:jc w:val="center"/>
      </w:pPr>
      <w:r>
        <w:t xml:space="preserve">Ich helfe </w:t>
      </w:r>
      <w:r>
        <w:rPr>
          <w:rStyle w:val="Strong"/>
          <w:rFonts w:eastAsiaTheme="majorEastAsia"/>
        </w:rPr>
        <w:t>ihm</w:t>
      </w:r>
      <w:r>
        <w:t>.</w:t>
      </w:r>
    </w:p>
    <w:p w:rsidR="00A96F03" w:rsidRDefault="00A96F03" w:rsidP="00656C8F">
      <w:pPr>
        <w:jc w:val="center"/>
      </w:pPr>
      <w:r>
        <w:t xml:space="preserve">Tôi giúp </w:t>
      </w:r>
      <w:r>
        <w:rPr>
          <w:rStyle w:val="Strong"/>
          <w:rFonts w:eastAsiaTheme="majorEastAsia"/>
        </w:rPr>
        <w:t>anh ấy</w:t>
      </w:r>
      <w:r>
        <w:t>.</w:t>
      </w:r>
    </w:p>
    <w:p w:rsidR="00A96F03" w:rsidRDefault="00A96F03" w:rsidP="00A96F03">
      <w:r>
        <w:t xml:space="preserve">→ </w:t>
      </w:r>
      <w:r>
        <w:rPr>
          <w:rStyle w:val="Emphasis"/>
          <w:rFonts w:eastAsiaTheme="majorEastAsia"/>
        </w:rPr>
        <w:t>helfen</w:t>
      </w:r>
      <w:r w:rsidR="00656C8F">
        <w:t xml:space="preserve"> + Dativ.</w:t>
      </w:r>
    </w:p>
    <w:p w:rsidR="00A96F03" w:rsidRDefault="00A96F03" w:rsidP="00656C8F">
      <w:pPr>
        <w:pStyle w:val="Heading3"/>
      </w:pPr>
      <w:bookmarkStart w:id="273" w:name="_Toc240106126"/>
      <w:bookmarkStart w:id="274" w:name="_Toc240109619"/>
      <w:bookmarkStart w:id="275" w:name="_Toc240230521"/>
      <w:r>
        <w:t>4. Ba ví dụ</w:t>
      </w:r>
      <w:bookmarkEnd w:id="273"/>
      <w:bookmarkEnd w:id="274"/>
      <w:bookmarkEnd w:id="275"/>
    </w:p>
    <w:p w:rsidR="00A96F03" w:rsidRDefault="00A96F03" w:rsidP="00656C8F">
      <w:r>
        <w:t>Ví dụ 1</w:t>
      </w:r>
    </w:p>
    <w:p w:rsidR="00A96F03" w:rsidRDefault="00A96F03" w:rsidP="00656C8F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Er sieht mich.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Anh ấy nhìn thấy tôi.</w:t>
      </w:r>
    </w:p>
    <w:p w:rsidR="00A96F03" w:rsidRDefault="00A96F03" w:rsidP="00656C8F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sehen</w:t>
      </w:r>
      <w:r>
        <w:t xml:space="preserve"> tác động trực tiếp → </w:t>
      </w:r>
      <w:r>
        <w:rPr>
          <w:rStyle w:val="Emphasis"/>
          <w:rFonts w:eastAsiaTheme="majorEastAsia"/>
        </w:rPr>
        <w:t>ich → mich</w:t>
      </w:r>
      <w:r>
        <w:t>.</w:t>
      </w:r>
    </w:p>
    <w:p w:rsidR="00A96F03" w:rsidRDefault="00A96F03" w:rsidP="00656C8F"/>
    <w:p w:rsidR="00A96F03" w:rsidRDefault="00A96F03" w:rsidP="00656C8F">
      <w:r>
        <w:t>Ví dụ 2</w:t>
      </w:r>
    </w:p>
    <w:p w:rsidR="00A96F03" w:rsidRDefault="00A96F03" w:rsidP="00656C8F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helfe dir.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giúp bạn.</w:t>
      </w:r>
    </w:p>
    <w:p w:rsidR="00A96F03" w:rsidRDefault="00A96F03" w:rsidP="00656C8F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helfen</w:t>
      </w:r>
      <w:r>
        <w:t xml:space="preserve"> dùng Dativ → </w:t>
      </w:r>
      <w:r>
        <w:rPr>
          <w:rStyle w:val="Emphasis"/>
          <w:rFonts w:eastAsiaTheme="majorEastAsia"/>
        </w:rPr>
        <w:t>du → dir</w:t>
      </w:r>
      <w:r>
        <w:t>.</w:t>
      </w:r>
    </w:p>
    <w:p w:rsidR="00A96F03" w:rsidRDefault="00A96F03" w:rsidP="00656C8F"/>
    <w:p w:rsidR="00A96F03" w:rsidRDefault="00A96F03" w:rsidP="00656C8F">
      <w:r>
        <w:t>Ví dụ 3</w:t>
      </w:r>
    </w:p>
    <w:p w:rsidR="00A96F03" w:rsidRDefault="00A96F03" w:rsidP="00656C8F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Sie gibt ihm das Buch.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Cô ấy đưa quyển sách cho anh ấy.</w:t>
      </w:r>
    </w:p>
    <w:p w:rsidR="00A96F03" w:rsidRDefault="00A96F03" w:rsidP="00656C8F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ihm</w:t>
      </w:r>
      <w:r>
        <w:t xml:space="preserve"> là người nhận → Dativ; </w:t>
      </w:r>
      <w:r>
        <w:rPr>
          <w:rStyle w:val="Emphasis"/>
          <w:rFonts w:eastAsiaTheme="majorEastAsia"/>
        </w:rPr>
        <w:t>das Buch</w:t>
      </w:r>
      <w:r>
        <w:t xml:space="preserve"> là thứ được đưa → Akkusativ.</w:t>
      </w:r>
    </w:p>
    <w:p w:rsidR="00A96F03" w:rsidRDefault="00A96F03" w:rsidP="00A96F03"/>
    <w:p w:rsidR="00656C8F" w:rsidRDefault="00656C8F" w:rsidP="00A96F03"/>
    <w:p w:rsidR="00656C8F" w:rsidRDefault="00656C8F" w:rsidP="00A96F03"/>
    <w:p w:rsidR="00A96F03" w:rsidRDefault="00A96F03" w:rsidP="00656C8F">
      <w:pPr>
        <w:pStyle w:val="Heading3"/>
      </w:pPr>
      <w:bookmarkStart w:id="276" w:name="_Toc240106127"/>
      <w:bookmarkStart w:id="277" w:name="_Toc240109620"/>
      <w:bookmarkStart w:id="278" w:name="_Toc240230522"/>
      <w:r>
        <w:lastRenderedPageBreak/>
        <w:t>5. Tips</w:t>
      </w:r>
      <w:bookmarkEnd w:id="276"/>
      <w:bookmarkEnd w:id="277"/>
      <w:bookmarkEnd w:id="278"/>
    </w:p>
    <w:p w:rsidR="00A96F03" w:rsidRDefault="00A96F03" w:rsidP="00A96F03">
      <w:pPr>
        <w:pStyle w:val="NormalWeb"/>
      </w:pPr>
      <w:r>
        <w:t xml:space="preserve">Hãy học theo </w:t>
      </w:r>
      <w:r>
        <w:rPr>
          <w:rStyle w:val="Strong"/>
          <w:rFonts w:eastAsiaTheme="majorEastAsia"/>
        </w:rPr>
        <w:t>cặp</w:t>
      </w:r>
      <w:r>
        <w:t>:</w:t>
      </w:r>
    </w:p>
    <w:p w:rsidR="00A96F03" w:rsidRPr="00656C8F" w:rsidRDefault="00A96F03" w:rsidP="00656C8F">
      <w:pPr>
        <w:pStyle w:val="NormalWeb"/>
        <w:jc w:val="center"/>
        <w:rPr>
          <w:highlight w:val="yellow"/>
        </w:rPr>
      </w:pPr>
      <w:r w:rsidRPr="00656C8F">
        <w:rPr>
          <w:rStyle w:val="Strong"/>
          <w:rFonts w:eastAsiaTheme="majorEastAsia"/>
          <w:highlight w:val="yellow"/>
        </w:rPr>
        <w:t>ich → mich → mir</w:t>
      </w:r>
    </w:p>
    <w:p w:rsidR="00A96F03" w:rsidRPr="00656C8F" w:rsidRDefault="00A96F03" w:rsidP="00656C8F">
      <w:pPr>
        <w:pStyle w:val="NormalWeb"/>
        <w:jc w:val="center"/>
        <w:rPr>
          <w:highlight w:val="yellow"/>
        </w:rPr>
      </w:pPr>
      <w:r w:rsidRPr="00656C8F">
        <w:rPr>
          <w:rStyle w:val="Strong"/>
          <w:rFonts w:eastAsiaTheme="majorEastAsia"/>
          <w:highlight w:val="yellow"/>
        </w:rPr>
        <w:t>du → dich → dir</w:t>
      </w:r>
    </w:p>
    <w:p w:rsidR="00A96F03" w:rsidRDefault="00A96F03" w:rsidP="00656C8F">
      <w:pPr>
        <w:pStyle w:val="NormalWeb"/>
        <w:jc w:val="center"/>
      </w:pPr>
      <w:r w:rsidRPr="00656C8F">
        <w:rPr>
          <w:rStyle w:val="Strong"/>
          <w:rFonts w:eastAsiaTheme="majorEastAsia"/>
          <w:highlight w:val="yellow"/>
        </w:rPr>
        <w:t>er → ihn → ihm</w:t>
      </w:r>
    </w:p>
    <w:p w:rsidR="00A96F03" w:rsidRDefault="00A96F03" w:rsidP="00656C8F">
      <w:pPr>
        <w:pStyle w:val="NormalWeb"/>
      </w:pPr>
      <w:r>
        <w:t>Đừng học cả b</w:t>
      </w:r>
      <w:r w:rsidR="00656C8F">
        <w:t>ảng một lúc nếu thấy quá nhiều.</w:t>
      </w:r>
    </w:p>
    <w:p w:rsidR="00A96F03" w:rsidRDefault="00A96F03" w:rsidP="00656C8F">
      <w:pPr>
        <w:pStyle w:val="Heading3"/>
      </w:pPr>
      <w:bookmarkStart w:id="279" w:name="_Toc240106128"/>
      <w:bookmarkStart w:id="280" w:name="_Toc240109621"/>
      <w:bookmarkStart w:id="281" w:name="_Toc240230523"/>
      <w:r>
        <w:t>6. Bài tập</w:t>
      </w:r>
      <w:bookmarkEnd w:id="279"/>
      <w:bookmarkEnd w:id="280"/>
      <w:bookmarkEnd w:id="281"/>
    </w:p>
    <w:p w:rsidR="00A96F03" w:rsidRDefault="00A96F03" w:rsidP="00656C8F">
      <w:r>
        <w:t>1.</w:t>
      </w:r>
      <w:r w:rsidR="00656C8F">
        <w:t>Ich sehe ______.</w:t>
      </w:r>
      <w:r>
        <w:t>(du)</w:t>
      </w:r>
    </w:p>
    <w:p w:rsidR="00A96F03" w:rsidRDefault="00656C8F" w:rsidP="00656C8F">
      <w:r>
        <w:t>2.Ich helfe ______.</w:t>
      </w:r>
      <w:r w:rsidR="00A96F03">
        <w:t>(er)</w:t>
      </w:r>
    </w:p>
    <w:p w:rsidR="00A96F03" w:rsidRDefault="00656C8F" w:rsidP="00656C8F">
      <w:r>
        <w:t>3.Sie gibt ______ das Buch.</w:t>
      </w:r>
      <w:r w:rsidR="00A96F03">
        <w:t>(ich)</w:t>
      </w:r>
    </w:p>
    <w:p w:rsidR="00A96F03" w:rsidRDefault="00656C8F" w:rsidP="00656C8F">
      <w:r>
        <w:t>4.Wir sehen ______.</w:t>
      </w:r>
      <w:r w:rsidR="00A96F03">
        <w:t>(sie)</w:t>
      </w:r>
    </w:p>
    <w:p w:rsidR="00A96F03" w:rsidRDefault="00656C8F" w:rsidP="00656C8F">
      <w:r>
        <w:t>5.</w:t>
      </w:r>
      <w:r w:rsidR="00A96F03">
        <w:t>Dịch:</w:t>
      </w:r>
    </w:p>
    <w:p w:rsidR="00A96F03" w:rsidRDefault="00A96F03" w:rsidP="00656C8F">
      <w:r>
        <w:t>Tôi giúp bạn.</w:t>
      </w:r>
    </w:p>
    <w:p w:rsidR="00A96F03" w:rsidRDefault="00A96F03" w:rsidP="00A96F03"/>
    <w:p w:rsidR="00A96F03" w:rsidRDefault="00A96F03" w:rsidP="00656C8F">
      <w:pPr>
        <w:pStyle w:val="Heading3"/>
      </w:pPr>
      <w:bookmarkStart w:id="282" w:name="_Toc240106129"/>
      <w:bookmarkStart w:id="283" w:name="_Toc240109622"/>
      <w:bookmarkStart w:id="284" w:name="_Toc240230524"/>
      <w:r>
        <w:t>7. Đáp án</w:t>
      </w:r>
      <w:bookmarkEnd w:id="282"/>
      <w:bookmarkEnd w:id="283"/>
      <w:bookmarkEnd w:id="284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1. dich</w:t>
      </w:r>
      <w:r>
        <w:t xml:space="preserve"> → </w:t>
      </w:r>
      <w:r>
        <w:rPr>
          <w:rStyle w:val="Emphasis"/>
          <w:rFonts w:eastAsiaTheme="majorEastAsia"/>
        </w:rPr>
        <w:t>sehen</w:t>
      </w:r>
      <w:r>
        <w:t xml:space="preserve"> + Akkusativ → </w:t>
      </w:r>
      <w:r>
        <w:rPr>
          <w:rStyle w:val="Emphasis"/>
          <w:rFonts w:eastAsiaTheme="majorEastAsia"/>
        </w:rPr>
        <w:t>du → dich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2. ihm</w:t>
      </w:r>
      <w:r>
        <w:t xml:space="preserve"> → </w:t>
      </w:r>
      <w:r>
        <w:rPr>
          <w:rStyle w:val="Emphasis"/>
          <w:rFonts w:eastAsiaTheme="majorEastAsia"/>
        </w:rPr>
        <w:t>helfen</w:t>
      </w:r>
      <w:r>
        <w:t xml:space="preserve"> + Dativ → </w:t>
      </w:r>
      <w:r>
        <w:rPr>
          <w:rStyle w:val="Emphasis"/>
          <w:rFonts w:eastAsiaTheme="majorEastAsia"/>
        </w:rPr>
        <w:t>er → ihm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3. mir</w:t>
      </w:r>
      <w:r>
        <w:t xml:space="preserve"> → Người nhận → Dativ → </w:t>
      </w:r>
      <w:r>
        <w:rPr>
          <w:rStyle w:val="Emphasis"/>
          <w:rFonts w:eastAsiaTheme="majorEastAsia"/>
        </w:rPr>
        <w:t>ich → mir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4. sie</w:t>
      </w:r>
      <w:r>
        <w:t xml:space="preserve"> → </w:t>
      </w:r>
      <w:r>
        <w:rPr>
          <w:rStyle w:val="Emphasis"/>
          <w:rFonts w:eastAsiaTheme="majorEastAsia"/>
        </w:rPr>
        <w:t>sie</w:t>
      </w:r>
      <w:r>
        <w:t xml:space="preserve"> ở Akkusativ vẫn là </w:t>
      </w:r>
      <w:r>
        <w:rPr>
          <w:rStyle w:val="Strong"/>
          <w:rFonts w:eastAsiaTheme="majorEastAsia"/>
        </w:rPr>
        <w:t>sie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5. Ich helfe dir.</w:t>
      </w:r>
      <w:r>
        <w:t xml:space="preserve"> → </w:t>
      </w:r>
      <w:r>
        <w:rPr>
          <w:rStyle w:val="Emphasis"/>
          <w:rFonts w:eastAsiaTheme="majorEastAsia"/>
        </w:rPr>
        <w:t>helfen + Dativ</w:t>
      </w:r>
      <w:r>
        <w:t xml:space="preserve"> → </w:t>
      </w:r>
      <w:r>
        <w:rPr>
          <w:rStyle w:val="Emphasis"/>
          <w:rFonts w:eastAsiaTheme="majorEastAsia"/>
        </w:rPr>
        <w:t>du → dir</w:t>
      </w:r>
      <w:r>
        <w:t>.</w:t>
      </w:r>
    </w:p>
    <w:p w:rsidR="00A96F03" w:rsidRDefault="00A96F03" w:rsidP="00A96F03"/>
    <w:p w:rsidR="00656C8F" w:rsidRDefault="00656C8F" w:rsidP="00A96F03"/>
    <w:p w:rsidR="00656C8F" w:rsidRDefault="00656C8F" w:rsidP="00A96F03"/>
    <w:p w:rsidR="00656C8F" w:rsidRDefault="00656C8F" w:rsidP="00A96F03"/>
    <w:p w:rsidR="00656C8F" w:rsidRDefault="00656C8F" w:rsidP="00A96F03"/>
    <w:p w:rsidR="00656C8F" w:rsidRDefault="00656C8F" w:rsidP="00656C8F">
      <w:pPr>
        <w:pStyle w:val="Heading2"/>
      </w:pPr>
      <w:bookmarkStart w:id="285" w:name="_Toc240230525"/>
      <w:r>
        <w:lastRenderedPageBreak/>
        <w:t>BÀI 6 — POSSESSIVARTIKEL</w:t>
      </w:r>
      <w:bookmarkEnd w:id="285"/>
    </w:p>
    <w:p w:rsidR="00A96F03" w:rsidRDefault="00A96F03" w:rsidP="00656C8F">
      <w:pPr>
        <w:pStyle w:val="Heading3"/>
      </w:pPr>
      <w:bookmarkStart w:id="286" w:name="_Toc240106131"/>
      <w:bookmarkStart w:id="287" w:name="_Toc240109624"/>
      <w:bookmarkStart w:id="288" w:name="_Toc240230526"/>
      <w:r>
        <w:t>1. Bản chất</w:t>
      </w:r>
      <w:bookmarkEnd w:id="286"/>
      <w:bookmarkEnd w:id="287"/>
      <w:bookmarkEnd w:id="288"/>
    </w:p>
    <w:p w:rsidR="00A96F03" w:rsidRDefault="00A96F03" w:rsidP="00A96F03">
      <w:pPr>
        <w:pStyle w:val="NormalWeb"/>
      </w:pPr>
      <w:r>
        <w:t>Possessivartikel dùng để nói:</w:t>
      </w:r>
    </w:p>
    <w:p w:rsidR="00A96F03" w:rsidRDefault="00A96F03" w:rsidP="006E7919">
      <w:pPr>
        <w:pStyle w:val="NormalWeb"/>
        <w:jc w:val="center"/>
      </w:pPr>
      <w:r>
        <w:rPr>
          <w:rStyle w:val="Strong"/>
          <w:rFonts w:eastAsiaTheme="majorEastAsia"/>
        </w:rPr>
        <w:t>của ai?</w:t>
      </w:r>
    </w:p>
    <w:p w:rsidR="00A96F03" w:rsidRDefault="00A96F03" w:rsidP="00A96F03">
      <w:pPr>
        <w:pStyle w:val="NormalWeb"/>
      </w:pPr>
      <w:r>
        <w:t>Ví dụ:</w:t>
      </w:r>
    </w:p>
    <w:p w:rsidR="00A96F03" w:rsidRDefault="00A96F03" w:rsidP="00A96F03">
      <w:pPr>
        <w:pStyle w:val="NormalWeb"/>
      </w:pPr>
      <w:r w:rsidRPr="006E7919">
        <w:rPr>
          <w:b/>
        </w:rPr>
        <w:t>mein</w:t>
      </w:r>
      <w:r>
        <w:t xml:space="preserve"> Auto = xe của tôi</w:t>
      </w:r>
    </w:p>
    <w:p w:rsidR="00A96F03" w:rsidRDefault="00A96F03" w:rsidP="00A96F03">
      <w:pPr>
        <w:pStyle w:val="NormalWeb"/>
      </w:pPr>
      <w:r w:rsidRPr="006E7919">
        <w:rPr>
          <w:b/>
        </w:rPr>
        <w:t>deine</w:t>
      </w:r>
      <w:r>
        <w:t xml:space="preserve"> Mutter = mẹ của bạn</w:t>
      </w:r>
    </w:p>
    <w:p w:rsidR="00A96F03" w:rsidRDefault="00A96F03" w:rsidP="006E7919">
      <w:pPr>
        <w:pStyle w:val="NormalWeb"/>
      </w:pPr>
      <w:r w:rsidRPr="006E7919">
        <w:rPr>
          <w:b/>
        </w:rPr>
        <w:t xml:space="preserve">sein </w:t>
      </w:r>
      <w:r w:rsidR="006E7919">
        <w:t>Freund = bạn của anh ấy</w:t>
      </w:r>
    </w:p>
    <w:p w:rsidR="00A96F03" w:rsidRDefault="00A96F03" w:rsidP="006E7919">
      <w:pPr>
        <w:pStyle w:val="Heading3"/>
      </w:pPr>
      <w:bookmarkStart w:id="289" w:name="_Toc240106132"/>
      <w:bookmarkStart w:id="290" w:name="_Toc240109625"/>
      <w:bookmarkStart w:id="291" w:name="_Toc240230527"/>
      <w:r>
        <w:t>2. Bảng cơ bản</w:t>
      </w:r>
      <w:bookmarkEnd w:id="289"/>
      <w:bookmarkEnd w:id="290"/>
      <w:bookmarkEnd w:id="291"/>
    </w:p>
    <w:p w:rsidR="006E7919" w:rsidRPr="006E7919" w:rsidRDefault="006E7919" w:rsidP="006E7919"/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18"/>
      </w:tblGrid>
      <w:tr w:rsidR="00A96F03" w:rsidTr="006E791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Sở hữu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ich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mein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du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dein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er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sein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sie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ihr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es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sein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wir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unser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ihr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euer</w:t>
            </w:r>
          </w:p>
        </w:tc>
      </w:tr>
      <w:tr w:rsidR="00A96F03" w:rsidTr="006E7919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6F03" w:rsidRDefault="00A96F03">
            <w:r>
              <w:t>sie/Sie</w:t>
            </w:r>
          </w:p>
        </w:tc>
        <w:tc>
          <w:tcPr>
            <w:tcW w:w="3073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ihr/Ihr</w:t>
            </w:r>
          </w:p>
        </w:tc>
      </w:tr>
    </w:tbl>
    <w:p w:rsidR="00A96F03" w:rsidRDefault="00A96F03" w:rsidP="00A96F03"/>
    <w:p w:rsidR="006E7919" w:rsidRDefault="006E7919" w:rsidP="00A96F03"/>
    <w:p w:rsidR="006E7919" w:rsidRDefault="006E7919" w:rsidP="00A96F03"/>
    <w:p w:rsidR="006E7919" w:rsidRDefault="006E7919" w:rsidP="00A96F03"/>
    <w:p w:rsidR="006E7919" w:rsidRDefault="006E7919" w:rsidP="00A96F03"/>
    <w:p w:rsidR="00A96F03" w:rsidRDefault="00A96F03" w:rsidP="006E7919">
      <w:pPr>
        <w:pStyle w:val="Heading3"/>
      </w:pPr>
      <w:bookmarkStart w:id="292" w:name="_Toc240106133"/>
      <w:bookmarkStart w:id="293" w:name="_Toc240109626"/>
      <w:bookmarkStart w:id="294" w:name="_Toc240230528"/>
      <w:r>
        <w:lastRenderedPageBreak/>
        <w:t>3. Điểm rất quan trọng</w:t>
      </w:r>
      <w:bookmarkEnd w:id="292"/>
      <w:bookmarkEnd w:id="293"/>
      <w:bookmarkEnd w:id="294"/>
    </w:p>
    <w:p w:rsidR="00A96F03" w:rsidRDefault="00A96F03" w:rsidP="006E7919">
      <w:r>
        <w:rPr>
          <w:rStyle w:val="Strong"/>
          <w:rFonts w:eastAsiaTheme="majorEastAsia"/>
        </w:rPr>
        <w:t>mein/dein/sein... cũng thay đổi theo danh từ và Kasus.</w:t>
      </w:r>
    </w:p>
    <w:p w:rsidR="00A96F03" w:rsidRDefault="00A96F03" w:rsidP="006E7919">
      <w:r>
        <w:t>Ví dụ:</w:t>
      </w:r>
    </w:p>
    <w:p w:rsidR="00A96F03" w:rsidRDefault="00A96F03" w:rsidP="006E7919">
      <w:r>
        <w:t>Nominativ</w:t>
      </w:r>
    </w:p>
    <w:p w:rsidR="00A96F03" w:rsidRDefault="00A96F03" w:rsidP="006E7919">
      <w:p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mein Freund</w:t>
      </w:r>
    </w:p>
    <w:p w:rsidR="006E7919" w:rsidRDefault="006E7919" w:rsidP="006E7919"/>
    <w:p w:rsidR="00A96F03" w:rsidRDefault="00A96F03" w:rsidP="006E7919">
      <w:r>
        <w:t>Akkusativ</w:t>
      </w:r>
    </w:p>
    <w:p w:rsidR="00A96F03" w:rsidRDefault="00A96F03" w:rsidP="006E7919">
      <w:r>
        <w:t xml:space="preserve">Ich sehe </w:t>
      </w:r>
      <w:r>
        <w:rPr>
          <w:rStyle w:val="Strong"/>
          <w:rFonts w:eastAsiaTheme="majorEastAsia"/>
        </w:rPr>
        <w:t>meinen Freund</w:t>
      </w:r>
      <w:r>
        <w:t>.</w:t>
      </w:r>
    </w:p>
    <w:p w:rsidR="006E7919" w:rsidRDefault="006E7919" w:rsidP="006E7919"/>
    <w:p w:rsidR="00A96F03" w:rsidRDefault="00A96F03" w:rsidP="006E7919">
      <w:r>
        <w:t>Dativ</w:t>
      </w:r>
    </w:p>
    <w:p w:rsidR="00A96F03" w:rsidRDefault="00A96F03" w:rsidP="006E7919">
      <w:r>
        <w:t xml:space="preserve">Ich helfe </w:t>
      </w:r>
      <w:r>
        <w:rPr>
          <w:rStyle w:val="Strong"/>
          <w:rFonts w:eastAsiaTheme="majorEastAsia"/>
        </w:rPr>
        <w:t>meinem Freund</w:t>
      </w:r>
      <w:r>
        <w:t>.</w:t>
      </w:r>
    </w:p>
    <w:p w:rsidR="00A96F03" w:rsidRDefault="00A96F03" w:rsidP="006E7919">
      <w:r>
        <w:t>Nhìn:</w:t>
      </w:r>
    </w:p>
    <w:p w:rsidR="00A96F03" w:rsidRDefault="00A96F03" w:rsidP="006E7919">
      <w:pPr>
        <w:jc w:val="center"/>
      </w:pPr>
      <w:r w:rsidRPr="006E7919">
        <w:rPr>
          <w:highlight w:val="yellow"/>
        </w:rPr>
        <w:t>mein → meinen → meinem</w:t>
      </w:r>
    </w:p>
    <w:p w:rsidR="00A96F03" w:rsidRDefault="00A96F03" w:rsidP="006E7919">
      <w:pPr>
        <w:pStyle w:val="Heading3"/>
      </w:pPr>
      <w:bookmarkStart w:id="295" w:name="_Toc240106134"/>
      <w:bookmarkStart w:id="296" w:name="_Toc240109627"/>
      <w:bookmarkStart w:id="297" w:name="_Toc240230529"/>
      <w:r>
        <w:t>4. Ví dụ</w:t>
      </w:r>
      <w:bookmarkEnd w:id="295"/>
      <w:bookmarkEnd w:id="296"/>
      <w:bookmarkEnd w:id="297"/>
    </w:p>
    <w:p w:rsidR="00A96F03" w:rsidRDefault="00A96F03" w:rsidP="006E7919">
      <w:r>
        <w:t>Ví dụ 1</w:t>
      </w:r>
    </w:p>
    <w:p w:rsidR="00A96F03" w:rsidRDefault="00A96F03" w:rsidP="006E7919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Das ist mein Bruder.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Đây là anh/em trai của tôi.</w:t>
      </w:r>
    </w:p>
    <w:p w:rsidR="00A96F03" w:rsidRDefault="00A96F03" w:rsidP="006E7919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Bruder</w:t>
      </w:r>
      <w:r>
        <w:t xml:space="preserve"> giống đực và là Nominativ → </w:t>
      </w:r>
      <w:r>
        <w:rPr>
          <w:rStyle w:val="Strong"/>
          <w:rFonts w:eastAsiaTheme="majorEastAsia"/>
        </w:rPr>
        <w:t>mein Bruder</w:t>
      </w:r>
      <w:r>
        <w:t>.</w:t>
      </w:r>
    </w:p>
    <w:p w:rsidR="00A96F03" w:rsidRDefault="00A96F03" w:rsidP="006E7919"/>
    <w:p w:rsidR="00A96F03" w:rsidRDefault="00A96F03" w:rsidP="006E7919">
      <w:r>
        <w:t>Ví dụ 2</w:t>
      </w:r>
    </w:p>
    <w:p w:rsidR="00A96F03" w:rsidRDefault="00A96F03" w:rsidP="006E7919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sehe meinen Bruder.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nhìn thấy anh/em trai tôi.</w:t>
      </w:r>
    </w:p>
    <w:p w:rsidR="00A96F03" w:rsidRDefault="00A96F03" w:rsidP="006E7919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sehen</w:t>
      </w:r>
      <w:r>
        <w:t xml:space="preserve"> + Akkusativ; giống đực → </w:t>
      </w:r>
      <w:r>
        <w:rPr>
          <w:rStyle w:val="Strong"/>
          <w:rFonts w:eastAsiaTheme="majorEastAsia"/>
        </w:rPr>
        <w:t>mein → meinen</w:t>
      </w:r>
      <w:r>
        <w:t>.</w:t>
      </w:r>
    </w:p>
    <w:p w:rsidR="00A96F03" w:rsidRDefault="00A96F03" w:rsidP="006E7919"/>
    <w:p w:rsidR="00A96F03" w:rsidRDefault="00A96F03" w:rsidP="006E7919">
      <w:r>
        <w:t>Ví dụ 3</w:t>
      </w:r>
    </w:p>
    <w:p w:rsidR="00A96F03" w:rsidRDefault="00A96F03" w:rsidP="006E7919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helfe meinem Bruder.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giúp anh/em trai tôi.</w:t>
      </w:r>
    </w:p>
    <w:p w:rsidR="00A96F03" w:rsidRDefault="00A96F03" w:rsidP="006E7919">
      <w:r>
        <w:rPr>
          <w:rStyle w:val="Strong"/>
          <w:rFonts w:ascii="Segoe UI Symbol" w:eastAsiaTheme="majorEastAsia" w:hAnsi="Segoe UI Symbol" w:cs="Segoe UI Symbol"/>
        </w:rPr>
        <w:t>💡</w:t>
      </w:r>
      <w:r>
        <w:rPr>
          <w:rStyle w:val="Strong"/>
          <w:rFonts w:eastAsiaTheme="majorEastAsia"/>
        </w:rPr>
        <w:t xml:space="preserve"> Vì sao:</w:t>
      </w:r>
      <w:r>
        <w:t xml:space="preserve"> </w:t>
      </w:r>
      <w:r>
        <w:rPr>
          <w:rStyle w:val="Emphasis"/>
          <w:rFonts w:eastAsiaTheme="majorEastAsia"/>
        </w:rPr>
        <w:t>helfen</w:t>
      </w:r>
      <w:r>
        <w:t xml:space="preserve"> + Dativ; giống đực → </w:t>
      </w:r>
      <w:r>
        <w:rPr>
          <w:rStyle w:val="Strong"/>
          <w:rFonts w:eastAsiaTheme="majorEastAsia"/>
        </w:rPr>
        <w:t>mein → meinem</w:t>
      </w:r>
      <w:r>
        <w:t>.</w:t>
      </w:r>
    </w:p>
    <w:p w:rsidR="00A96F03" w:rsidRDefault="00A96F03" w:rsidP="00A96F03"/>
    <w:p w:rsidR="00A96F03" w:rsidRDefault="00A96F03" w:rsidP="006E7919">
      <w:pPr>
        <w:pStyle w:val="Heading3"/>
      </w:pPr>
      <w:bookmarkStart w:id="298" w:name="_Toc240106135"/>
      <w:bookmarkStart w:id="299" w:name="_Toc240109628"/>
      <w:bookmarkStart w:id="300" w:name="_Toc240230530"/>
      <w:r>
        <w:lastRenderedPageBreak/>
        <w:t>5. Tips</w:t>
      </w:r>
      <w:bookmarkEnd w:id="298"/>
      <w:bookmarkEnd w:id="299"/>
      <w:bookmarkEnd w:id="300"/>
    </w:p>
    <w:p w:rsidR="00A96F03" w:rsidRDefault="00A96F03" w:rsidP="00A96F03">
      <w:pPr>
        <w:pStyle w:val="NormalWeb"/>
      </w:pPr>
      <w:r>
        <w:t>Đừng nghĩ:</w:t>
      </w:r>
    </w:p>
    <w:p w:rsidR="00A96F03" w:rsidRDefault="00A96F03" w:rsidP="00A96F03">
      <w:pPr>
        <w:pStyle w:val="NormalWeb"/>
      </w:pPr>
      <w:r>
        <w:t>"mein là của tôi nên lúc nào cũng là mein."</w:t>
      </w:r>
    </w:p>
    <w:p w:rsidR="00A96F03" w:rsidRDefault="00A96F03" w:rsidP="00A96F03">
      <w:pPr>
        <w:pStyle w:val="NormalWeb"/>
      </w:pPr>
      <w:r>
        <w:t>Hãy nghĩ:</w:t>
      </w:r>
    </w:p>
    <w:p w:rsidR="00A96F03" w:rsidRDefault="00A96F03" w:rsidP="006E7919">
      <w:pPr>
        <w:pStyle w:val="NormalWeb"/>
        <w:jc w:val="center"/>
      </w:pPr>
      <w:r w:rsidRPr="006E7919">
        <w:rPr>
          <w:rStyle w:val="Strong"/>
          <w:rFonts w:eastAsiaTheme="majorEastAsia"/>
          <w:highlight w:val="yellow"/>
        </w:rPr>
        <w:t>mein + danh từ</w:t>
      </w:r>
    </w:p>
    <w:p w:rsidR="00A96F03" w:rsidRDefault="00A96F03" w:rsidP="00A96F03">
      <w:pPr>
        <w:pStyle w:val="NormalWeb"/>
      </w:pPr>
      <w:r>
        <w:t>Sau đó hỏi:</w:t>
      </w:r>
    </w:p>
    <w:p w:rsidR="00A96F03" w:rsidRDefault="00A96F03" w:rsidP="00A96F03">
      <w:pPr>
        <w:pStyle w:val="NormalWeb"/>
      </w:pPr>
      <w:r>
        <w:t>Nominativ? Akkusativ? Dativ?</w:t>
      </w:r>
    </w:p>
    <w:p w:rsidR="00A96F03" w:rsidRDefault="00A96F03" w:rsidP="00A96F03">
      <w:pPr>
        <w:pStyle w:val="NormalWeb"/>
      </w:pPr>
      <w:r>
        <w:t xml:space="preserve">Ví dụ với </w:t>
      </w:r>
      <w:r>
        <w:rPr>
          <w:rStyle w:val="Strong"/>
          <w:rFonts w:eastAsiaTheme="majorEastAsia"/>
        </w:rPr>
        <w:t>Freund</w:t>
      </w:r>
      <w:r>
        <w:t>:</w:t>
      </w:r>
    </w:p>
    <w:p w:rsidR="006E7919" w:rsidRDefault="00A96F03" w:rsidP="006E7919">
      <w:pPr>
        <w:pStyle w:val="NormalWeb"/>
      </w:pPr>
      <w:r w:rsidRPr="006E7919">
        <w:rPr>
          <w:b/>
        </w:rPr>
        <w:t>mein</w:t>
      </w:r>
      <w:r>
        <w:t xml:space="preserve"> Fre</w:t>
      </w:r>
      <w:r w:rsidR="006E7919">
        <w:t>und</w:t>
      </w:r>
      <w:r w:rsidR="006E7919">
        <w:br/>
      </w:r>
      <w:r w:rsidR="006E7919" w:rsidRPr="006E7919">
        <w:rPr>
          <w:b/>
        </w:rPr>
        <w:t>meinen</w:t>
      </w:r>
      <w:r w:rsidR="006E7919">
        <w:t xml:space="preserve"> Freund</w:t>
      </w:r>
      <w:r w:rsidR="006E7919">
        <w:br/>
      </w:r>
      <w:r w:rsidR="006E7919" w:rsidRPr="006E7919">
        <w:rPr>
          <w:b/>
        </w:rPr>
        <w:t xml:space="preserve">meinem </w:t>
      </w:r>
      <w:r w:rsidR="006E7919">
        <w:t>Freund</w:t>
      </w:r>
    </w:p>
    <w:p w:rsidR="00A96F03" w:rsidRDefault="00A96F03" w:rsidP="006E7919">
      <w:pPr>
        <w:pStyle w:val="Heading3"/>
      </w:pPr>
      <w:bookmarkStart w:id="301" w:name="_Toc240106136"/>
      <w:bookmarkStart w:id="302" w:name="_Toc240109629"/>
      <w:bookmarkStart w:id="303" w:name="_Toc240230531"/>
      <w:r>
        <w:t>6. Bài tập</w:t>
      </w:r>
      <w:bookmarkEnd w:id="301"/>
      <w:bookmarkEnd w:id="302"/>
      <w:bookmarkEnd w:id="303"/>
    </w:p>
    <w:p w:rsidR="00A96F03" w:rsidRPr="006E7919" w:rsidRDefault="00A96F03" w:rsidP="006E7919">
      <w:pPr>
        <w:rPr>
          <w:rStyle w:val="pdq2pgselectionanchor"/>
        </w:rPr>
      </w:pPr>
      <w:r w:rsidRPr="006E7919">
        <w:rPr>
          <w:rStyle w:val="pdq2pgselectionanchor"/>
        </w:rPr>
        <w:t>1.Das</w:t>
      </w:r>
      <w:r w:rsidR="006E7919">
        <w:rPr>
          <w:rStyle w:val="pdq2pgselectionanchor"/>
        </w:rPr>
        <w:t xml:space="preserve"> ist ______ Bruder.</w:t>
      </w:r>
      <w:r w:rsidRPr="006E7919">
        <w:rPr>
          <w:rStyle w:val="pdq2pgselectionanchor"/>
        </w:rPr>
        <w:t>(ich)</w:t>
      </w:r>
    </w:p>
    <w:p w:rsidR="00A96F03" w:rsidRPr="006E7919" w:rsidRDefault="006E7919" w:rsidP="006E7919">
      <w:pPr>
        <w:rPr>
          <w:rStyle w:val="pdq2pgselectionanchor"/>
        </w:rPr>
      </w:pPr>
      <w:r>
        <w:rPr>
          <w:rStyle w:val="pdq2pgselectionanchor"/>
        </w:rPr>
        <w:t>2.Ich sehe ______ Bruder.</w:t>
      </w:r>
      <w:r w:rsidR="00A96F03" w:rsidRPr="006E7919">
        <w:rPr>
          <w:rStyle w:val="pdq2pgselectionanchor"/>
        </w:rPr>
        <w:t>(ich)</w:t>
      </w:r>
    </w:p>
    <w:p w:rsidR="00A96F03" w:rsidRPr="006E7919" w:rsidRDefault="006E7919" w:rsidP="006E7919">
      <w:pPr>
        <w:rPr>
          <w:rStyle w:val="pdq2pgselectionanchor"/>
        </w:rPr>
      </w:pPr>
      <w:r>
        <w:rPr>
          <w:rStyle w:val="pdq2pgselectionanchor"/>
        </w:rPr>
        <w:t>3.Ich helfe ______ Bruder.</w:t>
      </w:r>
      <w:r w:rsidR="00A96F03" w:rsidRPr="006E7919">
        <w:rPr>
          <w:rStyle w:val="pdq2pgselectionanchor"/>
        </w:rPr>
        <w:t>(ich)</w:t>
      </w:r>
    </w:p>
    <w:p w:rsidR="00A96F03" w:rsidRPr="006E7919" w:rsidRDefault="006E7919" w:rsidP="006E7919">
      <w:pPr>
        <w:rPr>
          <w:rStyle w:val="pdq2pgselectionanchor"/>
        </w:rPr>
      </w:pPr>
      <w:r>
        <w:rPr>
          <w:rStyle w:val="pdq2pgselectionanchor"/>
        </w:rPr>
        <w:t>4.Das ist ______ Mutter.</w:t>
      </w:r>
      <w:r w:rsidR="00A96F03" w:rsidRPr="006E7919">
        <w:rPr>
          <w:rStyle w:val="pdq2pgselectionanchor"/>
        </w:rPr>
        <w:t>(du)</w:t>
      </w:r>
    </w:p>
    <w:p w:rsidR="00A96F03" w:rsidRDefault="006E7919" w:rsidP="00A96F03">
      <w:r>
        <w:rPr>
          <w:rStyle w:val="pdq2pgselectionanchor"/>
        </w:rPr>
        <w:t>5.Ich sehe ______ Mutter.(du)</w:t>
      </w:r>
    </w:p>
    <w:p w:rsidR="00A96F03" w:rsidRDefault="00A96F03" w:rsidP="006E7919">
      <w:pPr>
        <w:pStyle w:val="Heading3"/>
      </w:pPr>
      <w:bookmarkStart w:id="304" w:name="_Toc240106137"/>
      <w:bookmarkStart w:id="305" w:name="_Toc240109630"/>
      <w:bookmarkStart w:id="306" w:name="_Toc240230532"/>
      <w:r>
        <w:t>7. Đáp án</w:t>
      </w:r>
      <w:bookmarkEnd w:id="304"/>
      <w:bookmarkEnd w:id="305"/>
      <w:bookmarkEnd w:id="306"/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1. mein</w:t>
      </w:r>
      <w:r>
        <w:t xml:space="preserve"> → </w:t>
      </w:r>
      <w:r>
        <w:rPr>
          <w:rStyle w:val="Emphasis"/>
          <w:rFonts w:eastAsiaTheme="majorEastAsia"/>
        </w:rPr>
        <w:t>Bruder</w:t>
      </w:r>
      <w:r>
        <w:t xml:space="preserve"> giống đực, Nominativ.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2. meinen</w:t>
      </w:r>
      <w:r>
        <w:t xml:space="preserve"> → Akkusativ giống đực → </w:t>
      </w:r>
      <w:r>
        <w:rPr>
          <w:rStyle w:val="Strong"/>
          <w:rFonts w:eastAsiaTheme="majorEastAsia"/>
        </w:rPr>
        <w:t>mein → meinen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3. meinem</w:t>
      </w:r>
      <w:r>
        <w:t xml:space="preserve"> → Dativ giống đực → </w:t>
      </w:r>
      <w:r>
        <w:rPr>
          <w:rStyle w:val="Strong"/>
          <w:rFonts w:eastAsiaTheme="majorEastAsia"/>
        </w:rPr>
        <w:t>mein → meinem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4. deine</w:t>
      </w:r>
      <w:r>
        <w:t xml:space="preserve"> → </w:t>
      </w:r>
      <w:r>
        <w:rPr>
          <w:rStyle w:val="Emphasis"/>
          <w:rFonts w:eastAsiaTheme="majorEastAsia"/>
        </w:rPr>
        <w:t>Mutter</w:t>
      </w:r>
      <w:r>
        <w:t xml:space="preserve"> giống cái → </w:t>
      </w:r>
      <w:r>
        <w:rPr>
          <w:rStyle w:val="Strong"/>
          <w:rFonts w:eastAsiaTheme="majorEastAsia"/>
        </w:rPr>
        <w:t>deine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5. deine</w:t>
      </w:r>
      <w:r>
        <w:t xml:space="preserve"> → Akkusativ giống cái không đổi → </w:t>
      </w:r>
      <w:r>
        <w:rPr>
          <w:rStyle w:val="Strong"/>
          <w:rFonts w:eastAsiaTheme="majorEastAsia"/>
        </w:rPr>
        <w:t>deine</w:t>
      </w:r>
      <w:r>
        <w:t>.</w:t>
      </w:r>
    </w:p>
    <w:p w:rsidR="00A96F03" w:rsidRDefault="00A96F03" w:rsidP="00A96F03"/>
    <w:p w:rsidR="006E7919" w:rsidRDefault="006E7919" w:rsidP="00A96F03"/>
    <w:p w:rsidR="00A96F03" w:rsidRDefault="00A96F03" w:rsidP="00A96F03">
      <w:pPr>
        <w:pStyle w:val="Heading1"/>
      </w:pPr>
      <w:bookmarkStart w:id="307" w:name="_Toc240230533"/>
      <w:r>
        <w:lastRenderedPageBreak/>
        <w:t>MINI TEST — GIAI ĐOẠN 3</w:t>
      </w:r>
      <w:bookmarkEnd w:id="307"/>
    </w:p>
    <w:p w:rsidR="00A96F03" w:rsidRDefault="00A96F03" w:rsidP="00A96F03">
      <w:pPr>
        <w:pStyle w:val="NormalWeb"/>
      </w:pPr>
      <w:r>
        <w:t xml:space="preserve">Bây giờ mình trộn </w:t>
      </w:r>
      <w:r>
        <w:rPr>
          <w:rStyle w:val="Strong"/>
          <w:rFonts w:eastAsiaTheme="majorEastAsia"/>
        </w:rPr>
        <w:t>Nominativ + Akkusativ + Dativ + Pronomen + Possessivartikel</w:t>
      </w:r>
      <w:r>
        <w:t>.</w:t>
      </w:r>
    </w:p>
    <w:p w:rsidR="00A96F03" w:rsidRDefault="00A96F03" w:rsidP="00A96F03">
      <w:pPr>
        <w:pStyle w:val="NormalWeb"/>
      </w:pPr>
      <w:r>
        <w:t>Không nhìn đáp án trước nhé.</w:t>
      </w:r>
    </w:p>
    <w:p w:rsidR="00A96F03" w:rsidRDefault="00A96F03" w:rsidP="006E7919">
      <w:r>
        <w:t>1.______ Mann kauft ______ Apfel.</w:t>
      </w:r>
    </w:p>
    <w:p w:rsidR="00A96F03" w:rsidRDefault="00A96F03" w:rsidP="006E7919">
      <w:r>
        <w:t>Đ</w:t>
      </w:r>
      <w:r w:rsidR="006E7919">
        <w:t>iền mạo từ thích hợp.</w:t>
      </w:r>
    </w:p>
    <w:p w:rsidR="00A96F03" w:rsidRDefault="00A96F03" w:rsidP="006E7919">
      <w:r>
        <w:t>2.Ich sehe ______ Mann.</w:t>
      </w:r>
    </w:p>
    <w:p w:rsidR="00A96F03" w:rsidRDefault="00A96F03" w:rsidP="006E7919">
      <w:r>
        <w:t>A</w:t>
      </w:r>
      <w:r w:rsidR="006E7919">
        <w:t>. der</w:t>
      </w:r>
      <w:r w:rsidR="006E7919">
        <w:br/>
        <w:t>B. den</w:t>
      </w:r>
      <w:r w:rsidR="006E7919">
        <w:br/>
        <w:t>C. dem</w:t>
      </w:r>
    </w:p>
    <w:p w:rsidR="00A96F03" w:rsidRDefault="00A96F03" w:rsidP="006E7919">
      <w:r>
        <w:t>3.Ich helfe ______ Frau.</w:t>
      </w:r>
    </w:p>
    <w:p w:rsidR="00A96F03" w:rsidRDefault="00A96F03" w:rsidP="006E7919">
      <w:r>
        <w:t>A</w:t>
      </w:r>
      <w:r w:rsidR="006E7919">
        <w:t>. die</w:t>
      </w:r>
      <w:r w:rsidR="006E7919">
        <w:br/>
        <w:t>B. der</w:t>
      </w:r>
      <w:r w:rsidR="006E7919">
        <w:br/>
        <w:t>C. den</w:t>
      </w:r>
    </w:p>
    <w:p w:rsidR="00A96F03" w:rsidRDefault="00A96F03" w:rsidP="006E7919">
      <w:r>
        <w:t>4.Ich gebe ______ Kind ______ Ball.</w:t>
      </w:r>
    </w:p>
    <w:p w:rsidR="00A96F03" w:rsidRDefault="00A96F03" w:rsidP="006E7919">
      <w:r>
        <w:t xml:space="preserve">A. dem </w:t>
      </w:r>
      <w:r w:rsidR="006E7919">
        <w:t>/ den</w:t>
      </w:r>
      <w:r w:rsidR="006E7919">
        <w:br/>
        <w:t>B. den / dem</w:t>
      </w:r>
      <w:r w:rsidR="006E7919">
        <w:br/>
        <w:t>C. das / der</w:t>
      </w:r>
    </w:p>
    <w:p w:rsidR="00A96F03" w:rsidRDefault="00A96F03" w:rsidP="006E7919">
      <w:r>
        <w:t>5.Ich s</w:t>
      </w:r>
      <w:r w:rsidR="006E7919">
        <w:t>ehe ______.</w:t>
      </w:r>
      <w:r>
        <w:rPr>
          <w:rStyle w:val="Emphasis"/>
          <w:rFonts w:eastAsiaTheme="majorEastAsia"/>
        </w:rPr>
        <w:t>(er)</w:t>
      </w:r>
    </w:p>
    <w:p w:rsidR="00A96F03" w:rsidRDefault="00A96F03" w:rsidP="006E7919">
      <w:r>
        <w:t>A</w:t>
      </w:r>
      <w:r w:rsidR="006E7919">
        <w:t>. ihm</w:t>
      </w:r>
      <w:r w:rsidR="006E7919">
        <w:br/>
        <w:t>B. ihn</w:t>
      </w:r>
      <w:r w:rsidR="006E7919">
        <w:br/>
        <w:t>C. er</w:t>
      </w:r>
    </w:p>
    <w:p w:rsidR="00A96F03" w:rsidRDefault="00A96F03" w:rsidP="006E7919">
      <w:r>
        <w:t>6.</w:t>
      </w:r>
      <w:r w:rsidR="006E7919">
        <w:t>Ich helfe ______.</w:t>
      </w:r>
      <w:r>
        <w:rPr>
          <w:rStyle w:val="Emphasis"/>
          <w:rFonts w:eastAsiaTheme="majorEastAsia"/>
        </w:rPr>
        <w:t>(du)</w:t>
      </w:r>
    </w:p>
    <w:p w:rsidR="00A96F03" w:rsidRDefault="00A96F03" w:rsidP="006E7919">
      <w:r>
        <w:t>A</w:t>
      </w:r>
      <w:r w:rsidR="006E7919">
        <w:t>. dich</w:t>
      </w:r>
      <w:r w:rsidR="006E7919">
        <w:br/>
        <w:t>B. dir</w:t>
      </w:r>
      <w:r w:rsidR="006E7919">
        <w:br/>
        <w:t>C. du</w:t>
      </w:r>
    </w:p>
    <w:p w:rsidR="00A96F03" w:rsidRDefault="00A96F03" w:rsidP="006E7919">
      <w:r>
        <w:t>7.</w:t>
      </w:r>
      <w:r w:rsidR="006E7919">
        <w:t>Das ist ______ Freund.</w:t>
      </w:r>
      <w:r>
        <w:rPr>
          <w:rStyle w:val="Emphasis"/>
          <w:rFonts w:eastAsiaTheme="majorEastAsia"/>
        </w:rPr>
        <w:t>(ich)</w:t>
      </w:r>
    </w:p>
    <w:p w:rsidR="00A96F03" w:rsidRDefault="006E7919" w:rsidP="006E7919">
      <w:r>
        <w:t>8.Ich sehe ______ Freund.</w:t>
      </w:r>
      <w:r w:rsidR="00A96F03">
        <w:rPr>
          <w:rStyle w:val="Emphasis"/>
          <w:rFonts w:eastAsiaTheme="majorEastAsia"/>
        </w:rPr>
        <w:t>(ich)</w:t>
      </w:r>
    </w:p>
    <w:p w:rsidR="00A96F03" w:rsidRDefault="006E7919" w:rsidP="006E7919">
      <w:r>
        <w:t>9.Ich helfe ______ Freund.</w:t>
      </w:r>
      <w:r w:rsidR="00A96F03">
        <w:rPr>
          <w:rStyle w:val="Emphasis"/>
          <w:rFonts w:eastAsiaTheme="majorEastAsia"/>
        </w:rPr>
        <w:t>(ich)</w:t>
      </w:r>
    </w:p>
    <w:p w:rsidR="006E7919" w:rsidRDefault="006E7919" w:rsidP="006E7919">
      <w:r>
        <w:t>10.</w:t>
      </w:r>
      <w:r w:rsidR="00A96F03">
        <w:t>Dị</w:t>
      </w:r>
      <w:r>
        <w:t>ch:</w:t>
      </w:r>
    </w:p>
    <w:p w:rsidR="00A96F03" w:rsidRDefault="00A96F03" w:rsidP="006E7919">
      <w:r>
        <w:t>Tôi mua cho bạn tôi một chiếc áo.</w:t>
      </w:r>
    </w:p>
    <w:p w:rsidR="006E7919" w:rsidRDefault="006E7919" w:rsidP="006E7919"/>
    <w:p w:rsidR="00A96F03" w:rsidRDefault="006E7919" w:rsidP="006E7919">
      <w:r>
        <w:lastRenderedPageBreak/>
        <w:t>11.</w:t>
      </w:r>
      <w:r w:rsidR="00A96F03">
        <w:t>Dịch:</w:t>
      </w:r>
    </w:p>
    <w:p w:rsidR="00A96F03" w:rsidRDefault="00A96F03" w:rsidP="006E7919">
      <w:r>
        <w:t>Tôi giúp mẹ tôi.</w:t>
      </w:r>
    </w:p>
    <w:p w:rsidR="006E7919" w:rsidRDefault="006E7919" w:rsidP="006E7919"/>
    <w:p w:rsidR="00A96F03" w:rsidRDefault="00A96F03" w:rsidP="006E7919">
      <w:r>
        <w:t>12. Tổng hợ</w:t>
      </w:r>
      <w:r w:rsidR="006E7919">
        <w:t xml:space="preserve">p </w:t>
      </w:r>
      <w:r>
        <w:t>Dịch:</w:t>
      </w:r>
    </w:p>
    <w:p w:rsidR="00A96F03" w:rsidRDefault="00A96F03" w:rsidP="006E7919">
      <w:r>
        <w:t>Người đàn ông đưa cho đứa trẻ một quả táo.</w:t>
      </w:r>
    </w:p>
    <w:p w:rsidR="00A96F03" w:rsidRDefault="00A96F03" w:rsidP="00A96F03"/>
    <w:p w:rsidR="00A96F03" w:rsidRDefault="00A96F03" w:rsidP="006E7919">
      <w:r>
        <w:t>ĐÁP ÁN MINI TEST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1. Der Mann kauft einen Apfel.</w:t>
      </w:r>
      <w:r>
        <w:t xml:space="preserve"> → </w:t>
      </w:r>
      <w:r>
        <w:rPr>
          <w:rStyle w:val="Emphasis"/>
          <w:rFonts w:eastAsiaTheme="majorEastAsia"/>
        </w:rPr>
        <w:t>Mann</w:t>
      </w:r>
      <w:r>
        <w:t xml:space="preserve"> làm hành động → Nominativ; </w:t>
      </w:r>
      <w:r>
        <w:rPr>
          <w:rStyle w:val="Emphasis"/>
          <w:rFonts w:eastAsiaTheme="majorEastAsia"/>
        </w:rPr>
        <w:t>Apfel</w:t>
      </w:r>
      <w:r>
        <w:t xml:space="preserve"> được mua → Akkusativ.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2. B — den</w:t>
      </w:r>
      <w:r>
        <w:t xml:space="preserve"> → </w:t>
      </w:r>
      <w:r>
        <w:rPr>
          <w:rStyle w:val="Emphasis"/>
          <w:rFonts w:eastAsiaTheme="majorEastAsia"/>
        </w:rPr>
        <w:t>sehen</w:t>
      </w:r>
      <w:r>
        <w:t xml:space="preserve"> + Akkusativ → der → </w:t>
      </w:r>
      <w:r>
        <w:rPr>
          <w:rStyle w:val="Strong"/>
          <w:rFonts w:eastAsiaTheme="majorEastAsia"/>
        </w:rPr>
        <w:t>den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3. B — der</w:t>
      </w:r>
      <w:r>
        <w:t xml:space="preserve"> → </w:t>
      </w:r>
      <w:r>
        <w:rPr>
          <w:rStyle w:val="Emphasis"/>
          <w:rFonts w:eastAsiaTheme="majorEastAsia"/>
        </w:rPr>
        <w:t>helfen</w:t>
      </w:r>
      <w:r>
        <w:t xml:space="preserve"> + Dativ → die → </w:t>
      </w:r>
      <w:r>
        <w:rPr>
          <w:rStyle w:val="Strong"/>
          <w:rFonts w:eastAsiaTheme="majorEastAsia"/>
        </w:rPr>
        <w:t>der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4. A — dem / den</w:t>
      </w:r>
      <w:r>
        <w:t xml:space="preserve"> → </w:t>
      </w:r>
      <w:r>
        <w:rPr>
          <w:rStyle w:val="Emphasis"/>
          <w:rFonts w:eastAsiaTheme="majorEastAsia"/>
        </w:rPr>
        <w:t>cho đứa trẻ</w:t>
      </w:r>
      <w:r>
        <w:t xml:space="preserve"> → Dativ; </w:t>
      </w:r>
      <w:r>
        <w:rPr>
          <w:rStyle w:val="Emphasis"/>
          <w:rFonts w:eastAsiaTheme="majorEastAsia"/>
        </w:rPr>
        <w:t>quả bóng</w:t>
      </w:r>
      <w:r>
        <w:t xml:space="preserve"> → Akkusativ.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5. B — ihn</w:t>
      </w:r>
      <w:r>
        <w:t xml:space="preserve"> → </w:t>
      </w:r>
      <w:r>
        <w:rPr>
          <w:rStyle w:val="Emphasis"/>
          <w:rFonts w:eastAsiaTheme="majorEastAsia"/>
        </w:rPr>
        <w:t>sehen</w:t>
      </w:r>
      <w:r>
        <w:t xml:space="preserve"> + Akkusativ → </w:t>
      </w:r>
      <w:r>
        <w:rPr>
          <w:rStyle w:val="Emphasis"/>
          <w:rFonts w:eastAsiaTheme="majorEastAsia"/>
        </w:rPr>
        <w:t>er → ihn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6. B — dir</w:t>
      </w:r>
      <w:r>
        <w:t xml:space="preserve"> → </w:t>
      </w:r>
      <w:r>
        <w:rPr>
          <w:rStyle w:val="Emphasis"/>
          <w:rFonts w:eastAsiaTheme="majorEastAsia"/>
        </w:rPr>
        <w:t>helfen</w:t>
      </w:r>
      <w:r>
        <w:t xml:space="preserve"> + Dativ → </w:t>
      </w:r>
      <w:r>
        <w:rPr>
          <w:rStyle w:val="Emphasis"/>
          <w:rFonts w:eastAsiaTheme="majorEastAsia"/>
        </w:rPr>
        <w:t>du → dir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7. mein</w:t>
      </w:r>
      <w:r>
        <w:t xml:space="preserve"> → </w:t>
      </w:r>
      <w:r>
        <w:rPr>
          <w:rStyle w:val="Emphasis"/>
          <w:rFonts w:eastAsiaTheme="majorEastAsia"/>
        </w:rPr>
        <w:t>Freund</w:t>
      </w:r>
      <w:r>
        <w:t xml:space="preserve"> giống đực, Nominativ.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8. meinen</w:t>
      </w:r>
      <w:r>
        <w:t xml:space="preserve"> → Akkusativ giống đực → </w:t>
      </w:r>
      <w:r>
        <w:rPr>
          <w:rStyle w:val="Strong"/>
          <w:rFonts w:eastAsiaTheme="majorEastAsia"/>
        </w:rPr>
        <w:t>meinen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9. meinem</w:t>
      </w:r>
      <w:r>
        <w:t xml:space="preserve"> → Dativ giống đực → </w:t>
      </w:r>
      <w:r>
        <w:rPr>
          <w:rStyle w:val="Strong"/>
          <w:rFonts w:eastAsiaTheme="majorEastAsia"/>
        </w:rPr>
        <w:t>meinem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10. Ich kaufe meinem Freund einen Pullover.</w:t>
      </w:r>
      <w:r>
        <w:t xml:space="preserve"> → </w:t>
      </w:r>
      <w:r>
        <w:rPr>
          <w:rStyle w:val="Emphasis"/>
          <w:rFonts w:eastAsiaTheme="majorEastAsia"/>
        </w:rPr>
        <w:t>cho bạn</w:t>
      </w:r>
      <w:r>
        <w:t xml:space="preserve"> = Dativ; </w:t>
      </w:r>
      <w:r>
        <w:rPr>
          <w:rStyle w:val="Emphasis"/>
          <w:rFonts w:eastAsiaTheme="majorEastAsia"/>
        </w:rPr>
        <w:t>áo</w:t>
      </w:r>
      <w:r>
        <w:t xml:space="preserve"> = Akkusativ.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11. Ich helfe meiner Mutter.</w:t>
      </w:r>
      <w:r>
        <w:t xml:space="preserve"> → </w:t>
      </w:r>
      <w:r>
        <w:rPr>
          <w:rStyle w:val="Emphasis"/>
          <w:rFonts w:eastAsiaTheme="majorEastAsia"/>
        </w:rPr>
        <w:t>helfen</w:t>
      </w:r>
      <w:r>
        <w:t xml:space="preserve"> + Dativ → </w:t>
      </w:r>
      <w:r>
        <w:rPr>
          <w:rStyle w:val="Emphasis"/>
          <w:rFonts w:eastAsiaTheme="majorEastAsia"/>
        </w:rPr>
        <w:t>meine Mutter → meiner Mutter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12. Der Mann gibt dem Kind einen Apfel.</w:t>
      </w:r>
      <w:r>
        <w:t xml:space="preserve"> → </w:t>
      </w:r>
      <w:r>
        <w:rPr>
          <w:rStyle w:val="Emphasis"/>
          <w:rFonts w:eastAsiaTheme="majorEastAsia"/>
        </w:rPr>
        <w:t>Der Mann</w:t>
      </w:r>
      <w:r>
        <w:t xml:space="preserve"> = người làm; </w:t>
      </w:r>
      <w:r>
        <w:rPr>
          <w:rStyle w:val="Emphasis"/>
          <w:rFonts w:eastAsiaTheme="majorEastAsia"/>
        </w:rPr>
        <w:t>dem Kind</w:t>
      </w:r>
      <w:r>
        <w:t xml:space="preserve"> = cho ai; </w:t>
      </w:r>
      <w:r>
        <w:rPr>
          <w:rStyle w:val="Emphasis"/>
          <w:rFonts w:eastAsiaTheme="majorEastAsia"/>
        </w:rPr>
        <w:t>einen Apfel</w:t>
      </w:r>
      <w:r>
        <w:t xml:space="preserve"> = cái gì.</w:t>
      </w:r>
    </w:p>
    <w:p w:rsidR="00A96F03" w:rsidRDefault="00A96F03" w:rsidP="00A96F03"/>
    <w:p w:rsidR="006E7919" w:rsidRDefault="006E7919">
      <w:pPr>
        <w:rPr>
          <w:rFonts w:ascii="Segoe UI Symbol" w:eastAsia="Times New Roman" w:hAnsi="Segoe UI Symbol" w:cs="Segoe UI Symbol"/>
          <w:b/>
          <w:bCs/>
          <w:kern w:val="36"/>
          <w:sz w:val="36"/>
          <w:szCs w:val="48"/>
        </w:rPr>
      </w:pPr>
      <w:r>
        <w:rPr>
          <w:rFonts w:ascii="Segoe UI Symbol" w:hAnsi="Segoe UI Symbol" w:cs="Segoe UI Symbol"/>
        </w:rPr>
        <w:br w:type="page"/>
      </w:r>
    </w:p>
    <w:p w:rsidR="00A96F03" w:rsidRDefault="00A96F03" w:rsidP="00A96F03">
      <w:pPr>
        <w:pStyle w:val="Heading1"/>
      </w:pPr>
      <w:bookmarkStart w:id="308" w:name="_Toc240230534"/>
      <w:r>
        <w:lastRenderedPageBreak/>
        <w:t>TỔNG KẾT GIAI ĐOẠN 3</w:t>
      </w:r>
      <w:bookmarkEnd w:id="308"/>
    </w:p>
    <w:p w:rsidR="00A96F03" w:rsidRDefault="00A96F03" w:rsidP="00A96F03">
      <w:pPr>
        <w:pStyle w:val="NormalWeb"/>
      </w:pPr>
      <w:r>
        <w:t xml:space="preserve">Nếu chỉ giữ lại </w:t>
      </w:r>
      <w:r>
        <w:rPr>
          <w:rStyle w:val="Strong"/>
          <w:rFonts w:eastAsiaTheme="majorEastAsia"/>
        </w:rPr>
        <w:t>một bộ câu thần chú</w:t>
      </w:r>
      <w:r>
        <w:t>, hãy giữ bộ này:</w:t>
      </w:r>
    </w:p>
    <w:p w:rsidR="00A96F03" w:rsidRDefault="00A96F03" w:rsidP="00DF0B5E">
      <w:pPr>
        <w:pStyle w:val="Heading2"/>
      </w:pPr>
      <w:bookmarkStart w:id="309" w:name="_Toc240230535"/>
      <w:r>
        <w:t>NOMINATIV</w:t>
      </w:r>
      <w:bookmarkEnd w:id="309"/>
    </w:p>
    <w:p w:rsidR="00A96F03" w:rsidRDefault="00A96F03" w:rsidP="006E7919">
      <w:pPr>
        <w:pStyle w:val="NormalWeb"/>
        <w:jc w:val="center"/>
      </w:pPr>
      <w:r w:rsidRPr="00682C6D">
        <w:rPr>
          <w:rStyle w:val="Strong"/>
          <w:rFonts w:eastAsiaTheme="majorEastAsia"/>
          <w:highlight w:val="yellow"/>
        </w:rPr>
        <w:t>Ai làm?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Der Mann</w:t>
      </w:r>
      <w:r>
        <w:t xml:space="preserve"> kauft einen Apfel.</w:t>
      </w:r>
    </w:p>
    <w:p w:rsidR="00A96F03" w:rsidRDefault="00A96F03" w:rsidP="00A96F03"/>
    <w:p w:rsidR="00A96F03" w:rsidRDefault="00A96F03" w:rsidP="00DF0B5E">
      <w:pPr>
        <w:pStyle w:val="Heading2"/>
      </w:pPr>
      <w:bookmarkStart w:id="310" w:name="_Toc240230536"/>
      <w:r>
        <w:t>AKKUSATIV</w:t>
      </w:r>
      <w:bookmarkEnd w:id="310"/>
    </w:p>
    <w:p w:rsidR="00A96F03" w:rsidRDefault="00A96F03" w:rsidP="006E7919">
      <w:pPr>
        <w:pStyle w:val="NormalWeb"/>
        <w:jc w:val="center"/>
      </w:pPr>
      <w:r w:rsidRPr="00682C6D">
        <w:rPr>
          <w:rStyle w:val="Strong"/>
          <w:rFonts w:eastAsiaTheme="majorEastAsia"/>
          <w:highlight w:val="yellow"/>
        </w:rPr>
        <w:t>Làm cái gì / nhìn ai / mua cái gì?</w:t>
      </w:r>
    </w:p>
    <w:p w:rsidR="00A96F03" w:rsidRDefault="00A96F03" w:rsidP="00A96F03">
      <w:pPr>
        <w:pStyle w:val="NormalWeb"/>
      </w:pPr>
      <w:r>
        <w:t xml:space="preserve">Ich kaufe </w:t>
      </w:r>
      <w:r>
        <w:rPr>
          <w:rStyle w:val="Strong"/>
          <w:rFonts w:eastAsiaTheme="majorEastAsia"/>
        </w:rPr>
        <w:t>den Apfel</w:t>
      </w:r>
      <w:r>
        <w:t>.</w:t>
      </w:r>
    </w:p>
    <w:p w:rsidR="00A96F03" w:rsidRDefault="00A96F03" w:rsidP="00A96F03"/>
    <w:p w:rsidR="00A96F03" w:rsidRDefault="00A96F03" w:rsidP="00DF0B5E">
      <w:pPr>
        <w:pStyle w:val="Heading2"/>
      </w:pPr>
      <w:bookmarkStart w:id="311" w:name="_Toc240230537"/>
      <w:r>
        <w:t>DATIV</w:t>
      </w:r>
      <w:bookmarkEnd w:id="311"/>
    </w:p>
    <w:p w:rsidR="00A96F03" w:rsidRDefault="00A96F03" w:rsidP="006E7919">
      <w:pPr>
        <w:pStyle w:val="NormalWeb"/>
        <w:jc w:val="center"/>
      </w:pPr>
      <w:r w:rsidRPr="00682C6D">
        <w:rPr>
          <w:rStyle w:val="Strong"/>
          <w:rFonts w:eastAsiaTheme="majorEastAsia"/>
          <w:highlight w:val="yellow"/>
        </w:rPr>
        <w:t>Cho ai / với ai?</w:t>
      </w:r>
    </w:p>
    <w:p w:rsidR="00A96F03" w:rsidRDefault="00A96F03" w:rsidP="00A96F03">
      <w:pPr>
        <w:pStyle w:val="NormalWeb"/>
      </w:pPr>
      <w:r>
        <w:t xml:space="preserve">Ich gebe </w:t>
      </w:r>
      <w:r>
        <w:rPr>
          <w:rStyle w:val="Strong"/>
          <w:rFonts w:eastAsiaTheme="majorEastAsia"/>
        </w:rPr>
        <w:t>dem Mann</w:t>
      </w:r>
      <w:r>
        <w:t xml:space="preserve"> den Apfel.</w:t>
      </w:r>
    </w:p>
    <w:p w:rsidR="00A96F03" w:rsidRDefault="00A96F03" w:rsidP="00A96F03"/>
    <w:p w:rsidR="00A96F03" w:rsidRPr="006E7919" w:rsidRDefault="00A96F03" w:rsidP="006E7919">
      <w:pPr>
        <w:rPr>
          <w:rStyle w:val="Strong"/>
        </w:rPr>
      </w:pPr>
      <w:r w:rsidRPr="006E7919">
        <w:rPr>
          <w:rStyle w:val="Strong"/>
        </w:rPr>
        <w:t>Bảng phải thuộc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126"/>
        <w:gridCol w:w="2410"/>
        <w:gridCol w:w="2693"/>
      </w:tblGrid>
      <w:tr w:rsidR="00A96F03" w:rsidTr="006E7919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/>
        </w:tc>
        <w:tc>
          <w:tcPr>
            <w:tcW w:w="2096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Akkusativ</w:t>
            </w:r>
          </w:p>
        </w:tc>
        <w:tc>
          <w:tcPr>
            <w:tcW w:w="2648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Dativ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Đực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der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den</w:t>
            </w:r>
          </w:p>
        </w:tc>
        <w:tc>
          <w:tcPr>
            <w:tcW w:w="264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dem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Cái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die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die</w:t>
            </w:r>
          </w:p>
        </w:tc>
        <w:tc>
          <w:tcPr>
            <w:tcW w:w="264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der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Trung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das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das</w:t>
            </w:r>
          </w:p>
        </w:tc>
        <w:tc>
          <w:tcPr>
            <w:tcW w:w="264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dem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Plural</w:t>
            </w:r>
          </w:p>
        </w:tc>
        <w:tc>
          <w:tcPr>
            <w:tcW w:w="2096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die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die</w:t>
            </w:r>
          </w:p>
        </w:tc>
        <w:tc>
          <w:tcPr>
            <w:tcW w:w="2648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den</w:t>
            </w:r>
          </w:p>
        </w:tc>
      </w:tr>
    </w:tbl>
    <w:p w:rsidR="006E7919" w:rsidRDefault="006E7919" w:rsidP="00A96F03">
      <w:pPr>
        <w:pStyle w:val="NormalWeb"/>
      </w:pPr>
    </w:p>
    <w:p w:rsidR="006E7919" w:rsidRDefault="006E7919" w:rsidP="00A96F03">
      <w:pPr>
        <w:pStyle w:val="NormalWeb"/>
      </w:pPr>
    </w:p>
    <w:p w:rsidR="006E7919" w:rsidRDefault="006E7919" w:rsidP="00A96F03">
      <w:pPr>
        <w:pStyle w:val="NormalWeb"/>
      </w:pPr>
    </w:p>
    <w:p w:rsidR="006E7919" w:rsidRDefault="00A96F03" w:rsidP="00A96F03">
      <w:pPr>
        <w:pStyle w:val="NormalWeb"/>
      </w:pPr>
      <w:r>
        <w:lastRenderedPageBreak/>
        <w:t>Và đại từ: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84"/>
        <w:gridCol w:w="2410"/>
        <w:gridCol w:w="2294"/>
      </w:tblGrid>
      <w:tr w:rsidR="00A96F03" w:rsidTr="006E7919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/>
        </w:tc>
        <w:tc>
          <w:tcPr>
            <w:tcW w:w="1954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Akkusativ</w:t>
            </w:r>
          </w:p>
        </w:tc>
        <w:tc>
          <w:tcPr>
            <w:tcW w:w="2249" w:type="dxa"/>
            <w:vAlign w:val="center"/>
            <w:hideMark/>
          </w:tcPr>
          <w:p w:rsidR="00A96F03" w:rsidRDefault="00A96F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Dativ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tôi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ich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mich</w:t>
            </w:r>
          </w:p>
        </w:tc>
        <w:tc>
          <w:tcPr>
            <w:tcW w:w="22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mir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bạn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du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dich</w:t>
            </w:r>
          </w:p>
        </w:tc>
        <w:tc>
          <w:tcPr>
            <w:tcW w:w="22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dir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anh ấy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er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ihn</w:t>
            </w:r>
          </w:p>
        </w:tc>
        <w:tc>
          <w:tcPr>
            <w:tcW w:w="22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ihm</w:t>
            </w:r>
          </w:p>
        </w:tc>
      </w:tr>
      <w:tr w:rsidR="00A96F03" w:rsidTr="006E7919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A96F03" w:rsidRDefault="00A96F03">
            <w:r>
              <w:t>cô ấy</w:t>
            </w:r>
          </w:p>
        </w:tc>
        <w:tc>
          <w:tcPr>
            <w:tcW w:w="1954" w:type="dxa"/>
            <w:vAlign w:val="center"/>
            <w:hideMark/>
          </w:tcPr>
          <w:p w:rsidR="00A96F03" w:rsidRDefault="00A96F03">
            <w:r>
              <w:t>sie</w:t>
            </w:r>
          </w:p>
        </w:tc>
        <w:tc>
          <w:tcPr>
            <w:tcW w:w="2380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sie</w:t>
            </w:r>
          </w:p>
        </w:tc>
        <w:tc>
          <w:tcPr>
            <w:tcW w:w="2249" w:type="dxa"/>
            <w:vAlign w:val="center"/>
            <w:hideMark/>
          </w:tcPr>
          <w:p w:rsidR="00A96F03" w:rsidRDefault="00A96F03">
            <w:r>
              <w:rPr>
                <w:rStyle w:val="Strong"/>
              </w:rPr>
              <w:t>ihr</w:t>
            </w:r>
          </w:p>
        </w:tc>
      </w:tr>
    </w:tbl>
    <w:p w:rsidR="00A96F03" w:rsidRPr="006E7919" w:rsidRDefault="00A96F03" w:rsidP="006E7919">
      <w:r>
        <w:t>Cách suy nghĩ quan trọng nhất:</w:t>
      </w:r>
    </w:p>
    <w:p w:rsidR="00A96F03" w:rsidRDefault="00A96F03" w:rsidP="00A96F03">
      <w:pPr>
        <w:pStyle w:val="NormalWeb"/>
      </w:pPr>
      <w:r w:rsidRPr="006E7919">
        <w:rPr>
          <w:rStyle w:val="Strong"/>
          <w:rFonts w:eastAsiaTheme="majorEastAsia"/>
          <w:highlight w:val="yellow"/>
        </w:rPr>
        <w:t>Ai làm? → Nominativ</w:t>
      </w:r>
      <w:r w:rsidRPr="006E7919">
        <w:rPr>
          <w:highlight w:val="yellow"/>
        </w:rPr>
        <w:br/>
      </w:r>
      <w:r w:rsidRPr="006E7919">
        <w:rPr>
          <w:rStyle w:val="Strong"/>
          <w:rFonts w:eastAsiaTheme="majorEastAsia"/>
          <w:highlight w:val="yellow"/>
        </w:rPr>
        <w:t>Làm gì với ai/cái gì? → Akkusativ</w:t>
      </w:r>
      <w:r w:rsidRPr="006E7919">
        <w:rPr>
          <w:highlight w:val="yellow"/>
        </w:rPr>
        <w:br/>
      </w:r>
      <w:r w:rsidRPr="006E7919">
        <w:rPr>
          <w:rStyle w:val="Strong"/>
          <w:rFonts w:eastAsiaTheme="majorEastAsia"/>
          <w:highlight w:val="yellow"/>
        </w:rPr>
        <w:t>Cho ai / với ai? → Dativ</w:t>
      </w:r>
    </w:p>
    <w:p w:rsidR="00A96F03" w:rsidRDefault="00A96F03" w:rsidP="00A96F03">
      <w:pPr>
        <w:pStyle w:val="NormalWeb"/>
      </w:pPr>
      <w:r>
        <w:t>Ví dụ cuối cùng:</w:t>
      </w:r>
    </w:p>
    <w:p w:rsidR="00A96F03" w:rsidRDefault="00A96F03" w:rsidP="006E7919">
      <w:pPr>
        <w:pStyle w:val="NormalWeb"/>
        <w:jc w:val="center"/>
      </w:pPr>
      <w:r>
        <w:rPr>
          <w:rStyle w:val="Strong"/>
          <w:rFonts w:eastAsiaTheme="majorEastAsia"/>
        </w:rPr>
        <w:t>Ich</w:t>
      </w:r>
      <w:r>
        <w:t xml:space="preserve"> gebe </w:t>
      </w:r>
      <w:r>
        <w:rPr>
          <w:rStyle w:val="Strong"/>
          <w:rFonts w:eastAsiaTheme="majorEastAsia"/>
        </w:rPr>
        <w:t>meinem Freund</w:t>
      </w:r>
      <w:r>
        <w:t xml:space="preserve"> </w:t>
      </w:r>
      <w:r>
        <w:rPr>
          <w:rStyle w:val="Strong"/>
          <w:rFonts w:eastAsiaTheme="majorEastAsia"/>
        </w:rPr>
        <w:t>einen Kaffee</w:t>
      </w:r>
      <w:r>
        <w:t>.</w:t>
      </w:r>
    </w:p>
    <w:p w:rsidR="00A96F03" w:rsidRDefault="00A96F03" w:rsidP="00A96F03">
      <w:pPr>
        <w:pStyle w:val="NormalWeb"/>
      </w:pPr>
      <w:r>
        <w:rPr>
          <w:rStyle w:val="Strong"/>
          <w:rFonts w:eastAsiaTheme="majorEastAsia"/>
        </w:rPr>
        <w:t>Ich</w:t>
      </w:r>
      <w:r>
        <w:t xml:space="preserve"> → Ai đưa? → Nominativ</w:t>
      </w:r>
      <w:r>
        <w:br/>
      </w:r>
      <w:r>
        <w:rPr>
          <w:rStyle w:val="Strong"/>
          <w:rFonts w:eastAsiaTheme="majorEastAsia"/>
        </w:rPr>
        <w:t>meinem Freund</w:t>
      </w:r>
      <w:r>
        <w:t xml:space="preserve"> → Đưa cho ai? → Dativ</w:t>
      </w:r>
      <w:r>
        <w:br/>
      </w:r>
      <w:r>
        <w:rPr>
          <w:rStyle w:val="Strong"/>
          <w:rFonts w:eastAsiaTheme="majorEastAsia"/>
        </w:rPr>
        <w:t>einen Kaffee</w:t>
      </w:r>
      <w:r>
        <w:t xml:space="preserve"> → Đưa cái gì? → Akkusativ</w:t>
      </w:r>
    </w:p>
    <w:p w:rsidR="00292B7C" w:rsidRPr="005A5316" w:rsidRDefault="00292B7C" w:rsidP="005A5316">
      <w:pPr>
        <w:rPr>
          <w:rFonts w:cs="Times New Roman"/>
          <w:szCs w:val="24"/>
        </w:rPr>
      </w:pPr>
    </w:p>
    <w:p w:rsidR="004D4B71" w:rsidRDefault="004D4B71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4D4B71" w:rsidRDefault="004D4B71" w:rsidP="004D4B71">
      <w:pPr>
        <w:pStyle w:val="Heading1"/>
        <w:rPr>
          <w:sz w:val="48"/>
        </w:rPr>
      </w:pPr>
      <w:bookmarkStart w:id="312" w:name="_Toc240230538"/>
      <w:r>
        <w:lastRenderedPageBreak/>
        <w:t xml:space="preserve">GIAI ĐOẠN 4 — PHỦ ĐỊNH: </w:t>
      </w:r>
      <w:r>
        <w:rPr>
          <w:rStyle w:val="Strong"/>
          <w:b/>
          <w:bCs/>
        </w:rPr>
        <w:t>nicht vs. kein</w:t>
      </w:r>
      <w:bookmarkEnd w:id="312"/>
    </w:p>
    <w:p w:rsidR="004D4B71" w:rsidRDefault="004D4B71" w:rsidP="004D4B71">
      <w:pPr>
        <w:pStyle w:val="NormalWeb"/>
      </w:pPr>
      <w:r>
        <w:t xml:space="preserve">Đây là phần </w:t>
      </w:r>
      <w:r>
        <w:rPr>
          <w:rStyle w:val="Strong"/>
        </w:rPr>
        <w:t>rất quan trọng ở A1</w:t>
      </w:r>
      <w:r>
        <w:t>, vì trong giao tiếp hằng ngày bạn sẽ liên tục phải nói:</w:t>
      </w:r>
    </w:p>
    <w:p w:rsidR="004D4B71" w:rsidRDefault="004D4B71" w:rsidP="000E1F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Tôi </w:t>
      </w:r>
      <w:r>
        <w:rPr>
          <w:rStyle w:val="Strong"/>
        </w:rPr>
        <w:t>không</w:t>
      </w:r>
      <w:r>
        <w:t xml:space="preserve"> hiểu. </w:t>
      </w:r>
    </w:p>
    <w:p w:rsidR="004D4B71" w:rsidRDefault="004D4B71" w:rsidP="000E1F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Tôi </w:t>
      </w:r>
      <w:r>
        <w:rPr>
          <w:rStyle w:val="Strong"/>
        </w:rPr>
        <w:t>không</w:t>
      </w:r>
      <w:r>
        <w:t xml:space="preserve"> có tiền. </w:t>
      </w:r>
    </w:p>
    <w:p w:rsidR="004D4B71" w:rsidRDefault="004D4B71" w:rsidP="000E1F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Tôi </w:t>
      </w:r>
      <w:r>
        <w:rPr>
          <w:rStyle w:val="Strong"/>
        </w:rPr>
        <w:t>không</w:t>
      </w:r>
      <w:r>
        <w:t xml:space="preserve"> uống cà phê. </w:t>
      </w:r>
    </w:p>
    <w:p w:rsidR="004D4B71" w:rsidRDefault="004D4B71" w:rsidP="000E1F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Tôi </w:t>
      </w:r>
      <w:r>
        <w:rPr>
          <w:rStyle w:val="Strong"/>
        </w:rPr>
        <w:t>không</w:t>
      </w:r>
      <w:r>
        <w:t xml:space="preserve"> thích món này. </w:t>
      </w:r>
    </w:p>
    <w:p w:rsidR="004D4B71" w:rsidRDefault="004D4B71" w:rsidP="000E1F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Tôi </w:t>
      </w:r>
      <w:r>
        <w:rPr>
          <w:rStyle w:val="Strong"/>
        </w:rPr>
        <w:t>không phải</w:t>
      </w:r>
      <w:r>
        <w:t xml:space="preserve"> sinh viên. </w:t>
      </w:r>
    </w:p>
    <w:p w:rsidR="004D4B71" w:rsidRDefault="004D4B71" w:rsidP="000E1F2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Tôi </w:t>
      </w:r>
      <w:r>
        <w:rPr>
          <w:rStyle w:val="Strong"/>
        </w:rPr>
        <w:t>không có</w:t>
      </w:r>
      <w:r>
        <w:t xml:space="preserve"> thời gian. </w:t>
      </w:r>
    </w:p>
    <w:p w:rsidR="004D4B71" w:rsidRDefault="004D4B71" w:rsidP="004D4B71">
      <w:pPr>
        <w:pStyle w:val="NormalWeb"/>
      </w:pPr>
      <w:r>
        <w:t>Điểm quan trọng nhất của giai đoạn này là phân biệt được:</w:t>
      </w:r>
    </w:p>
    <w:p w:rsidR="004D4B71" w:rsidRDefault="004D4B71" w:rsidP="004D4B71">
      <w:pPr>
        <w:pStyle w:val="NormalWeb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</w:rPr>
        <w:t>nicht</w:t>
      </w:r>
      <w:r>
        <w:t xml:space="preserve"> = không</w:t>
      </w:r>
      <w:r>
        <w:br/>
      </w: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</w:rPr>
        <w:t>kein</w:t>
      </w:r>
      <w:r>
        <w:t xml:space="preserve"> = không có / không một... nào</w:t>
      </w:r>
    </w:p>
    <w:p w:rsidR="004D4B71" w:rsidRDefault="00B10946" w:rsidP="004D4B71">
      <w:r>
        <w:pict>
          <v:rect id="_x0000_i1035" style="width:0;height:1.5pt" o:hralign="center" o:hrstd="t" o:hr="t" fillcolor="#a0a0a0" stroked="f"/>
        </w:pict>
      </w:r>
    </w:p>
    <w:p w:rsidR="004C1B31" w:rsidRDefault="004D4B71" w:rsidP="004C1B31">
      <w:pPr>
        <w:pStyle w:val="Heading3"/>
      </w:pPr>
      <w:bookmarkStart w:id="313" w:name="_Toc240106144"/>
      <w:bookmarkStart w:id="314" w:name="_Toc240109637"/>
      <w:bookmarkStart w:id="315" w:name="_Toc240230539"/>
      <w:r>
        <w:t>1. KHÁI NIỆM CỐT LÕI</w:t>
      </w:r>
      <w:bookmarkEnd w:id="313"/>
      <w:bookmarkEnd w:id="314"/>
      <w:bookmarkEnd w:id="315"/>
    </w:p>
    <w:p w:rsidR="004D4B71" w:rsidRPr="004C1B31" w:rsidRDefault="004D4B71" w:rsidP="004C1B31">
      <w:pPr>
        <w:rPr>
          <w:rStyle w:val="Strong"/>
        </w:rPr>
      </w:pPr>
      <w:r w:rsidRPr="004C1B31">
        <w:rPr>
          <w:rStyle w:val="Strong"/>
        </w:rPr>
        <w:t>NICHT</w:t>
      </w:r>
    </w:p>
    <w:p w:rsidR="004D4B71" w:rsidRDefault="004D4B71" w:rsidP="004D4B71">
      <w:pPr>
        <w:pStyle w:val="NormalWeb"/>
      </w:pPr>
      <w:r>
        <w:rPr>
          <w:rStyle w:val="Strong"/>
        </w:rPr>
        <w:t>nicht</w:t>
      </w:r>
      <w:r>
        <w:t xml:space="preserve"> dùng để phủ định:</w:t>
      </w:r>
    </w:p>
    <w:p w:rsidR="004D4B71" w:rsidRPr="004D4B71" w:rsidRDefault="004D4B71" w:rsidP="000E1F2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yellow"/>
        </w:rPr>
      </w:pPr>
      <w:r w:rsidRPr="004D4B71">
        <w:rPr>
          <w:highlight w:val="yellow"/>
        </w:rPr>
        <w:t xml:space="preserve">động từ </w:t>
      </w:r>
    </w:p>
    <w:p w:rsidR="004D4B71" w:rsidRPr="004D4B71" w:rsidRDefault="004D4B71" w:rsidP="000E1F2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yellow"/>
        </w:rPr>
      </w:pPr>
      <w:r w:rsidRPr="004D4B71">
        <w:rPr>
          <w:highlight w:val="yellow"/>
        </w:rPr>
        <w:t xml:space="preserve">tính từ </w:t>
      </w:r>
    </w:p>
    <w:p w:rsidR="004D4B71" w:rsidRPr="004D4B71" w:rsidRDefault="004D4B71" w:rsidP="000E1F2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yellow"/>
        </w:rPr>
      </w:pPr>
      <w:r w:rsidRPr="004D4B71">
        <w:rPr>
          <w:highlight w:val="yellow"/>
        </w:rPr>
        <w:t xml:space="preserve">trạng từ </w:t>
      </w:r>
    </w:p>
    <w:p w:rsidR="004D4B71" w:rsidRPr="004D4B71" w:rsidRDefault="004D4B71" w:rsidP="000E1F2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yellow"/>
        </w:rPr>
      </w:pPr>
      <w:r w:rsidRPr="004D4B71">
        <w:rPr>
          <w:highlight w:val="yellow"/>
        </w:rPr>
        <w:t xml:space="preserve">một hành động/câu nói nói chung </w:t>
      </w:r>
    </w:p>
    <w:p w:rsidR="004D4B71" w:rsidRPr="004D4B71" w:rsidRDefault="004D4B71" w:rsidP="000E1F2D">
      <w:pPr>
        <w:numPr>
          <w:ilvl w:val="0"/>
          <w:numId w:val="7"/>
        </w:numPr>
        <w:spacing w:before="100" w:beforeAutospacing="1" w:after="100" w:afterAutospacing="1" w:line="240" w:lineRule="auto"/>
        <w:rPr>
          <w:highlight w:val="yellow"/>
        </w:rPr>
      </w:pPr>
      <w:r w:rsidRPr="004D4B71">
        <w:rPr>
          <w:highlight w:val="yellow"/>
        </w:rPr>
        <w:t xml:space="preserve">danh từ khi danh từ đó </w:t>
      </w:r>
      <w:r w:rsidRPr="004D4B71">
        <w:rPr>
          <w:rStyle w:val="Strong"/>
          <w:highlight w:val="yellow"/>
        </w:rPr>
        <w:t>đã có mạo từ xác định / tính từ sở hữu...</w:t>
      </w:r>
      <w:r w:rsidRPr="004D4B71">
        <w:rPr>
          <w:highlight w:val="yellow"/>
        </w:rPr>
        <w:t xml:space="preserve"> </w:t>
      </w:r>
    </w:p>
    <w:p w:rsidR="004D4B71" w:rsidRDefault="004D4B71" w:rsidP="004D4B71">
      <w:pPr>
        <w:pStyle w:val="NormalWeb"/>
      </w:pPr>
      <w:r>
        <w:t>Ví dụ:</w:t>
      </w:r>
    </w:p>
    <w:p w:rsidR="004D4B71" w:rsidRDefault="004D4B71" w:rsidP="004D4B71">
      <w:pPr>
        <w:pStyle w:val="NormalWeb"/>
      </w:pPr>
      <w:r>
        <w:t xml:space="preserve">Ich arbeite </w:t>
      </w:r>
      <w:r>
        <w:rPr>
          <w:rStyle w:val="Strong"/>
        </w:rPr>
        <w:t>nicht</w:t>
      </w:r>
      <w:r>
        <w:t>.</w:t>
      </w:r>
      <w:r>
        <w:br/>
        <w:t xml:space="preserve">Tôi </w:t>
      </w:r>
      <w:r>
        <w:rPr>
          <w:rStyle w:val="Strong"/>
        </w:rPr>
        <w:t>không làm việc</w:t>
      </w:r>
      <w:r>
        <w:t>.</w:t>
      </w:r>
    </w:p>
    <w:p w:rsidR="004D4B71" w:rsidRDefault="004D4B71" w:rsidP="004D4B71">
      <w:pPr>
        <w:pStyle w:val="NormalWeb"/>
      </w:pPr>
      <w:r>
        <w:t xml:space="preserve">Das ist </w:t>
      </w:r>
      <w:r>
        <w:rPr>
          <w:rStyle w:val="Strong"/>
        </w:rPr>
        <w:t>nicht</w:t>
      </w:r>
      <w:r>
        <w:t xml:space="preserve"> teuer.</w:t>
      </w:r>
      <w:r>
        <w:br/>
        <w:t xml:space="preserve">Cái này </w:t>
      </w:r>
      <w:r>
        <w:rPr>
          <w:rStyle w:val="Strong"/>
        </w:rPr>
        <w:t>không đắt</w:t>
      </w:r>
      <w:r>
        <w:t>.</w:t>
      </w:r>
    </w:p>
    <w:p w:rsidR="004D4B71" w:rsidRDefault="004D4B71" w:rsidP="004D4B71">
      <w:pPr>
        <w:pStyle w:val="NormalWeb"/>
      </w:pPr>
      <w:r>
        <w:t xml:space="preserve">Ich komme </w:t>
      </w:r>
      <w:r>
        <w:rPr>
          <w:rStyle w:val="Strong"/>
        </w:rPr>
        <w:t>nicht</w:t>
      </w:r>
      <w:r>
        <w:t xml:space="preserve"> aus Deutschland.</w:t>
      </w:r>
      <w:r>
        <w:br/>
        <w:t xml:space="preserve">Tôi </w:t>
      </w:r>
      <w:r>
        <w:rPr>
          <w:rStyle w:val="Strong"/>
        </w:rPr>
        <w:t>không đến từ Đức</w:t>
      </w:r>
      <w:r>
        <w:t>.</w:t>
      </w:r>
    </w:p>
    <w:p w:rsidR="004D4B71" w:rsidRDefault="004D4B71" w:rsidP="004D4B71"/>
    <w:p w:rsidR="004D4B71" w:rsidRDefault="004D4B71" w:rsidP="004D4B71"/>
    <w:p w:rsidR="004C1B31" w:rsidRDefault="004C1B31" w:rsidP="004D4B71"/>
    <w:p w:rsidR="004D4B71" w:rsidRPr="004C1B31" w:rsidRDefault="004D4B71" w:rsidP="004C1B31">
      <w:pPr>
        <w:rPr>
          <w:rStyle w:val="Strong"/>
        </w:rPr>
      </w:pPr>
      <w:r w:rsidRPr="004C1B31">
        <w:rPr>
          <w:rStyle w:val="Strong"/>
        </w:rPr>
        <w:lastRenderedPageBreak/>
        <w:t>KEIN</w:t>
      </w:r>
    </w:p>
    <w:p w:rsidR="004D4B71" w:rsidRDefault="004D4B71" w:rsidP="004D4B71">
      <w:pPr>
        <w:pStyle w:val="NormalWeb"/>
      </w:pPr>
      <w:r>
        <w:rPr>
          <w:rStyle w:val="Strong"/>
        </w:rPr>
        <w:t>kein</w:t>
      </w:r>
      <w:r>
        <w:t xml:space="preserve"> dùng khi bạn muốn nói:</w:t>
      </w:r>
    </w:p>
    <w:p w:rsidR="004D4B71" w:rsidRDefault="004D4B71" w:rsidP="004D4B71">
      <w:pPr>
        <w:pStyle w:val="NormalWeb"/>
        <w:jc w:val="center"/>
      </w:pPr>
      <w:r w:rsidRPr="004D4B71">
        <w:rPr>
          <w:rStyle w:val="Strong"/>
          <w:highlight w:val="yellow"/>
        </w:rPr>
        <w:t>không có một... / không có...</w:t>
      </w:r>
    </w:p>
    <w:p w:rsidR="004D4B71" w:rsidRDefault="004D4B71" w:rsidP="004D4B71">
      <w:pPr>
        <w:pStyle w:val="NormalWeb"/>
      </w:pPr>
      <w:r>
        <w:t xml:space="preserve">Nó đi với </w:t>
      </w:r>
      <w:r>
        <w:rPr>
          <w:rStyle w:val="Strong"/>
        </w:rPr>
        <w:t>danh từ</w:t>
      </w:r>
      <w:r>
        <w:t>.</w:t>
      </w:r>
    </w:p>
    <w:p w:rsidR="004D4B71" w:rsidRDefault="004D4B71" w:rsidP="004D4B71">
      <w:pPr>
        <w:pStyle w:val="NormalWeb"/>
      </w:pPr>
      <w:r>
        <w:t>Ví dụ:</w:t>
      </w:r>
    </w:p>
    <w:p w:rsidR="004D4B71" w:rsidRDefault="004D4B71" w:rsidP="004D4B71">
      <w:pPr>
        <w:pStyle w:val="NormalWeb"/>
      </w:pPr>
      <w:r>
        <w:t xml:space="preserve">Ich habe </w:t>
      </w:r>
      <w:r>
        <w:rPr>
          <w:rStyle w:val="Strong"/>
        </w:rPr>
        <w:t>kein Auto</w:t>
      </w:r>
      <w:r>
        <w:t>.</w:t>
      </w:r>
      <w:r>
        <w:br/>
        <w:t xml:space="preserve">Tôi </w:t>
      </w:r>
      <w:r>
        <w:rPr>
          <w:rStyle w:val="Strong"/>
        </w:rPr>
        <w:t>không có ô tô</w:t>
      </w:r>
      <w:r>
        <w:t>.</w:t>
      </w:r>
    </w:p>
    <w:p w:rsidR="004D4B71" w:rsidRDefault="004D4B71" w:rsidP="004D4B71">
      <w:pPr>
        <w:pStyle w:val="NormalWeb"/>
      </w:pPr>
      <w:r>
        <w:t xml:space="preserve">Ich habe </w:t>
      </w:r>
      <w:r>
        <w:rPr>
          <w:rStyle w:val="Strong"/>
        </w:rPr>
        <w:t>keine Zeit</w:t>
      </w:r>
      <w:r>
        <w:t>.</w:t>
      </w:r>
      <w:r>
        <w:br/>
        <w:t xml:space="preserve">Tôi </w:t>
      </w:r>
      <w:r>
        <w:rPr>
          <w:rStyle w:val="Strong"/>
        </w:rPr>
        <w:t>không có thời gian</w:t>
      </w:r>
      <w:r>
        <w:t>.</w:t>
      </w:r>
    </w:p>
    <w:p w:rsidR="004D4B71" w:rsidRDefault="004D4B71" w:rsidP="004D4B71">
      <w:pPr>
        <w:pStyle w:val="NormalWeb"/>
      </w:pPr>
      <w:r>
        <w:t xml:space="preserve">Er hat </w:t>
      </w:r>
      <w:r>
        <w:rPr>
          <w:rStyle w:val="Strong"/>
        </w:rPr>
        <w:t>keinen Bruder</w:t>
      </w:r>
      <w:r>
        <w:t>.</w:t>
      </w:r>
      <w:r>
        <w:br/>
        <w:t xml:space="preserve">Anh ấy </w:t>
      </w:r>
      <w:r>
        <w:rPr>
          <w:rStyle w:val="Strong"/>
        </w:rPr>
        <w:t>không có anh trai/em trai</w:t>
      </w:r>
      <w:r>
        <w:t>.</w:t>
      </w:r>
    </w:p>
    <w:p w:rsidR="004D4B71" w:rsidRDefault="004D4B71" w:rsidP="004D4B71"/>
    <w:p w:rsidR="004D4B71" w:rsidRDefault="004D4B71" w:rsidP="004C1B31">
      <w:pPr>
        <w:pStyle w:val="Heading3"/>
      </w:pPr>
      <w:bookmarkStart w:id="316" w:name="_Toc240106145"/>
      <w:bookmarkStart w:id="317" w:name="_Toc240109638"/>
      <w:bookmarkStart w:id="318" w:name="_Toc240230540"/>
      <w:r>
        <w:t>2. CÔNG THỨC CẦN NHỚ</w:t>
      </w:r>
      <w:bookmarkEnd w:id="316"/>
      <w:bookmarkEnd w:id="317"/>
      <w:bookmarkEnd w:id="318"/>
    </w:p>
    <w:p w:rsidR="004D4B71" w:rsidRPr="004D4B71" w:rsidRDefault="004D4B71" w:rsidP="004D4B71">
      <w:pPr>
        <w:rPr>
          <w:rStyle w:val="Strong"/>
        </w:rPr>
      </w:pPr>
      <w:r w:rsidRPr="004D4B71">
        <w:rPr>
          <w:rStyle w:val="Strong"/>
        </w:rPr>
        <w:t>NICHT</w:t>
      </w:r>
    </w:p>
    <w:p w:rsidR="004D4B71" w:rsidRDefault="004D4B71" w:rsidP="004D4B71">
      <w:pPr>
        <w:pStyle w:val="NormalWeb"/>
        <w:jc w:val="center"/>
      </w:pPr>
      <w:r w:rsidRPr="004D4B71">
        <w:rPr>
          <w:rStyle w:val="Strong"/>
          <w:highlight w:val="yellow"/>
        </w:rPr>
        <w:t>nicht + thứ muốn phủ định</w:t>
      </w:r>
    </w:p>
    <w:p w:rsidR="004D4B71" w:rsidRDefault="004D4B71" w:rsidP="004D4B71">
      <w:pPr>
        <w:pStyle w:val="NormalWeb"/>
      </w:pPr>
      <w:r>
        <w:t>Ví dụ:</w:t>
      </w:r>
    </w:p>
    <w:p w:rsidR="004D4B71" w:rsidRDefault="004D4B71" w:rsidP="004D4B71">
      <w:pPr>
        <w:pStyle w:val="NormalWeb"/>
      </w:pPr>
      <w:r>
        <w:rPr>
          <w:rStyle w:val="Strong"/>
        </w:rPr>
        <w:t>Ich verstehe nicht.</w:t>
      </w:r>
      <w:r>
        <w:br/>
        <w:t>→ Tôi không hiểu.</w:t>
      </w:r>
    </w:p>
    <w:p w:rsidR="004D4B71" w:rsidRDefault="004D4B71" w:rsidP="004D4B71">
      <w:pPr>
        <w:pStyle w:val="NormalWeb"/>
      </w:pPr>
      <w:r>
        <w:rPr>
          <w:rStyle w:val="Strong"/>
        </w:rPr>
        <w:t>Das ist nicht gut.</w:t>
      </w:r>
      <w:r>
        <w:br/>
        <w:t>→ Cái đó không tốt.</w:t>
      </w:r>
    </w:p>
    <w:p w:rsidR="004D4B71" w:rsidRPr="004D4B71" w:rsidRDefault="004D4B71" w:rsidP="004D4B71">
      <w:pPr>
        <w:rPr>
          <w:rStyle w:val="Strong"/>
        </w:rPr>
      </w:pPr>
      <w:r w:rsidRPr="004D4B71">
        <w:rPr>
          <w:rStyle w:val="Strong"/>
        </w:rPr>
        <w:t>KEIN</w:t>
      </w:r>
    </w:p>
    <w:p w:rsidR="004D4B71" w:rsidRDefault="004D4B71" w:rsidP="004D4B71">
      <w:pPr>
        <w:pStyle w:val="NormalWeb"/>
      </w:pPr>
      <w:r>
        <w:t>Có thể hiểu cực đơn giản:</w:t>
      </w:r>
    </w:p>
    <w:p w:rsidR="004D4B71" w:rsidRDefault="004D4B71" w:rsidP="004D4B71">
      <w:pPr>
        <w:pStyle w:val="NormalWeb"/>
        <w:jc w:val="center"/>
      </w:pPr>
      <w:r>
        <w:rPr>
          <w:rStyle w:val="Strong"/>
        </w:rPr>
        <w:t>kein = ein bị phủ định</w:t>
      </w:r>
    </w:p>
    <w:p w:rsidR="004D4B71" w:rsidRDefault="004D4B71" w:rsidP="004D4B71">
      <w:pPr>
        <w:pStyle w:val="NormalWeb"/>
      </w:pPr>
      <w:r>
        <w:t>Ví dụ:</w:t>
      </w:r>
    </w:p>
    <w:p w:rsidR="004D4B71" w:rsidRDefault="004D4B71" w:rsidP="004D4B71">
      <w:pPr>
        <w:pStyle w:val="NormalWeb"/>
      </w:pPr>
      <w:r>
        <w:t xml:space="preserve">Das ist </w:t>
      </w:r>
      <w:r>
        <w:rPr>
          <w:rStyle w:val="Strong"/>
        </w:rPr>
        <w:t>ein Auto</w:t>
      </w:r>
      <w:r>
        <w:t>.</w:t>
      </w:r>
      <w:r>
        <w:br/>
        <w:t>Đây là một chiếc ô tô.</w:t>
      </w:r>
    </w:p>
    <w:p w:rsidR="004D4B71" w:rsidRDefault="004D4B71" w:rsidP="004D4B71">
      <w:pPr>
        <w:pStyle w:val="NormalWeb"/>
      </w:pPr>
      <w:r>
        <w:t>→ phủ định:</w:t>
      </w:r>
    </w:p>
    <w:p w:rsidR="004D4B71" w:rsidRDefault="004D4B71" w:rsidP="004D4B71">
      <w:pPr>
        <w:pStyle w:val="NormalWeb"/>
      </w:pPr>
      <w:r>
        <w:lastRenderedPageBreak/>
        <w:t xml:space="preserve">Das ist </w:t>
      </w:r>
      <w:r>
        <w:rPr>
          <w:rStyle w:val="Strong"/>
        </w:rPr>
        <w:t>kein Auto</w:t>
      </w:r>
      <w:r>
        <w:t>.</w:t>
      </w:r>
      <w:r>
        <w:br/>
        <w:t>Đây không phải là một chiếc ô tô.</w:t>
      </w:r>
    </w:p>
    <w:p w:rsidR="004D4B71" w:rsidRDefault="004D4B71" w:rsidP="004D4B71">
      <w:pPr>
        <w:pStyle w:val="Heading3"/>
      </w:pPr>
      <w:bookmarkStart w:id="319" w:name="_Toc240106146"/>
      <w:bookmarkStart w:id="320" w:name="_Toc240109639"/>
      <w:bookmarkStart w:id="321" w:name="_Toc240230541"/>
      <w:r>
        <w:t>3. KEIN BIẾN ĐỔI GIỐNG NHƯ EIN</w:t>
      </w:r>
      <w:bookmarkEnd w:id="319"/>
      <w:bookmarkEnd w:id="320"/>
      <w:bookmarkEnd w:id="321"/>
    </w:p>
    <w:p w:rsidR="004D4B71" w:rsidRDefault="004D4B71" w:rsidP="004D4B71">
      <w:pPr>
        <w:pStyle w:val="NormalWeb"/>
      </w:pPr>
      <w:r>
        <w:t xml:space="preserve">Đây là chỗ liên quan trực tiếp đến </w:t>
      </w:r>
      <w:r>
        <w:rPr>
          <w:rStyle w:val="Strong"/>
        </w:rPr>
        <w:t>Nominativ / Akkusativ</w:t>
      </w:r>
      <w:r>
        <w:t xml:space="preserve"> mà mình vừa học.</w:t>
      </w:r>
    </w:p>
    <w:p w:rsidR="004D4B71" w:rsidRPr="004C1B31" w:rsidRDefault="004D4B71" w:rsidP="004C1B31">
      <w:pPr>
        <w:rPr>
          <w:rStyle w:val="Strong"/>
        </w:rPr>
      </w:pPr>
      <w:r w:rsidRPr="004C1B31">
        <w:rPr>
          <w:rStyle w:val="Strong"/>
        </w:rPr>
        <w:t>Nominativ</w:t>
      </w:r>
    </w:p>
    <w:tbl>
      <w:tblPr>
        <w:tblW w:w="8080" w:type="dxa"/>
        <w:tblCellSpacing w:w="15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118"/>
        <w:gridCol w:w="2977"/>
      </w:tblGrid>
      <w:tr w:rsidR="004D4B71" w:rsidTr="004D4B7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4D4B71" w:rsidRDefault="004D4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Giống</w:t>
            </w:r>
          </w:p>
        </w:tc>
        <w:tc>
          <w:tcPr>
            <w:tcW w:w="3088" w:type="dxa"/>
            <w:vAlign w:val="center"/>
            <w:hideMark/>
          </w:tcPr>
          <w:p w:rsidR="004D4B71" w:rsidRDefault="004D4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Khẳng định</w:t>
            </w:r>
          </w:p>
        </w:tc>
        <w:tc>
          <w:tcPr>
            <w:tcW w:w="2932" w:type="dxa"/>
            <w:vAlign w:val="center"/>
            <w:hideMark/>
          </w:tcPr>
          <w:p w:rsidR="004D4B71" w:rsidRDefault="004D4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Phủ định</w:t>
            </w:r>
          </w:p>
        </w:tc>
      </w:tr>
      <w:tr w:rsidR="004D4B71" w:rsidTr="004D4B7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D4B71" w:rsidRDefault="004D4B71">
            <w:r>
              <w:t>der</w:t>
            </w:r>
          </w:p>
        </w:tc>
        <w:tc>
          <w:tcPr>
            <w:tcW w:w="3088" w:type="dxa"/>
            <w:vAlign w:val="center"/>
            <w:hideMark/>
          </w:tcPr>
          <w:p w:rsidR="004D4B71" w:rsidRDefault="004D4B71">
            <w:r>
              <w:t>ein</w:t>
            </w:r>
          </w:p>
        </w:tc>
        <w:tc>
          <w:tcPr>
            <w:tcW w:w="2932" w:type="dxa"/>
            <w:vAlign w:val="center"/>
            <w:hideMark/>
          </w:tcPr>
          <w:p w:rsidR="004D4B71" w:rsidRDefault="004D4B71">
            <w:r>
              <w:rPr>
                <w:rStyle w:val="Strong"/>
              </w:rPr>
              <w:t>kein</w:t>
            </w:r>
          </w:p>
        </w:tc>
      </w:tr>
      <w:tr w:rsidR="004D4B71" w:rsidTr="004D4B7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D4B71" w:rsidRDefault="004D4B71">
            <w:r>
              <w:t>die</w:t>
            </w:r>
          </w:p>
        </w:tc>
        <w:tc>
          <w:tcPr>
            <w:tcW w:w="3088" w:type="dxa"/>
            <w:vAlign w:val="center"/>
            <w:hideMark/>
          </w:tcPr>
          <w:p w:rsidR="004D4B71" w:rsidRDefault="004D4B71">
            <w:r>
              <w:t>eine</w:t>
            </w:r>
          </w:p>
        </w:tc>
        <w:tc>
          <w:tcPr>
            <w:tcW w:w="2932" w:type="dxa"/>
            <w:vAlign w:val="center"/>
            <w:hideMark/>
          </w:tcPr>
          <w:p w:rsidR="004D4B71" w:rsidRDefault="004D4B71">
            <w:r>
              <w:rPr>
                <w:rStyle w:val="Strong"/>
              </w:rPr>
              <w:t>keine</w:t>
            </w:r>
          </w:p>
        </w:tc>
      </w:tr>
      <w:tr w:rsidR="004D4B71" w:rsidTr="004D4B7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D4B71" w:rsidRDefault="004D4B71">
            <w:r>
              <w:t>das</w:t>
            </w:r>
          </w:p>
        </w:tc>
        <w:tc>
          <w:tcPr>
            <w:tcW w:w="3088" w:type="dxa"/>
            <w:vAlign w:val="center"/>
            <w:hideMark/>
          </w:tcPr>
          <w:p w:rsidR="004D4B71" w:rsidRDefault="004D4B71">
            <w:r>
              <w:t>ein</w:t>
            </w:r>
          </w:p>
        </w:tc>
        <w:tc>
          <w:tcPr>
            <w:tcW w:w="2932" w:type="dxa"/>
            <w:vAlign w:val="center"/>
            <w:hideMark/>
          </w:tcPr>
          <w:p w:rsidR="004D4B71" w:rsidRDefault="004D4B71">
            <w:r>
              <w:rPr>
                <w:rStyle w:val="Strong"/>
              </w:rPr>
              <w:t>kein</w:t>
            </w:r>
          </w:p>
        </w:tc>
      </w:tr>
      <w:tr w:rsidR="004D4B71" w:rsidTr="004D4B7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4D4B71" w:rsidRDefault="004D4B71">
            <w:r>
              <w:t>số nhiều</w:t>
            </w:r>
          </w:p>
        </w:tc>
        <w:tc>
          <w:tcPr>
            <w:tcW w:w="3088" w:type="dxa"/>
            <w:vAlign w:val="center"/>
            <w:hideMark/>
          </w:tcPr>
          <w:p w:rsidR="004D4B71" w:rsidRDefault="004D4B71">
            <w:r>
              <w:t>—</w:t>
            </w:r>
          </w:p>
        </w:tc>
        <w:tc>
          <w:tcPr>
            <w:tcW w:w="2932" w:type="dxa"/>
            <w:vAlign w:val="center"/>
            <w:hideMark/>
          </w:tcPr>
          <w:p w:rsidR="004D4B71" w:rsidRDefault="004D4B71">
            <w:r>
              <w:rPr>
                <w:rStyle w:val="Strong"/>
              </w:rPr>
              <w:t>keine</w:t>
            </w:r>
          </w:p>
        </w:tc>
      </w:tr>
    </w:tbl>
    <w:p w:rsidR="004D4B71" w:rsidRDefault="004D4B71" w:rsidP="004D4B71">
      <w:pPr>
        <w:pStyle w:val="NormalWeb"/>
      </w:pPr>
      <w:r>
        <w:t>Ví dụ:</w:t>
      </w:r>
    </w:p>
    <w:p w:rsidR="004D4B71" w:rsidRDefault="004D4B71" w:rsidP="004D4B71">
      <w:pPr>
        <w:pStyle w:val="NormalWeb"/>
      </w:pPr>
      <w:r>
        <w:t xml:space="preserve">Das ist </w:t>
      </w:r>
      <w:r>
        <w:rPr>
          <w:rStyle w:val="Strong"/>
        </w:rPr>
        <w:t>ein Hund</w:t>
      </w:r>
      <w:r>
        <w:t>.</w:t>
      </w:r>
      <w:r>
        <w:br/>
        <w:t>Đây là một con chó.</w:t>
      </w:r>
    </w:p>
    <w:p w:rsidR="004D4B71" w:rsidRDefault="004D4B71" w:rsidP="004D4B71">
      <w:pPr>
        <w:pStyle w:val="NormalWeb"/>
      </w:pPr>
      <w:r>
        <w:t xml:space="preserve">→Das ist </w:t>
      </w:r>
      <w:r>
        <w:rPr>
          <w:rStyle w:val="Strong"/>
        </w:rPr>
        <w:t>kein Hund</w:t>
      </w:r>
      <w:r>
        <w:t>.</w:t>
      </w:r>
      <w:r>
        <w:br/>
        <w:t>Đây không phải là một con chó.</w:t>
      </w:r>
    </w:p>
    <w:p w:rsidR="004D4B71" w:rsidRDefault="004D4B71" w:rsidP="004D4B71"/>
    <w:p w:rsidR="004D4B71" w:rsidRDefault="004D4B71" w:rsidP="004D4B71">
      <w:pPr>
        <w:pStyle w:val="NormalWeb"/>
      </w:pPr>
      <w:r>
        <w:t xml:space="preserve">Das ist </w:t>
      </w:r>
      <w:r>
        <w:rPr>
          <w:rStyle w:val="Strong"/>
        </w:rPr>
        <w:t>eine Tasche</w:t>
      </w:r>
      <w:r>
        <w:t>.</w:t>
      </w:r>
    </w:p>
    <w:p w:rsidR="004D4B71" w:rsidRDefault="004D4B71" w:rsidP="004C1B31">
      <w:pPr>
        <w:pStyle w:val="NormalWeb"/>
      </w:pPr>
      <w:r>
        <w:t xml:space="preserve">→ Das ist </w:t>
      </w:r>
      <w:r>
        <w:rPr>
          <w:rStyle w:val="Strong"/>
        </w:rPr>
        <w:t>keine Tasche</w:t>
      </w:r>
      <w:r w:rsidR="004C1B31">
        <w:t>.</w:t>
      </w:r>
    </w:p>
    <w:p w:rsidR="004D4B71" w:rsidRDefault="004D4B71" w:rsidP="004D4B71">
      <w:pPr>
        <w:pStyle w:val="NormalWeb"/>
      </w:pPr>
      <w:r>
        <w:t>Das sind Bücher.</w:t>
      </w:r>
    </w:p>
    <w:p w:rsidR="004D4B71" w:rsidRDefault="004C1B31" w:rsidP="004D4B71">
      <w:pPr>
        <w:pStyle w:val="NormalWeb"/>
      </w:pPr>
      <w:r>
        <w:t>→</w:t>
      </w:r>
      <w:r w:rsidR="004D4B71">
        <w:t xml:space="preserve">Das sind </w:t>
      </w:r>
      <w:r w:rsidR="004D4B71">
        <w:rPr>
          <w:rStyle w:val="Strong"/>
        </w:rPr>
        <w:t>keine Bücher</w:t>
      </w:r>
      <w:r w:rsidR="004D4B71">
        <w:t>.</w:t>
      </w:r>
    </w:p>
    <w:p w:rsidR="004D4B71" w:rsidRDefault="004D4B71" w:rsidP="004D4B71"/>
    <w:p w:rsidR="004C1B31" w:rsidRDefault="004C1B31" w:rsidP="004D4B71"/>
    <w:p w:rsidR="004C1B31" w:rsidRDefault="004C1B31" w:rsidP="004D4B71"/>
    <w:p w:rsidR="004C1B31" w:rsidRDefault="004C1B31" w:rsidP="004D4B71"/>
    <w:p w:rsidR="004D4B71" w:rsidRDefault="004D4B71" w:rsidP="004C1B31">
      <w:pPr>
        <w:pStyle w:val="Heading3"/>
      </w:pPr>
      <w:bookmarkStart w:id="322" w:name="_Toc240106147"/>
      <w:bookmarkStart w:id="323" w:name="_Toc240109640"/>
      <w:bookmarkStart w:id="324" w:name="_Toc240230542"/>
      <w:r>
        <w:lastRenderedPageBreak/>
        <w:t>4. KEIN Ở AKKUSATIV</w:t>
      </w:r>
      <w:bookmarkEnd w:id="322"/>
      <w:bookmarkEnd w:id="323"/>
      <w:bookmarkEnd w:id="324"/>
    </w:p>
    <w:p w:rsidR="004D4B71" w:rsidRDefault="004D4B71" w:rsidP="004D4B71">
      <w:pPr>
        <w:pStyle w:val="NormalWeb"/>
      </w:pPr>
      <w:r>
        <w:t>Nhớ lại:</w:t>
      </w:r>
    </w:p>
    <w:p w:rsidR="004D4B71" w:rsidRDefault="004D4B71" w:rsidP="004D4B71">
      <w:pPr>
        <w:pStyle w:val="NormalWeb"/>
      </w:pPr>
      <w:r>
        <w:t xml:space="preserve">der → </w:t>
      </w:r>
      <w:r>
        <w:rPr>
          <w:rStyle w:val="Strong"/>
        </w:rPr>
        <w:t>den</w:t>
      </w:r>
      <w:r>
        <w:br/>
        <w:t>die → die</w:t>
      </w:r>
      <w:r>
        <w:br/>
        <w:t>das → das</w:t>
      </w:r>
    </w:p>
    <w:p w:rsidR="004D4B71" w:rsidRDefault="004D4B71" w:rsidP="004D4B71">
      <w:pPr>
        <w:pStyle w:val="NormalWeb"/>
      </w:pPr>
      <w:r>
        <w:t xml:space="preserve">Với </w:t>
      </w:r>
      <w:r>
        <w:rPr>
          <w:rStyle w:val="Strong"/>
        </w:rPr>
        <w:t>kein</w:t>
      </w:r>
      <w:r>
        <w:t xml:space="preserve"> cũng tương tự:</w:t>
      </w:r>
    </w:p>
    <w:tbl>
      <w:tblPr>
        <w:tblW w:w="0" w:type="auto"/>
        <w:tblCellSpacing w:w="1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551"/>
      </w:tblGrid>
      <w:tr w:rsidR="004D4B71" w:rsidTr="004C1B3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4D4B71" w:rsidRDefault="004D4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2506" w:type="dxa"/>
            <w:vAlign w:val="center"/>
            <w:hideMark/>
          </w:tcPr>
          <w:p w:rsidR="004D4B71" w:rsidRDefault="004D4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Akkusativ</w:t>
            </w:r>
          </w:p>
        </w:tc>
      </w:tr>
      <w:tr w:rsidR="004D4B71" w:rsidTr="004C1B31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4D4B71" w:rsidRDefault="004D4B71">
            <w:r>
              <w:t>kein</w:t>
            </w:r>
          </w:p>
        </w:tc>
        <w:tc>
          <w:tcPr>
            <w:tcW w:w="2506" w:type="dxa"/>
            <w:vAlign w:val="center"/>
            <w:hideMark/>
          </w:tcPr>
          <w:p w:rsidR="004D4B71" w:rsidRDefault="004D4B71">
            <w:r>
              <w:rPr>
                <w:rStyle w:val="Strong"/>
              </w:rPr>
              <w:t>keinen</w:t>
            </w:r>
          </w:p>
        </w:tc>
      </w:tr>
      <w:tr w:rsidR="004D4B71" w:rsidTr="004C1B31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4D4B71" w:rsidRDefault="004D4B71">
            <w:r>
              <w:t>keine</w:t>
            </w:r>
          </w:p>
        </w:tc>
        <w:tc>
          <w:tcPr>
            <w:tcW w:w="2506" w:type="dxa"/>
            <w:vAlign w:val="center"/>
            <w:hideMark/>
          </w:tcPr>
          <w:p w:rsidR="004D4B71" w:rsidRDefault="004D4B71">
            <w:r>
              <w:t>keine</w:t>
            </w:r>
          </w:p>
        </w:tc>
      </w:tr>
      <w:tr w:rsidR="004D4B71" w:rsidTr="004C1B31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4D4B71" w:rsidRDefault="004D4B71">
            <w:r>
              <w:t>kein</w:t>
            </w:r>
          </w:p>
        </w:tc>
        <w:tc>
          <w:tcPr>
            <w:tcW w:w="2506" w:type="dxa"/>
            <w:vAlign w:val="center"/>
            <w:hideMark/>
          </w:tcPr>
          <w:p w:rsidR="004D4B71" w:rsidRDefault="004D4B71">
            <w:r>
              <w:t>kein</w:t>
            </w:r>
          </w:p>
        </w:tc>
      </w:tr>
      <w:tr w:rsidR="004D4B71" w:rsidTr="004C1B31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4D4B71" w:rsidRDefault="004D4B71">
            <w:r>
              <w:t>keine</w:t>
            </w:r>
          </w:p>
        </w:tc>
        <w:tc>
          <w:tcPr>
            <w:tcW w:w="2506" w:type="dxa"/>
            <w:vAlign w:val="center"/>
            <w:hideMark/>
          </w:tcPr>
          <w:p w:rsidR="004D4B71" w:rsidRDefault="004D4B71">
            <w:r>
              <w:t>keine</w:t>
            </w:r>
          </w:p>
        </w:tc>
      </w:tr>
    </w:tbl>
    <w:p w:rsidR="004D4B71" w:rsidRDefault="004D4B71" w:rsidP="004D4B71">
      <w:pPr>
        <w:pStyle w:val="NormalWeb"/>
      </w:pPr>
      <w:r>
        <w:t>Đặc biệt cần nhớ:</w:t>
      </w:r>
    </w:p>
    <w:p w:rsidR="004D4B71" w:rsidRDefault="004D4B71" w:rsidP="004D4B71">
      <w:pPr>
        <w:pStyle w:val="NormalWeb"/>
      </w:pPr>
      <w:r w:rsidRPr="004C1B31">
        <w:rPr>
          <w:rStyle w:val="Strong"/>
          <w:highlight w:val="yellow"/>
        </w:rPr>
        <w:t>der → den</w:t>
      </w:r>
      <w:r w:rsidRPr="004C1B31">
        <w:rPr>
          <w:highlight w:val="yellow"/>
        </w:rPr>
        <w:br/>
      </w:r>
      <w:r w:rsidRPr="004C1B31">
        <w:rPr>
          <w:rStyle w:val="Strong"/>
          <w:highlight w:val="yellow"/>
        </w:rPr>
        <w:t>kein → keinen</w:t>
      </w:r>
    </w:p>
    <w:p w:rsidR="004D4B71" w:rsidRPr="004C1B31" w:rsidRDefault="004D4B71" w:rsidP="004C1B31">
      <w:pPr>
        <w:rPr>
          <w:rStyle w:val="Strong"/>
        </w:rPr>
      </w:pPr>
      <w:r w:rsidRPr="004C1B31">
        <w:rPr>
          <w:rStyle w:val="Strong"/>
        </w:rPr>
        <w:t>Ví dụ 1</w:t>
      </w:r>
    </w:p>
    <w:p w:rsidR="004D4B71" w:rsidRDefault="004D4B71" w:rsidP="004D4B71">
      <w:pPr>
        <w:pStyle w:val="NormalWeb"/>
      </w:pPr>
      <w:r>
        <w:t xml:space="preserve">Ich habe </w:t>
      </w:r>
      <w:r>
        <w:rPr>
          <w:rStyle w:val="Strong"/>
        </w:rPr>
        <w:t>einen Bruder</w:t>
      </w:r>
      <w:r>
        <w:t>.</w:t>
      </w:r>
      <w:r>
        <w:br/>
        <w:t>Tôi có một người anh/em trai.</w:t>
      </w:r>
    </w:p>
    <w:p w:rsidR="004D4B71" w:rsidRDefault="004C1B31" w:rsidP="004D4B71">
      <w:pPr>
        <w:pStyle w:val="NormalWeb"/>
      </w:pPr>
      <w:r>
        <w:t>→</w:t>
      </w:r>
      <w:r w:rsidR="004D4B71">
        <w:t xml:space="preserve">Ich habe </w:t>
      </w:r>
      <w:r w:rsidR="004D4B71">
        <w:rPr>
          <w:rStyle w:val="Strong"/>
        </w:rPr>
        <w:t>keinen Bruder</w:t>
      </w:r>
      <w:r w:rsidR="004D4B71">
        <w:t>.</w:t>
      </w:r>
      <w:r w:rsidR="004D4B71">
        <w:br/>
        <w:t>Tôi không có anh/em trai.</w:t>
      </w:r>
    </w:p>
    <w:p w:rsidR="004D4B71" w:rsidRDefault="004D4B71" w:rsidP="004D4B71">
      <w:pPr>
        <w:pStyle w:val="NormalWeb"/>
      </w:pPr>
      <w:r>
        <w:t xml:space="preserve">Tại sao </w:t>
      </w:r>
      <w:r>
        <w:rPr>
          <w:rStyle w:val="Strong"/>
        </w:rPr>
        <w:t>keinen</w:t>
      </w:r>
      <w:r>
        <w:t>?</w:t>
      </w:r>
    </w:p>
    <w:p w:rsidR="004D4B71" w:rsidRDefault="004D4B71" w:rsidP="004D4B71">
      <w:pPr>
        <w:pStyle w:val="NormalWeb"/>
      </w:pPr>
      <w:r>
        <w:rPr>
          <w:rStyle w:val="Strong"/>
        </w:rPr>
        <w:t>Bruder</w:t>
      </w:r>
      <w:r>
        <w:t xml:space="preserve"> = giống đực → Akkusativ → </w:t>
      </w:r>
      <w:r>
        <w:rPr>
          <w:rStyle w:val="Strong"/>
        </w:rPr>
        <w:t>keinen</w:t>
      </w:r>
      <w:r>
        <w:t>.</w:t>
      </w:r>
    </w:p>
    <w:p w:rsidR="004D4B71" w:rsidRDefault="004D4B71" w:rsidP="004D4B71"/>
    <w:p w:rsidR="004D4B71" w:rsidRPr="004C1B31" w:rsidRDefault="004D4B71" w:rsidP="004C1B31">
      <w:pPr>
        <w:rPr>
          <w:rStyle w:val="Strong"/>
        </w:rPr>
      </w:pPr>
      <w:r w:rsidRPr="004C1B31">
        <w:rPr>
          <w:rStyle w:val="Strong"/>
        </w:rPr>
        <w:t>Ví dụ 2</w:t>
      </w:r>
    </w:p>
    <w:p w:rsidR="004D4B71" w:rsidRDefault="004D4B71" w:rsidP="004D4B71">
      <w:pPr>
        <w:pStyle w:val="NormalWeb"/>
      </w:pPr>
      <w:r>
        <w:t xml:space="preserve">Ich kaufe </w:t>
      </w:r>
      <w:r>
        <w:rPr>
          <w:rStyle w:val="Strong"/>
        </w:rPr>
        <w:t>eine Tasche</w:t>
      </w:r>
      <w:r>
        <w:t>.</w:t>
      </w:r>
    </w:p>
    <w:p w:rsidR="004D4B71" w:rsidRDefault="004D4B71" w:rsidP="004C1B31">
      <w:pPr>
        <w:pStyle w:val="NormalWeb"/>
      </w:pPr>
      <w:r>
        <w:t xml:space="preserve">→Ich kaufe </w:t>
      </w:r>
      <w:r>
        <w:rPr>
          <w:rStyle w:val="Strong"/>
        </w:rPr>
        <w:t>keine Tasche</w:t>
      </w:r>
      <w:r>
        <w:t>.</w:t>
      </w:r>
      <w:r w:rsidR="004C1B31">
        <w:t xml:space="preserve"> (</w:t>
      </w:r>
      <w:r>
        <w:t xml:space="preserve">Tasche = giống cái → </w:t>
      </w:r>
      <w:r>
        <w:rPr>
          <w:rStyle w:val="Strong"/>
        </w:rPr>
        <w:t>keine</w:t>
      </w:r>
      <w:r>
        <w:t>.</w:t>
      </w:r>
      <w:r w:rsidR="004C1B31">
        <w:t>)</w:t>
      </w:r>
    </w:p>
    <w:p w:rsidR="004D4B71" w:rsidRPr="004C1B31" w:rsidRDefault="004D4B71" w:rsidP="004C1B31">
      <w:pPr>
        <w:rPr>
          <w:rStyle w:val="Strong"/>
        </w:rPr>
      </w:pPr>
      <w:r w:rsidRPr="004C1B31">
        <w:rPr>
          <w:rStyle w:val="Strong"/>
        </w:rPr>
        <w:lastRenderedPageBreak/>
        <w:t>Ví dụ 3</w:t>
      </w:r>
    </w:p>
    <w:p w:rsidR="004D4B71" w:rsidRDefault="004D4B71" w:rsidP="004D4B71">
      <w:pPr>
        <w:pStyle w:val="NormalWeb"/>
      </w:pPr>
      <w:r>
        <w:t xml:space="preserve">Ich habe </w:t>
      </w:r>
      <w:r>
        <w:rPr>
          <w:rStyle w:val="Strong"/>
        </w:rPr>
        <w:t>ein Auto</w:t>
      </w:r>
      <w:r>
        <w:t>.</w:t>
      </w:r>
    </w:p>
    <w:p w:rsidR="004D4B71" w:rsidRDefault="004C1B31" w:rsidP="004D4B71">
      <w:pPr>
        <w:pStyle w:val="NormalWeb"/>
      </w:pPr>
      <w:r>
        <w:t>→</w:t>
      </w:r>
      <w:r w:rsidR="004D4B71">
        <w:t xml:space="preserve">Ich habe </w:t>
      </w:r>
      <w:r w:rsidR="004D4B71">
        <w:rPr>
          <w:rStyle w:val="Strong"/>
        </w:rPr>
        <w:t>kein Auto</w:t>
      </w:r>
      <w:r w:rsidR="004D4B71">
        <w:t>.</w:t>
      </w:r>
    </w:p>
    <w:p w:rsidR="004D4B71" w:rsidRDefault="004D4B71" w:rsidP="004C1B31">
      <w:pPr>
        <w:pStyle w:val="NormalWeb"/>
      </w:pPr>
      <w:r>
        <w:t xml:space="preserve">Auto = giống trung → </w:t>
      </w:r>
      <w:r>
        <w:rPr>
          <w:rStyle w:val="Strong"/>
        </w:rPr>
        <w:t>kein</w:t>
      </w:r>
      <w:r w:rsidR="004C1B31">
        <w:t>.</w:t>
      </w:r>
    </w:p>
    <w:p w:rsidR="004D4B71" w:rsidRDefault="004D4B71" w:rsidP="004C1B31">
      <w:pPr>
        <w:pStyle w:val="Heading3"/>
      </w:pPr>
      <w:bookmarkStart w:id="325" w:name="_Toc240106148"/>
      <w:bookmarkStart w:id="326" w:name="_Toc240109641"/>
      <w:bookmarkStart w:id="327" w:name="_Toc240230543"/>
      <w:r>
        <w:t>5. CÁCH NHẬN BIẾT NHANH: NICHT HAY KEIN?</w:t>
      </w:r>
      <w:bookmarkEnd w:id="325"/>
      <w:bookmarkEnd w:id="326"/>
      <w:bookmarkEnd w:id="327"/>
    </w:p>
    <w:p w:rsidR="004D4B71" w:rsidRDefault="004D4B71" w:rsidP="004D4B71">
      <w:pPr>
        <w:pStyle w:val="NormalWeb"/>
      </w:pPr>
      <w:r>
        <w:t>Đây là phần bạn cần nhớ nhất.</w:t>
      </w:r>
    </w:p>
    <w:p w:rsidR="004D4B71" w:rsidRDefault="004D4B71" w:rsidP="004D4B71">
      <w:pPr>
        <w:pStyle w:val="NormalWeb"/>
      </w:pPr>
      <w:r>
        <w:t xml:space="preserve">Hãy nhìn </w:t>
      </w:r>
      <w:r>
        <w:rPr>
          <w:rStyle w:val="Strong"/>
        </w:rPr>
        <w:t>thứ đứng sau chỗ phủ định</w:t>
      </w:r>
      <w:r>
        <w:t>.</w:t>
      </w:r>
    </w:p>
    <w:p w:rsidR="004D4B71" w:rsidRPr="00B20747" w:rsidRDefault="004D4B71" w:rsidP="00B20747">
      <w:pPr>
        <w:jc w:val="center"/>
        <w:rPr>
          <w:rStyle w:val="Strong"/>
        </w:rPr>
      </w:pPr>
      <w:r w:rsidRPr="00B20747">
        <w:rPr>
          <w:rStyle w:val="Strong"/>
        </w:rPr>
        <w:t>Trường hợp 1: Có danh từ + ý "không có"</w:t>
      </w:r>
    </w:p>
    <w:p w:rsidR="004D4B71" w:rsidRDefault="004D4B71" w:rsidP="00B20747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KEIN</w:t>
      </w:r>
    </w:p>
    <w:p w:rsidR="004D4B71" w:rsidRDefault="004D4B71" w:rsidP="00B20747">
      <w:r>
        <w:t xml:space="preserve">Ich habe </w:t>
      </w:r>
      <w:r>
        <w:rPr>
          <w:rStyle w:val="Strong"/>
        </w:rPr>
        <w:t>kein Geld</w:t>
      </w:r>
      <w:r>
        <w:t>.</w:t>
      </w:r>
      <w:r>
        <w:br/>
        <w:t>Tôi không có tiền.</w:t>
      </w:r>
    </w:p>
    <w:p w:rsidR="004D4B71" w:rsidRDefault="004D4B71" w:rsidP="00B20747">
      <w:r>
        <w:t xml:space="preserve">Ich habe </w:t>
      </w:r>
      <w:r>
        <w:rPr>
          <w:rStyle w:val="Strong"/>
        </w:rPr>
        <w:t>keine Zeit</w:t>
      </w:r>
      <w:r>
        <w:t>.</w:t>
      </w:r>
      <w:r>
        <w:br/>
        <w:t>Tôi không có thời gian.</w:t>
      </w:r>
    </w:p>
    <w:p w:rsidR="004D4B71" w:rsidRDefault="004D4B71" w:rsidP="00B20747">
      <w:r>
        <w:t xml:space="preserve">Ich habe </w:t>
      </w:r>
      <w:r>
        <w:rPr>
          <w:rStyle w:val="Strong"/>
        </w:rPr>
        <w:t>keinen Freund</w:t>
      </w:r>
      <w:r>
        <w:t>.</w:t>
      </w:r>
      <w:r>
        <w:br/>
        <w:t>Tôi không có bạn trai.</w:t>
      </w:r>
    </w:p>
    <w:p w:rsidR="004D4B71" w:rsidRDefault="004D4B71" w:rsidP="00B20747"/>
    <w:p w:rsidR="004D4B71" w:rsidRPr="00B20747" w:rsidRDefault="004D4B71" w:rsidP="00B20747">
      <w:pPr>
        <w:jc w:val="center"/>
        <w:rPr>
          <w:rStyle w:val="Strong"/>
        </w:rPr>
      </w:pPr>
      <w:r w:rsidRPr="00B20747">
        <w:rPr>
          <w:rStyle w:val="Strong"/>
        </w:rPr>
        <w:t>Trường hợp 2: Phủ định hành động</w:t>
      </w:r>
    </w:p>
    <w:p w:rsidR="004D4B71" w:rsidRDefault="004D4B71" w:rsidP="00B20747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NICHT</w:t>
      </w:r>
    </w:p>
    <w:p w:rsidR="004D4B71" w:rsidRDefault="004D4B71" w:rsidP="00B20747">
      <w:r>
        <w:t xml:space="preserve">Ich arbeite </w:t>
      </w:r>
      <w:r>
        <w:rPr>
          <w:rStyle w:val="Strong"/>
        </w:rPr>
        <w:t>nicht</w:t>
      </w:r>
      <w:r>
        <w:t>.</w:t>
      </w:r>
      <w:r>
        <w:br/>
        <w:t>Tôi không làm việc.</w:t>
      </w:r>
    </w:p>
    <w:p w:rsidR="004D4B71" w:rsidRDefault="004D4B71" w:rsidP="00B20747">
      <w:r>
        <w:t xml:space="preserve">Ich schlafe </w:t>
      </w:r>
      <w:r>
        <w:rPr>
          <w:rStyle w:val="Strong"/>
        </w:rPr>
        <w:t>nicht</w:t>
      </w:r>
      <w:r>
        <w:t>.</w:t>
      </w:r>
      <w:r>
        <w:br/>
        <w:t>Tôi không ngủ.</w:t>
      </w:r>
    </w:p>
    <w:p w:rsidR="004D4B71" w:rsidRDefault="004D4B71" w:rsidP="00B20747">
      <w:r>
        <w:t xml:space="preserve">Ich lerne </w:t>
      </w:r>
      <w:r>
        <w:rPr>
          <w:rStyle w:val="Strong"/>
        </w:rPr>
        <w:t>nicht</w:t>
      </w:r>
      <w:r>
        <w:t>.</w:t>
      </w:r>
      <w:r>
        <w:br/>
        <w:t>Tôi không học.</w:t>
      </w:r>
    </w:p>
    <w:p w:rsidR="004D4B71" w:rsidRDefault="004D4B71" w:rsidP="00B20747"/>
    <w:p w:rsidR="00B20747" w:rsidRDefault="00B20747" w:rsidP="00B20747"/>
    <w:p w:rsidR="00B20747" w:rsidRDefault="00B20747" w:rsidP="00B20747"/>
    <w:p w:rsidR="00B20747" w:rsidRDefault="00B20747" w:rsidP="00B20747"/>
    <w:p w:rsidR="004D4B71" w:rsidRPr="00B20747" w:rsidRDefault="004D4B71" w:rsidP="00B20747">
      <w:pPr>
        <w:jc w:val="center"/>
        <w:rPr>
          <w:rStyle w:val="Strong"/>
        </w:rPr>
      </w:pPr>
      <w:r w:rsidRPr="00B20747">
        <w:rPr>
          <w:rStyle w:val="Strong"/>
        </w:rPr>
        <w:lastRenderedPageBreak/>
        <w:t>Trường hợp 3: Phủ định tính từ</w:t>
      </w:r>
    </w:p>
    <w:p w:rsidR="004D4B71" w:rsidRDefault="004D4B71" w:rsidP="00B20747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NICHT</w:t>
      </w:r>
    </w:p>
    <w:p w:rsidR="004D4B71" w:rsidRDefault="004D4B71" w:rsidP="00B20747">
      <w:r>
        <w:t xml:space="preserve">Das ist </w:t>
      </w:r>
      <w:r>
        <w:rPr>
          <w:rStyle w:val="Strong"/>
        </w:rPr>
        <w:t>nicht teuer</w:t>
      </w:r>
      <w:r>
        <w:t>.</w:t>
      </w:r>
      <w:r>
        <w:br/>
        <w:t>Cái này không đắt.</w:t>
      </w:r>
    </w:p>
    <w:p w:rsidR="004D4B71" w:rsidRDefault="004D4B71" w:rsidP="00B20747">
      <w:r>
        <w:t xml:space="preserve">Das Essen ist </w:t>
      </w:r>
      <w:r>
        <w:rPr>
          <w:rStyle w:val="Strong"/>
        </w:rPr>
        <w:t>nicht gut</w:t>
      </w:r>
      <w:r>
        <w:t>.</w:t>
      </w:r>
      <w:r>
        <w:br/>
        <w:t>Đồ ăn không ngon.</w:t>
      </w:r>
    </w:p>
    <w:p w:rsidR="004D4B71" w:rsidRDefault="004D4B71" w:rsidP="00B20747">
      <w:r>
        <w:t xml:space="preserve">Ich bin </w:t>
      </w:r>
      <w:r>
        <w:rPr>
          <w:rStyle w:val="Strong"/>
        </w:rPr>
        <w:t>nicht müde</w:t>
      </w:r>
      <w:r>
        <w:t>.</w:t>
      </w:r>
      <w:r>
        <w:br/>
        <w:t>Tôi không mệt.</w:t>
      </w:r>
    </w:p>
    <w:p w:rsidR="004D4B71" w:rsidRDefault="004D4B71" w:rsidP="00B20747"/>
    <w:p w:rsidR="004D4B71" w:rsidRPr="00B20747" w:rsidRDefault="004D4B71" w:rsidP="00B20747">
      <w:pPr>
        <w:jc w:val="center"/>
        <w:rPr>
          <w:rStyle w:val="Strong"/>
        </w:rPr>
      </w:pPr>
      <w:r w:rsidRPr="00B20747">
        <w:rPr>
          <w:rStyle w:val="Strong"/>
        </w:rPr>
        <w:t>Trường hợp 4: Danh từ đã có "mein/dein/der/die/das..."</w:t>
      </w:r>
    </w:p>
    <w:p w:rsidR="004D4B71" w:rsidRDefault="004D4B71" w:rsidP="00B20747">
      <w:r>
        <w:rPr>
          <w:rFonts w:ascii="Segoe UI Symbol" w:hAnsi="Segoe UI Symbol" w:cs="Segoe UI Symbol"/>
        </w:rPr>
        <w:t>👉</w:t>
      </w:r>
      <w:r>
        <w:t xml:space="preserve"> thường dùng </w:t>
      </w:r>
      <w:r>
        <w:rPr>
          <w:rStyle w:val="Strong"/>
        </w:rPr>
        <w:t>NICHT</w:t>
      </w:r>
      <w:r>
        <w:t>, không dùng kein.</w:t>
      </w:r>
    </w:p>
    <w:p w:rsidR="004D4B71" w:rsidRDefault="004D4B71" w:rsidP="00B20747">
      <w:r>
        <w:t>Ví dụ:</w:t>
      </w:r>
    </w:p>
    <w:p w:rsidR="004D4B71" w:rsidRDefault="004D4B71" w:rsidP="00B20747">
      <w:r>
        <w:t xml:space="preserve">Das ist </w:t>
      </w:r>
      <w:r>
        <w:rPr>
          <w:rStyle w:val="Strong"/>
        </w:rPr>
        <w:t>mein Auto</w:t>
      </w:r>
      <w:r>
        <w:t>.</w:t>
      </w:r>
      <w:r>
        <w:br/>
        <w:t>Đây là xe của tôi.</w:t>
      </w:r>
    </w:p>
    <w:p w:rsidR="004D4B71" w:rsidRDefault="00B20747" w:rsidP="00B20747">
      <w:r>
        <w:t>→</w:t>
      </w:r>
      <w:r w:rsidR="004D4B71">
        <w:t xml:space="preserve">Das ist </w:t>
      </w:r>
      <w:r w:rsidR="004D4B71">
        <w:rPr>
          <w:rStyle w:val="Strong"/>
        </w:rPr>
        <w:t>nicht mein Auto</w:t>
      </w:r>
      <w:r w:rsidR="004D4B71">
        <w:t>.</w:t>
      </w:r>
      <w:r w:rsidR="004D4B71">
        <w:br/>
        <w:t>Đây không phải xe của tôi.</w:t>
      </w:r>
    </w:p>
    <w:p w:rsidR="004D4B71" w:rsidRDefault="004D4B71" w:rsidP="00B20747">
      <w:r>
        <w:rPr>
          <w:rFonts w:ascii="Segoe UI Symbol" w:hAnsi="Segoe UI Symbol" w:cs="Segoe UI Symbol"/>
        </w:rPr>
        <w:t>❌</w:t>
      </w:r>
      <w:r>
        <w:t xml:space="preserve"> Không nói:</w:t>
      </w:r>
    </w:p>
    <w:p w:rsidR="004D4B71" w:rsidRDefault="004D4B71" w:rsidP="00B20747">
      <w:del w:id="328" w:author="Unknown">
        <w:r>
          <w:delText>Das ist kein mein Auto.</w:delText>
        </w:r>
      </w:del>
    </w:p>
    <w:p w:rsidR="004D4B71" w:rsidRDefault="004D4B71" w:rsidP="00B20747">
      <w:r>
        <w:t xml:space="preserve">Vì </w:t>
      </w:r>
      <w:r>
        <w:rPr>
          <w:rStyle w:val="Strong"/>
        </w:rPr>
        <w:t>mein</w:t>
      </w:r>
      <w:r>
        <w:t xml:space="preserve"> đã đứng trước danh từ rồi.</w:t>
      </w:r>
    </w:p>
    <w:p w:rsidR="004D4B71" w:rsidRDefault="004D4B71" w:rsidP="004D4B71"/>
    <w:p w:rsidR="004D4B71" w:rsidRDefault="004D4B71" w:rsidP="00B20747">
      <w:pPr>
        <w:pStyle w:val="Heading3"/>
      </w:pPr>
      <w:bookmarkStart w:id="329" w:name="_Toc240106149"/>
      <w:bookmarkStart w:id="330" w:name="_Toc240109642"/>
      <w:bookmarkStart w:id="331" w:name="_Toc240230544"/>
      <w:r>
        <w:t>6. SO SÁNH CỰC QUAN TRỌNG</w:t>
      </w:r>
      <w:bookmarkEnd w:id="329"/>
      <w:bookmarkEnd w:id="330"/>
      <w:bookmarkEnd w:id="331"/>
    </w:p>
    <w:p w:rsidR="004D4B71" w:rsidRPr="00B20747" w:rsidRDefault="004D4B71" w:rsidP="00B20747">
      <w:pPr>
        <w:rPr>
          <w:rStyle w:val="Strong"/>
        </w:rPr>
      </w:pPr>
      <w:r w:rsidRPr="00B20747">
        <w:rPr>
          <w:rStyle w:val="Strong"/>
          <w:highlight w:val="yellow"/>
        </w:rPr>
        <w:t>kein Auto</w:t>
      </w:r>
    </w:p>
    <w:p w:rsidR="004D4B71" w:rsidRDefault="004D4B71" w:rsidP="00B20747">
      <w:pPr>
        <w:jc w:val="center"/>
      </w:pPr>
      <w:r>
        <w:t xml:space="preserve">Ich habe </w:t>
      </w:r>
      <w:r>
        <w:rPr>
          <w:rStyle w:val="Strong"/>
        </w:rPr>
        <w:t>kein Auto</w:t>
      </w:r>
      <w:r>
        <w:t>.</w:t>
      </w:r>
    </w:p>
    <w:p w:rsidR="004D4B71" w:rsidRDefault="004D4B71" w:rsidP="00B20747">
      <w:r>
        <w:t xml:space="preserve">= Tôi </w:t>
      </w:r>
      <w:r>
        <w:rPr>
          <w:rStyle w:val="Strong"/>
        </w:rPr>
        <w:t>không có ô tô</w:t>
      </w:r>
      <w:r>
        <w:t>.</w:t>
      </w:r>
    </w:p>
    <w:p w:rsidR="004D4B71" w:rsidRDefault="004D4B71" w:rsidP="00B20747">
      <w:r>
        <w:t xml:space="preserve">Ở đây </w:t>
      </w:r>
      <w:r>
        <w:rPr>
          <w:rStyle w:val="Strong"/>
        </w:rPr>
        <w:t>Auto</w:t>
      </w:r>
      <w:r>
        <w:t xml:space="preserve"> không có mạo từ → dùng </w:t>
      </w:r>
      <w:r>
        <w:rPr>
          <w:rStyle w:val="Strong"/>
        </w:rPr>
        <w:t>kein</w:t>
      </w:r>
      <w:r>
        <w:t>.</w:t>
      </w:r>
    </w:p>
    <w:p w:rsidR="004D4B71" w:rsidRDefault="004D4B71" w:rsidP="00B20747"/>
    <w:p w:rsidR="004D4B71" w:rsidRDefault="004D4B71" w:rsidP="00B20747">
      <w:r w:rsidRPr="00B20747">
        <w:rPr>
          <w:highlight w:val="yellow"/>
        </w:rPr>
        <w:t>nicht mein Auto</w:t>
      </w:r>
    </w:p>
    <w:p w:rsidR="004D4B71" w:rsidRDefault="004D4B71" w:rsidP="00B20747">
      <w:pPr>
        <w:jc w:val="center"/>
      </w:pPr>
      <w:r>
        <w:t xml:space="preserve">Das ist </w:t>
      </w:r>
      <w:r>
        <w:rPr>
          <w:rStyle w:val="Strong"/>
        </w:rPr>
        <w:t>nicht mein Auto</w:t>
      </w:r>
      <w:r>
        <w:t>.</w:t>
      </w:r>
    </w:p>
    <w:p w:rsidR="004D4B71" w:rsidRDefault="004D4B71" w:rsidP="00B20747">
      <w:r>
        <w:t xml:space="preserve">= Đây </w:t>
      </w:r>
      <w:r>
        <w:rPr>
          <w:rStyle w:val="Strong"/>
        </w:rPr>
        <w:t>không phải xe của tôi</w:t>
      </w:r>
      <w:r>
        <w:t>.</w:t>
      </w:r>
    </w:p>
    <w:p w:rsidR="00B20747" w:rsidRPr="00B20747" w:rsidRDefault="004D4B71" w:rsidP="00B20747">
      <w:r>
        <w:t xml:space="preserve">Có </w:t>
      </w:r>
      <w:r>
        <w:rPr>
          <w:rStyle w:val="Strong"/>
        </w:rPr>
        <w:t>mein</w:t>
      </w:r>
      <w:r>
        <w:t xml:space="preserve"> → dùng </w:t>
      </w:r>
      <w:r>
        <w:rPr>
          <w:rStyle w:val="Strong"/>
        </w:rPr>
        <w:t>nicht</w:t>
      </w:r>
      <w:r>
        <w:t>.</w:t>
      </w:r>
    </w:p>
    <w:p w:rsidR="004D4B71" w:rsidRDefault="004D4B71" w:rsidP="00B20747">
      <w:r w:rsidRPr="00B20747">
        <w:rPr>
          <w:highlight w:val="yellow"/>
        </w:rPr>
        <w:lastRenderedPageBreak/>
        <w:t>kein Kaffee</w:t>
      </w:r>
    </w:p>
    <w:p w:rsidR="004D4B71" w:rsidRDefault="004D4B71" w:rsidP="00B20747">
      <w:pPr>
        <w:jc w:val="center"/>
      </w:pPr>
      <w:r>
        <w:t xml:space="preserve">Ich trinke </w:t>
      </w:r>
      <w:r>
        <w:rPr>
          <w:rStyle w:val="Strong"/>
        </w:rPr>
        <w:t>keinen Kaffee</w:t>
      </w:r>
      <w:r>
        <w:t>.</w:t>
      </w:r>
    </w:p>
    <w:p w:rsidR="004D4B71" w:rsidRDefault="004D4B71" w:rsidP="00B20747">
      <w:r>
        <w:t>= Tôi không uố</w:t>
      </w:r>
      <w:r w:rsidR="00B20747">
        <w:t>ng cà phê</w:t>
      </w:r>
    </w:p>
    <w:p w:rsidR="00B20747" w:rsidRDefault="00B20747" w:rsidP="00B20747"/>
    <w:p w:rsidR="00B20747" w:rsidRDefault="004D4B71" w:rsidP="00B20747">
      <w:r w:rsidRPr="00B20747">
        <w:rPr>
          <w:highlight w:val="yellow"/>
        </w:rPr>
        <w:t>nicht gut</w:t>
      </w:r>
    </w:p>
    <w:p w:rsidR="004D4B71" w:rsidRDefault="004D4B71" w:rsidP="00B20747">
      <w:pPr>
        <w:jc w:val="center"/>
      </w:pPr>
      <w:r>
        <w:t xml:space="preserve">Der Kaffee ist </w:t>
      </w:r>
      <w:r>
        <w:rPr>
          <w:rStyle w:val="Strong"/>
        </w:rPr>
        <w:t>nicht gut</w:t>
      </w:r>
      <w:r>
        <w:t>.</w:t>
      </w:r>
    </w:p>
    <w:p w:rsidR="004D4B71" w:rsidRDefault="00B20747" w:rsidP="004D4B71">
      <w:r>
        <w:t>= Cà phê không ngon.</w:t>
      </w:r>
    </w:p>
    <w:p w:rsidR="004D4B71" w:rsidRDefault="004D4B71" w:rsidP="00B20747">
      <w:pPr>
        <w:pStyle w:val="Heading3"/>
      </w:pPr>
      <w:bookmarkStart w:id="332" w:name="_Toc240106150"/>
      <w:bookmarkStart w:id="333" w:name="_Toc240109643"/>
      <w:bookmarkStart w:id="334" w:name="_Toc240230545"/>
      <w:r>
        <w:t>7. NICHT ĐỨNG Ở ĐÂU?</w:t>
      </w:r>
      <w:bookmarkEnd w:id="332"/>
      <w:bookmarkEnd w:id="333"/>
      <w:bookmarkEnd w:id="334"/>
    </w:p>
    <w:p w:rsidR="004D4B71" w:rsidRDefault="004D4B71" w:rsidP="00B20747">
      <w:r>
        <w:t>Đây là phần dễ gây rối nhất nên mình sẽ chỉ cho bạn cách A1 dễ nhớ.</w:t>
      </w:r>
    </w:p>
    <w:p w:rsidR="004D4B71" w:rsidRDefault="004D4B71" w:rsidP="00B20747">
      <w:r>
        <w:t>Phủ định toàn bộ hành động</w:t>
      </w:r>
    </w:p>
    <w:p w:rsidR="004D4B71" w:rsidRDefault="004D4B71" w:rsidP="00B20747">
      <w:pPr>
        <w:jc w:val="center"/>
      </w:pPr>
      <w:r w:rsidRPr="00B20747">
        <w:rPr>
          <w:highlight w:val="yellow"/>
        </w:rPr>
        <w:t xml:space="preserve">Thường </w:t>
      </w:r>
      <w:r w:rsidRPr="00B20747">
        <w:rPr>
          <w:rStyle w:val="Strong"/>
          <w:highlight w:val="yellow"/>
        </w:rPr>
        <w:t>nicht</w:t>
      </w:r>
      <w:r w:rsidRPr="00B20747">
        <w:rPr>
          <w:highlight w:val="yellow"/>
        </w:rPr>
        <w:t xml:space="preserve"> đứng gần cuối câu.</w:t>
      </w:r>
    </w:p>
    <w:p w:rsidR="004D4B71" w:rsidRDefault="004D4B71" w:rsidP="00B20747">
      <w:r>
        <w:t xml:space="preserve">Ich arbeite heute </w:t>
      </w:r>
      <w:r>
        <w:rPr>
          <w:rStyle w:val="Strong"/>
        </w:rPr>
        <w:t>nicht</w:t>
      </w:r>
      <w:r>
        <w:t>.</w:t>
      </w:r>
      <w:r>
        <w:br/>
        <w:t>Hôm nay tôi không làm việc.</w:t>
      </w:r>
    </w:p>
    <w:p w:rsidR="004D4B71" w:rsidRDefault="004D4B71" w:rsidP="00B20747">
      <w:r>
        <w:t xml:space="preserve">Ich komme morgen </w:t>
      </w:r>
      <w:r>
        <w:rPr>
          <w:rStyle w:val="Strong"/>
        </w:rPr>
        <w:t>nicht</w:t>
      </w:r>
      <w:r>
        <w:t>.</w:t>
      </w:r>
      <w:r>
        <w:br/>
        <w:t>Ngày mai tôi không đến.</w:t>
      </w:r>
    </w:p>
    <w:p w:rsidR="004D4B71" w:rsidRDefault="004D4B71" w:rsidP="00B20747">
      <w:r>
        <w:t xml:space="preserve">Ich schlafe heute </w:t>
      </w:r>
      <w:r>
        <w:rPr>
          <w:rStyle w:val="Strong"/>
        </w:rPr>
        <w:t>nicht</w:t>
      </w:r>
      <w:r>
        <w:t>.</w:t>
      </w:r>
      <w:r>
        <w:br/>
        <w:t>Hôm nay tôi không ngủ.</w:t>
      </w:r>
    </w:p>
    <w:p w:rsidR="004D4B71" w:rsidRDefault="004D4B71" w:rsidP="00B20747"/>
    <w:p w:rsidR="004D4B71" w:rsidRDefault="004D4B71" w:rsidP="00B20747">
      <w:r>
        <w:t>Với tính từ</w:t>
      </w:r>
    </w:p>
    <w:p w:rsidR="004D4B71" w:rsidRDefault="004D4B71" w:rsidP="00B20747">
      <w:pPr>
        <w:jc w:val="center"/>
      </w:pPr>
      <w:r w:rsidRPr="00B20747">
        <w:rPr>
          <w:rStyle w:val="Strong"/>
          <w:highlight w:val="yellow"/>
        </w:rPr>
        <w:t>nicht + tính từ</w:t>
      </w:r>
    </w:p>
    <w:p w:rsidR="004D4B71" w:rsidRDefault="004D4B71" w:rsidP="00B20747">
      <w:r>
        <w:t xml:space="preserve">Das ist </w:t>
      </w:r>
      <w:r>
        <w:rPr>
          <w:rStyle w:val="Strong"/>
        </w:rPr>
        <w:t>nicht teuer</w:t>
      </w:r>
      <w:r>
        <w:t>.</w:t>
      </w:r>
    </w:p>
    <w:p w:rsidR="004D4B71" w:rsidRDefault="004D4B71" w:rsidP="00B20747">
      <w:r>
        <w:t xml:space="preserve">Ich bin </w:t>
      </w:r>
      <w:r>
        <w:rPr>
          <w:rStyle w:val="Strong"/>
        </w:rPr>
        <w:t>nicht müde</w:t>
      </w:r>
      <w:r>
        <w:t>.</w:t>
      </w:r>
    </w:p>
    <w:p w:rsidR="004D4B71" w:rsidRDefault="004D4B71" w:rsidP="00B20747">
      <w:r>
        <w:t xml:space="preserve">Das Essen ist </w:t>
      </w:r>
      <w:r>
        <w:rPr>
          <w:rStyle w:val="Strong"/>
        </w:rPr>
        <w:t>nicht lecker</w:t>
      </w:r>
      <w:r>
        <w:t>.</w:t>
      </w:r>
    </w:p>
    <w:p w:rsidR="004D4B71" w:rsidRDefault="004D4B71" w:rsidP="00B20747"/>
    <w:p w:rsidR="004D4B71" w:rsidRDefault="004D4B71" w:rsidP="00B20747">
      <w:r>
        <w:t>Với địa điểm/thời gian cụ thể</w:t>
      </w:r>
    </w:p>
    <w:p w:rsidR="004D4B71" w:rsidRDefault="004D4B71" w:rsidP="00B20747">
      <w:r>
        <w:t xml:space="preserve">Ich fahre </w:t>
      </w:r>
      <w:r>
        <w:rPr>
          <w:rStyle w:val="Strong"/>
        </w:rPr>
        <w:t>nicht nach Berlin</w:t>
      </w:r>
      <w:r>
        <w:t>.</w:t>
      </w:r>
      <w:r>
        <w:br/>
        <w:t>Tôi không đi Berlin.</w:t>
      </w:r>
    </w:p>
    <w:p w:rsidR="00B20747" w:rsidRDefault="004D4B71" w:rsidP="00B20747">
      <w:r>
        <w:t xml:space="preserve">Ich arbeite </w:t>
      </w:r>
      <w:r>
        <w:rPr>
          <w:rStyle w:val="Strong"/>
        </w:rPr>
        <w:t>nicht am Montag</w:t>
      </w:r>
      <w:r>
        <w:t>.</w:t>
      </w:r>
      <w:r>
        <w:br/>
        <w:t>Tôi không làm việc vào thứ Hai.</w:t>
      </w:r>
    </w:p>
    <w:p w:rsidR="004D4B71" w:rsidRDefault="004D4B71" w:rsidP="004D4B71">
      <w:r>
        <w:t xml:space="preserve">Ở A1, bạn chưa cần cố học hết mọi quy tắc vị trí của </w:t>
      </w:r>
      <w:r>
        <w:rPr>
          <w:rStyle w:val="Emphasis"/>
        </w:rPr>
        <w:t>nicht</w:t>
      </w:r>
      <w:r>
        <w:t xml:space="preserve">. Quan trọng trước mắt là </w:t>
      </w:r>
      <w:r>
        <w:rPr>
          <w:rStyle w:val="Strong"/>
        </w:rPr>
        <w:t>nhìn xem mình đang phủ định cái gì</w:t>
      </w:r>
      <w:r>
        <w:t>.</w:t>
      </w:r>
    </w:p>
    <w:p w:rsidR="004D4B71" w:rsidRDefault="004D4B71" w:rsidP="00B20747">
      <w:pPr>
        <w:pStyle w:val="Heading3"/>
      </w:pPr>
      <w:bookmarkStart w:id="335" w:name="_Toc240106151"/>
      <w:bookmarkStart w:id="336" w:name="_Toc240109644"/>
      <w:bookmarkStart w:id="337" w:name="_Toc240230546"/>
      <w:r>
        <w:lastRenderedPageBreak/>
        <w:t>8. 3 CẶP VÍ DỤ THỰC TẾ</w:t>
      </w:r>
      <w:bookmarkEnd w:id="335"/>
      <w:bookmarkEnd w:id="336"/>
      <w:bookmarkEnd w:id="337"/>
    </w:p>
    <w:p w:rsidR="004D4B71" w:rsidRPr="00B20747" w:rsidRDefault="004D4B71" w:rsidP="00B20747">
      <w:pPr>
        <w:rPr>
          <w:rStyle w:val="Strong"/>
        </w:rPr>
      </w:pPr>
      <w:r w:rsidRPr="00B20747">
        <w:rPr>
          <w:rStyle w:val="Strong"/>
        </w:rPr>
        <w:t>Tình huống 1 — Nhà hàng</w:t>
      </w:r>
    </w:p>
    <w:p w:rsidR="004D4B71" w:rsidRDefault="004D4B71" w:rsidP="00B20747">
      <w:pPr>
        <w:jc w:val="center"/>
      </w:pPr>
      <w:r>
        <w:t xml:space="preserve">Ich esse </w:t>
      </w:r>
      <w:r>
        <w:rPr>
          <w:rStyle w:val="Strong"/>
        </w:rPr>
        <w:t>kein Fleisch</w:t>
      </w:r>
      <w:r>
        <w:t>.</w:t>
      </w:r>
      <w:r>
        <w:br/>
        <w:t>Tôi không ăn thịt.</w:t>
      </w:r>
    </w:p>
    <w:p w:rsidR="004D4B71" w:rsidRDefault="004D4B71" w:rsidP="00B20747">
      <w:r>
        <w:rPr>
          <w:rStyle w:val="Strong"/>
        </w:rPr>
        <w:t>Vì sao?</w:t>
      </w:r>
      <w:r>
        <w:br/>
        <w:t xml:space="preserve">→ </w:t>
      </w:r>
      <w:r>
        <w:rPr>
          <w:rStyle w:val="Emphasis"/>
        </w:rPr>
        <w:t>Fleisch</w:t>
      </w:r>
      <w:r>
        <w:t xml:space="preserve"> là danh từ → dùng </w:t>
      </w:r>
      <w:r>
        <w:rPr>
          <w:rStyle w:val="Strong"/>
        </w:rPr>
        <w:t>kein</w:t>
      </w:r>
      <w:r>
        <w:t>.</w:t>
      </w:r>
    </w:p>
    <w:p w:rsidR="004D4B71" w:rsidRDefault="004D4B71" w:rsidP="00B20747">
      <w:r>
        <w:t>Nhưng:</w:t>
      </w:r>
    </w:p>
    <w:p w:rsidR="004D4B71" w:rsidRDefault="004D4B71" w:rsidP="00B20747">
      <w:pPr>
        <w:jc w:val="center"/>
      </w:pPr>
      <w:r>
        <w:t xml:space="preserve">Das Fleisch ist </w:t>
      </w:r>
      <w:r>
        <w:rPr>
          <w:rStyle w:val="Strong"/>
        </w:rPr>
        <w:t>nicht lecker</w:t>
      </w:r>
      <w:r>
        <w:t>.</w:t>
      </w:r>
      <w:r>
        <w:br/>
        <w:t>Thịt không ngon.</w:t>
      </w:r>
    </w:p>
    <w:p w:rsidR="004D4B71" w:rsidRDefault="004D4B71" w:rsidP="00B20747">
      <w:r>
        <w:rPr>
          <w:rStyle w:val="Strong"/>
        </w:rPr>
        <w:t>Vì sao?</w:t>
      </w:r>
      <w:r>
        <w:br/>
        <w:t xml:space="preserve">→ </w:t>
      </w:r>
      <w:r>
        <w:rPr>
          <w:rStyle w:val="Emphasis"/>
        </w:rPr>
        <w:t>lecker</w:t>
      </w:r>
      <w:r>
        <w:t xml:space="preserve"> là tính từ → dùng </w:t>
      </w:r>
      <w:r>
        <w:rPr>
          <w:rStyle w:val="Strong"/>
        </w:rPr>
        <w:t>nicht</w:t>
      </w:r>
      <w:r>
        <w:t>.</w:t>
      </w:r>
    </w:p>
    <w:p w:rsidR="004D4B71" w:rsidRDefault="004D4B71" w:rsidP="00B20747"/>
    <w:p w:rsidR="004D4B71" w:rsidRPr="00B20747" w:rsidRDefault="004D4B71" w:rsidP="00B20747">
      <w:pPr>
        <w:rPr>
          <w:rStyle w:val="Strong"/>
        </w:rPr>
      </w:pPr>
      <w:r w:rsidRPr="00B20747">
        <w:rPr>
          <w:rStyle w:val="Strong"/>
        </w:rPr>
        <w:t>Tình huống 2 — Quán cà phê</w:t>
      </w:r>
    </w:p>
    <w:p w:rsidR="004D4B71" w:rsidRDefault="004D4B71" w:rsidP="00B20747">
      <w:pPr>
        <w:jc w:val="center"/>
      </w:pPr>
      <w:r>
        <w:t xml:space="preserve">Ich trinke </w:t>
      </w:r>
      <w:r>
        <w:rPr>
          <w:rStyle w:val="Strong"/>
        </w:rPr>
        <w:t>keinen Kaffee</w:t>
      </w:r>
      <w:r>
        <w:t>.</w:t>
      </w:r>
      <w:r>
        <w:br/>
        <w:t>Tôi không uống cà phê.</w:t>
      </w:r>
    </w:p>
    <w:p w:rsidR="004D4B71" w:rsidRDefault="004D4B71" w:rsidP="00B20747">
      <w:r>
        <w:rPr>
          <w:rStyle w:val="Strong"/>
        </w:rPr>
        <w:t>Vì sao?</w:t>
      </w:r>
      <w:r>
        <w:br/>
        <w:t xml:space="preserve">→ </w:t>
      </w:r>
      <w:r>
        <w:rPr>
          <w:rStyle w:val="Emphasis"/>
        </w:rPr>
        <w:t>Kaffee</w:t>
      </w:r>
      <w:r>
        <w:t xml:space="preserve"> là danh từ giống đực, Akkusativ → </w:t>
      </w:r>
      <w:r>
        <w:rPr>
          <w:rStyle w:val="Strong"/>
        </w:rPr>
        <w:t>keinen</w:t>
      </w:r>
      <w:r>
        <w:t>.</w:t>
      </w:r>
    </w:p>
    <w:p w:rsidR="004D4B71" w:rsidRDefault="004D4B71" w:rsidP="00B20747">
      <w:r>
        <w:t>Nhưng:</w:t>
      </w:r>
    </w:p>
    <w:p w:rsidR="004D4B71" w:rsidRDefault="004D4B71" w:rsidP="00B20747">
      <w:pPr>
        <w:jc w:val="center"/>
      </w:pPr>
      <w:r>
        <w:t xml:space="preserve">Der Kaffee ist </w:t>
      </w:r>
      <w:r>
        <w:rPr>
          <w:rStyle w:val="Strong"/>
        </w:rPr>
        <w:t>nicht heiß</w:t>
      </w:r>
      <w:r>
        <w:t>.</w:t>
      </w:r>
      <w:r>
        <w:br/>
        <w:t>Cà phê không nóng.</w:t>
      </w:r>
    </w:p>
    <w:p w:rsidR="004D4B71" w:rsidRDefault="004D4B71" w:rsidP="00B20747">
      <w:r>
        <w:rPr>
          <w:rStyle w:val="Strong"/>
        </w:rPr>
        <w:t>Vì sao?</w:t>
      </w:r>
      <w:r>
        <w:br/>
        <w:t xml:space="preserve">→ </w:t>
      </w:r>
      <w:r>
        <w:rPr>
          <w:rStyle w:val="Emphasis"/>
        </w:rPr>
        <w:t>heiß</w:t>
      </w:r>
      <w:r>
        <w:t xml:space="preserve"> là tính từ → </w:t>
      </w:r>
      <w:r>
        <w:rPr>
          <w:rStyle w:val="Strong"/>
        </w:rPr>
        <w:t>nicht</w:t>
      </w:r>
      <w:r>
        <w:t>.</w:t>
      </w:r>
    </w:p>
    <w:p w:rsidR="004D4B71" w:rsidRDefault="004D4B71" w:rsidP="00B20747"/>
    <w:p w:rsidR="004D4B71" w:rsidRPr="00B20747" w:rsidRDefault="004D4B71" w:rsidP="00B20747">
      <w:pPr>
        <w:rPr>
          <w:rStyle w:val="Strong"/>
        </w:rPr>
      </w:pPr>
      <w:r w:rsidRPr="00B20747">
        <w:rPr>
          <w:rStyle w:val="Strong"/>
        </w:rPr>
        <w:t>Tình huống 3 — Mua sắm</w:t>
      </w:r>
    </w:p>
    <w:p w:rsidR="004D4B71" w:rsidRDefault="004D4B71" w:rsidP="00B20747">
      <w:pPr>
        <w:jc w:val="center"/>
      </w:pPr>
      <w:r>
        <w:t xml:space="preserve">Ich kaufe </w:t>
      </w:r>
      <w:r>
        <w:rPr>
          <w:rStyle w:val="Strong"/>
        </w:rPr>
        <w:t>keine Schuhe</w:t>
      </w:r>
      <w:r>
        <w:t>.</w:t>
      </w:r>
      <w:r>
        <w:br/>
        <w:t>Tôi không mua giày.</w:t>
      </w:r>
    </w:p>
    <w:p w:rsidR="004D4B71" w:rsidRDefault="004D4B71" w:rsidP="00B20747">
      <w:r>
        <w:rPr>
          <w:rStyle w:val="Strong"/>
        </w:rPr>
        <w:t>Vì sao?</w:t>
      </w:r>
      <w:r>
        <w:br/>
        <w:t xml:space="preserve">→ </w:t>
      </w:r>
      <w:r>
        <w:rPr>
          <w:rStyle w:val="Emphasis"/>
        </w:rPr>
        <w:t>Schuhe</w:t>
      </w:r>
      <w:r>
        <w:t xml:space="preserve"> là danh từ số nhiều → </w:t>
      </w:r>
      <w:r>
        <w:rPr>
          <w:rStyle w:val="Strong"/>
        </w:rPr>
        <w:t>keine</w:t>
      </w:r>
      <w:r>
        <w:t>.</w:t>
      </w:r>
    </w:p>
    <w:p w:rsidR="004D4B71" w:rsidRDefault="004D4B71" w:rsidP="00B20747">
      <w:r>
        <w:t>Nhưng:</w:t>
      </w:r>
    </w:p>
    <w:p w:rsidR="004D4B71" w:rsidRDefault="004D4B71" w:rsidP="00B20747">
      <w:pPr>
        <w:jc w:val="center"/>
      </w:pPr>
      <w:r>
        <w:t xml:space="preserve">Ich kaufe die Schuhe </w:t>
      </w:r>
      <w:r>
        <w:rPr>
          <w:rStyle w:val="Strong"/>
        </w:rPr>
        <w:t>nicht</w:t>
      </w:r>
      <w:r>
        <w:t>.</w:t>
      </w:r>
      <w:r>
        <w:br/>
        <w:t>Tôi không mua đôi giày đó.</w:t>
      </w:r>
    </w:p>
    <w:p w:rsidR="004D4B71" w:rsidRDefault="004D4B71" w:rsidP="004D4B71">
      <w:r>
        <w:rPr>
          <w:rStyle w:val="Strong"/>
        </w:rPr>
        <w:t>Vì sao?</w:t>
      </w:r>
      <w:r>
        <w:br/>
        <w:t xml:space="preserve">→ </w:t>
      </w:r>
      <w:r>
        <w:rPr>
          <w:rStyle w:val="Emphasis"/>
        </w:rPr>
        <w:t>die Schuhe</w:t>
      </w:r>
      <w:r>
        <w:t xml:space="preserve"> đã có </w:t>
      </w:r>
      <w:r>
        <w:rPr>
          <w:rStyle w:val="Strong"/>
        </w:rPr>
        <w:t>die</w:t>
      </w:r>
      <w:r>
        <w:t xml:space="preserve"> → không dùng kein → dùng </w:t>
      </w:r>
      <w:r>
        <w:rPr>
          <w:rStyle w:val="Strong"/>
        </w:rPr>
        <w:t>nicht</w:t>
      </w:r>
      <w:r>
        <w:t>.</w:t>
      </w:r>
    </w:p>
    <w:p w:rsidR="004D4B71" w:rsidRDefault="004D4B71" w:rsidP="00B20747">
      <w:pPr>
        <w:pStyle w:val="Heading3"/>
      </w:pPr>
      <w:bookmarkStart w:id="338" w:name="_Toc240106152"/>
      <w:bookmarkStart w:id="339" w:name="_Toc240109645"/>
      <w:bookmarkStart w:id="340" w:name="_Toc240230547"/>
      <w:r>
        <w:lastRenderedPageBreak/>
        <w:t xml:space="preserve">9. MẸO NHỚ SIÊU NHANH </w:t>
      </w:r>
      <w:r>
        <w:rPr>
          <w:rFonts w:cs="Times New Roman"/>
        </w:rPr>
        <w:t>🧠</w:t>
      </w:r>
      <w:bookmarkEnd w:id="338"/>
      <w:bookmarkEnd w:id="339"/>
      <w:bookmarkEnd w:id="340"/>
    </w:p>
    <w:p w:rsidR="004D4B71" w:rsidRDefault="004D4B71" w:rsidP="004D4B71">
      <w:pPr>
        <w:pStyle w:val="NormalWeb"/>
      </w:pPr>
      <w:r>
        <w:t>Hãy tự hỏi:</w:t>
      </w:r>
    </w:p>
    <w:p w:rsidR="004D4B71" w:rsidRPr="00B20747" w:rsidRDefault="004D4B71" w:rsidP="00B20747">
      <w:pPr>
        <w:jc w:val="center"/>
        <w:rPr>
          <w:rStyle w:val="Strong"/>
        </w:rPr>
      </w:pPr>
      <w:r w:rsidRPr="00B20747">
        <w:rPr>
          <w:rStyle w:val="Strong"/>
          <w:rFonts w:ascii="Segoe UI Symbol" w:hAnsi="Segoe UI Symbol" w:cs="Segoe UI Symbol"/>
        </w:rPr>
        <w:t>❓</w:t>
      </w:r>
      <w:r w:rsidRPr="00B20747">
        <w:rPr>
          <w:rStyle w:val="Strong"/>
        </w:rPr>
        <w:t>"Tôi không CÓ cái gì?"</w:t>
      </w:r>
    </w:p>
    <w:p w:rsidR="004D4B71" w:rsidRDefault="004D4B71" w:rsidP="00B20747">
      <w:r>
        <w:t xml:space="preserve">→ </w:t>
      </w:r>
      <w:r>
        <w:rPr>
          <w:rStyle w:val="Strong"/>
        </w:rPr>
        <w:t>KEIN</w:t>
      </w:r>
    </w:p>
    <w:p w:rsidR="004D4B71" w:rsidRDefault="004D4B71" w:rsidP="00B20747">
      <w:r>
        <w:t>kein Auto</w:t>
      </w:r>
      <w:r>
        <w:br/>
        <w:t>keine Zeit</w:t>
      </w:r>
      <w:r>
        <w:br/>
        <w:t>kein Geld</w:t>
      </w:r>
      <w:r>
        <w:br/>
        <w:t>keinen Bruder</w:t>
      </w:r>
    </w:p>
    <w:p w:rsidR="004D4B71" w:rsidRDefault="004D4B71" w:rsidP="00B20747"/>
    <w:p w:rsidR="004D4B71" w:rsidRPr="00B20747" w:rsidRDefault="004D4B71" w:rsidP="00B20747">
      <w:pPr>
        <w:jc w:val="center"/>
        <w:rPr>
          <w:rStyle w:val="Strong"/>
        </w:rPr>
      </w:pPr>
      <w:r w:rsidRPr="00B20747">
        <w:rPr>
          <w:rStyle w:val="Strong"/>
          <w:rFonts w:ascii="Segoe UI Symbol" w:hAnsi="Segoe UI Symbol" w:cs="Segoe UI Symbol"/>
        </w:rPr>
        <w:t>❓</w:t>
      </w:r>
      <w:r w:rsidRPr="00B20747">
        <w:rPr>
          <w:rStyle w:val="Strong"/>
        </w:rPr>
        <w:t xml:space="preserve"> "Tôi không LÀM gì / không như thế nào?"</w:t>
      </w:r>
    </w:p>
    <w:p w:rsidR="004D4B71" w:rsidRDefault="004D4B71" w:rsidP="00B20747">
      <w:r>
        <w:t xml:space="preserve">→ </w:t>
      </w:r>
      <w:r>
        <w:rPr>
          <w:rStyle w:val="Strong"/>
        </w:rPr>
        <w:t>NICHT</w:t>
      </w:r>
    </w:p>
    <w:p w:rsidR="004D4B71" w:rsidRDefault="004D4B71" w:rsidP="00B20747">
      <w:r>
        <w:t>nicht arbeiten</w:t>
      </w:r>
      <w:r>
        <w:br/>
        <w:t>nicht schlafen</w:t>
      </w:r>
      <w:r>
        <w:br/>
        <w:t>n</w:t>
      </w:r>
      <w:r w:rsidR="00B20747">
        <w:t>icht teuer</w:t>
      </w:r>
      <w:r w:rsidR="00B20747">
        <w:br/>
        <w:t>nicht müde</w:t>
      </w:r>
      <w:r w:rsidR="00B20747">
        <w:br/>
        <w:t>nicht gut</w:t>
      </w:r>
    </w:p>
    <w:p w:rsidR="00B20747" w:rsidRDefault="004D4B71" w:rsidP="00B20747">
      <w:r>
        <w:t>Một câu thầ</w:t>
      </w:r>
      <w:r w:rsidR="00B20747">
        <w:t>n chú:</w:t>
      </w:r>
    </w:p>
    <w:p w:rsidR="004D4B71" w:rsidRDefault="004D4B71" w:rsidP="00B20747">
      <w:pPr>
        <w:jc w:val="center"/>
      </w:pPr>
      <w:r>
        <w:rPr>
          <w:rStyle w:val="Strong"/>
        </w:rPr>
        <w:t>KEIN + DANH TỪ</w:t>
      </w:r>
      <w:r>
        <w:br/>
      </w:r>
      <w:r>
        <w:rPr>
          <w:rStyle w:val="Strong"/>
        </w:rPr>
        <w:t>NICHT + những thứ còn lại</w:t>
      </w:r>
    </w:p>
    <w:p w:rsidR="004D4B71" w:rsidRDefault="004D4B71" w:rsidP="004D4B71">
      <w:r>
        <w:t xml:space="preserve">Đây là </w:t>
      </w:r>
      <w:r>
        <w:rPr>
          <w:rStyle w:val="Strong"/>
        </w:rPr>
        <w:t>mẹo A1 rất tốt</w:t>
      </w:r>
      <w:r>
        <w:t>, dù khi lên A2/B1 sẽ có thêm những trường hợp cần xét kỹ</w:t>
      </w:r>
      <w:r w:rsidR="006C6ADE">
        <w:t xml:space="preserve"> hơn.</w:t>
      </w:r>
    </w:p>
    <w:p w:rsidR="004D4B71" w:rsidRDefault="004D4B71" w:rsidP="006C6ADE">
      <w:pPr>
        <w:pStyle w:val="Heading3"/>
      </w:pPr>
      <w:bookmarkStart w:id="341" w:name="_Toc240106153"/>
      <w:bookmarkStart w:id="342" w:name="_Toc240109646"/>
      <w:bookmarkStart w:id="343" w:name="_Toc240230548"/>
      <w:r>
        <w:t>10. BÀI TẬP 1 — ĐIỀN NICHT / KEIN</w:t>
      </w:r>
      <w:bookmarkEnd w:id="341"/>
      <w:bookmarkEnd w:id="342"/>
      <w:bookmarkEnd w:id="343"/>
    </w:p>
    <w:p w:rsidR="004D4B71" w:rsidRDefault="004D4B71" w:rsidP="004D4B71">
      <w:pPr>
        <w:pStyle w:val="NormalWeb"/>
      </w:pPr>
      <w:r>
        <w:t xml:space="preserve">Điền </w:t>
      </w:r>
      <w:r>
        <w:rPr>
          <w:rStyle w:val="Strong"/>
        </w:rPr>
        <w:t>nicht / kein / keine / keinen</w:t>
      </w:r>
      <w:r>
        <w:t>.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Ich habe ___ Auto.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Ich bin ___ müde.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Wir haben ___ Zeit.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Er arbeitet heute ___.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Sie hat ___ Bruder.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Das Essen ist ___ gut.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Ich trinke ___ Kaffee.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Ich kaufe ___ Tasche.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Das ist ___ mein Handy. </w:t>
      </w:r>
    </w:p>
    <w:p w:rsidR="004D4B71" w:rsidRDefault="004D4B71" w:rsidP="000E1F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Wir haben ___ Kinder. </w:t>
      </w:r>
    </w:p>
    <w:p w:rsidR="004D4B71" w:rsidRDefault="004D4B71" w:rsidP="006C6ADE">
      <w:pPr>
        <w:pStyle w:val="Heading3"/>
      </w:pPr>
      <w:bookmarkStart w:id="344" w:name="_Toc240106154"/>
      <w:bookmarkStart w:id="345" w:name="_Toc240109647"/>
      <w:bookmarkStart w:id="346" w:name="_Toc240230549"/>
      <w:r>
        <w:lastRenderedPageBreak/>
        <w:t>11. BÀI TẬP 2 — CHỌN ĐÁP ÁN</w:t>
      </w:r>
      <w:bookmarkEnd w:id="344"/>
      <w:bookmarkEnd w:id="345"/>
      <w:bookmarkEnd w:id="346"/>
    </w:p>
    <w:p w:rsidR="006C6ADE" w:rsidRDefault="006C6ADE" w:rsidP="006C6ADE"/>
    <w:p w:rsidR="004D4B71" w:rsidRDefault="004D4B71" w:rsidP="006C6ADE">
      <w:r>
        <w:t>1.Ich habe ___ Geld.</w:t>
      </w:r>
    </w:p>
    <w:p w:rsidR="004D4B71" w:rsidRDefault="004D4B71" w:rsidP="006C6ADE">
      <w:r>
        <w:t>A. nicht</w:t>
      </w:r>
      <w:r>
        <w:br/>
        <w:t>B. kein</w:t>
      </w:r>
      <w:r>
        <w:br/>
        <w:t>C. keinen</w:t>
      </w:r>
    </w:p>
    <w:p w:rsidR="004D4B71" w:rsidRDefault="006C6ADE" w:rsidP="006C6ADE">
      <w:r>
        <w:t>2.</w:t>
      </w:r>
      <w:r w:rsidR="004D4B71">
        <w:t>Ich bin ___ hungrig.</w:t>
      </w:r>
    </w:p>
    <w:p w:rsidR="004D4B71" w:rsidRDefault="004D4B71" w:rsidP="006C6ADE">
      <w:r>
        <w:t>A. kein</w:t>
      </w:r>
      <w:r>
        <w:br/>
        <w:t>B. keine</w:t>
      </w:r>
      <w:r>
        <w:br/>
        <w:t>C. nicht</w:t>
      </w:r>
    </w:p>
    <w:p w:rsidR="004D4B71" w:rsidRDefault="006C6ADE" w:rsidP="006C6ADE">
      <w:r>
        <w:t>3.</w:t>
      </w:r>
      <w:r w:rsidR="004D4B71">
        <w:t>Er hat ___ Hund.</w:t>
      </w:r>
    </w:p>
    <w:p w:rsidR="004D4B71" w:rsidRDefault="004D4B71" w:rsidP="006C6ADE">
      <w:r>
        <w:t>A. nicht</w:t>
      </w:r>
      <w:r>
        <w:br/>
        <w:t>B. keinen</w:t>
      </w:r>
      <w:r>
        <w:br/>
        <w:t>C. kein</w:t>
      </w:r>
    </w:p>
    <w:p w:rsidR="004D4B71" w:rsidRDefault="006C6ADE" w:rsidP="006C6ADE">
      <w:r>
        <w:t>4.</w:t>
      </w:r>
      <w:r w:rsidR="004D4B71">
        <w:t>Das ist ___ meine Tasche.</w:t>
      </w:r>
    </w:p>
    <w:p w:rsidR="004D4B71" w:rsidRDefault="004D4B71" w:rsidP="006C6ADE">
      <w:r>
        <w:t>A. kein</w:t>
      </w:r>
      <w:r>
        <w:br/>
        <w:t>B. keine</w:t>
      </w:r>
      <w:r>
        <w:br/>
        <w:t>C. nicht</w:t>
      </w:r>
    </w:p>
    <w:p w:rsidR="004D4B71" w:rsidRDefault="006C6ADE" w:rsidP="006C6ADE">
      <w:r>
        <w:t>5.</w:t>
      </w:r>
      <w:r w:rsidR="004D4B71">
        <w:t>Wir kaufen ___ Brot.</w:t>
      </w:r>
    </w:p>
    <w:p w:rsidR="004D4B71" w:rsidRDefault="006C6ADE" w:rsidP="006C6ADE">
      <w:r>
        <w:t>A. kein</w:t>
      </w:r>
      <w:r>
        <w:br/>
        <w:t>B. nicht</w:t>
      </w:r>
      <w:r>
        <w:br/>
        <w:t>C. keinen</w:t>
      </w:r>
    </w:p>
    <w:p w:rsidR="004D4B71" w:rsidRDefault="004D4B71" w:rsidP="006C6ADE">
      <w:pPr>
        <w:pStyle w:val="Heading3"/>
      </w:pPr>
      <w:bookmarkStart w:id="347" w:name="_Toc240106155"/>
      <w:bookmarkStart w:id="348" w:name="_Toc240109648"/>
      <w:bookmarkStart w:id="349" w:name="_Toc240230550"/>
      <w:r>
        <w:t>12. BÀI TẬP 3 — SỬA CÂU SAI</w:t>
      </w:r>
      <w:bookmarkEnd w:id="347"/>
      <w:bookmarkEnd w:id="348"/>
      <w:bookmarkEnd w:id="349"/>
    </w:p>
    <w:p w:rsidR="004D4B71" w:rsidRDefault="004D4B71" w:rsidP="004D4B71">
      <w:pPr>
        <w:pStyle w:val="NormalWeb"/>
      </w:pPr>
      <w:r>
        <w:t>Sửa các câu sau:</w:t>
      </w:r>
    </w:p>
    <w:p w:rsidR="004D4B71" w:rsidRDefault="004D4B71" w:rsidP="000E1F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Ich habe nicht Auto. </w:t>
      </w:r>
    </w:p>
    <w:p w:rsidR="004D4B71" w:rsidRDefault="004D4B71" w:rsidP="000E1F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Ich bin kein müde. </w:t>
      </w:r>
    </w:p>
    <w:p w:rsidR="004D4B71" w:rsidRDefault="004D4B71" w:rsidP="000E1F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Das ist kein mein Handy. </w:t>
      </w:r>
    </w:p>
    <w:p w:rsidR="004D4B71" w:rsidRDefault="004D4B71" w:rsidP="000E1F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Ich habe kein Bruder. </w:t>
      </w:r>
    </w:p>
    <w:p w:rsidR="004D4B71" w:rsidRDefault="004D4B71" w:rsidP="000E1F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Sie trinkt nicht Kaffee. </w:t>
      </w:r>
    </w:p>
    <w:p w:rsidR="004D4B71" w:rsidRDefault="004D4B71" w:rsidP="004D4B71">
      <w:pPr>
        <w:spacing w:after="0"/>
      </w:pPr>
    </w:p>
    <w:p w:rsidR="006C6ADE" w:rsidRDefault="006C6ADE" w:rsidP="004D4B71">
      <w:pPr>
        <w:spacing w:after="0"/>
      </w:pPr>
    </w:p>
    <w:p w:rsidR="006C6ADE" w:rsidRDefault="006C6ADE" w:rsidP="004D4B71">
      <w:pPr>
        <w:spacing w:after="0"/>
      </w:pPr>
    </w:p>
    <w:p w:rsidR="004D4B71" w:rsidRDefault="004D4B71" w:rsidP="006C6ADE">
      <w:pPr>
        <w:pStyle w:val="Heading3"/>
      </w:pPr>
      <w:bookmarkStart w:id="350" w:name="_Toc240106156"/>
      <w:bookmarkStart w:id="351" w:name="_Toc240109649"/>
      <w:bookmarkStart w:id="352" w:name="_Toc240230551"/>
      <w:r>
        <w:lastRenderedPageBreak/>
        <w:t>13. BÀI TẬP 4 — DỊCH SANG TIẾNG ĐỨC</w:t>
      </w:r>
      <w:bookmarkEnd w:id="350"/>
      <w:bookmarkEnd w:id="351"/>
      <w:bookmarkEnd w:id="352"/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Tôi không có tiền. </w:t>
      </w:r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Tôi không mệt. </w:t>
      </w:r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Tôi không có thời gian. </w:t>
      </w:r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Tôi không uống cà phê. </w:t>
      </w:r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Tôi không có anh trai. </w:t>
      </w:r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Cái này không đắt. </w:t>
      </w:r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Đây không phải điện thoại của tôi. </w:t>
      </w:r>
    </w:p>
    <w:p w:rsidR="004D4B71" w:rsidRDefault="004D4B71" w:rsidP="000E1F2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Tôi hôm nay không làm việc. </w:t>
      </w:r>
    </w:p>
    <w:p w:rsidR="006C6ADE" w:rsidRDefault="004D4B71" w:rsidP="006C6ADE">
      <w:pPr>
        <w:pStyle w:val="Heading3"/>
      </w:pPr>
      <w:bookmarkStart w:id="353" w:name="_Toc240106157"/>
      <w:bookmarkStart w:id="354" w:name="_Toc240109650"/>
      <w:bookmarkStart w:id="355" w:name="_Toc240230552"/>
      <w:r>
        <w:t>14. BÀI TẬP 5 — NHẬN DIỆN</w:t>
      </w:r>
      <w:bookmarkEnd w:id="353"/>
      <w:bookmarkEnd w:id="354"/>
      <w:bookmarkEnd w:id="355"/>
    </w:p>
    <w:p w:rsidR="004D4B71" w:rsidRDefault="004D4B71" w:rsidP="006C6ADE">
      <w:r>
        <w:t xml:space="preserve">Hãy xác định </w:t>
      </w:r>
      <w:r>
        <w:rPr>
          <w:rStyle w:val="Strong"/>
        </w:rPr>
        <w:t>nicht hay kein</w:t>
      </w:r>
      <w:r>
        <w:t xml:space="preserve"> và nói ngắn gọn tại sao.</w:t>
      </w:r>
    </w:p>
    <w:p w:rsidR="004D4B71" w:rsidRDefault="006C6ADE" w:rsidP="006C6ADE">
      <w:r>
        <w:t>A.</w:t>
      </w:r>
      <w:r w:rsidR="004D4B71">
        <w:t>Ich habe kein Auto.</w:t>
      </w:r>
    </w:p>
    <w:p w:rsidR="004D4B71" w:rsidRDefault="006C6ADE" w:rsidP="006C6ADE">
      <w:r>
        <w:t>B.</w:t>
      </w:r>
      <w:r w:rsidR="004D4B71">
        <w:t>Ich fahre heute nicht.</w:t>
      </w:r>
    </w:p>
    <w:p w:rsidR="004D4B71" w:rsidRDefault="006C6ADE" w:rsidP="006C6ADE">
      <w:r>
        <w:t>C.</w:t>
      </w:r>
      <w:r w:rsidR="004D4B71">
        <w:t>Das Auto ist nicht teuer.</w:t>
      </w:r>
    </w:p>
    <w:p w:rsidR="004D4B71" w:rsidRDefault="006C6ADE" w:rsidP="006C6ADE">
      <w:r>
        <w:t>D.</w:t>
      </w:r>
      <w:r w:rsidR="004D4B71">
        <w:t>Ich habe keine Zeit.</w:t>
      </w:r>
    </w:p>
    <w:p w:rsidR="004D4B71" w:rsidRDefault="006C6ADE" w:rsidP="006C6ADE">
      <w:r>
        <w:t>E.</w:t>
      </w:r>
      <w:r w:rsidR="004D4B71">
        <w:t>Das ist nicht mein Auto.</w:t>
      </w:r>
    </w:p>
    <w:p w:rsidR="004D4B71" w:rsidRDefault="00B10946" w:rsidP="004D4B71">
      <w:r>
        <w:pict>
          <v:rect id="_x0000_i1036" style="width:0;height:1.5pt" o:hralign="center" o:hrstd="t" o:hr="t" fillcolor="#a0a0a0" stroked="f"/>
        </w:pict>
      </w:r>
    </w:p>
    <w:p w:rsidR="004D4B71" w:rsidRDefault="004D4B71" w:rsidP="006C6ADE">
      <w:pPr>
        <w:pStyle w:val="Heading3"/>
      </w:pPr>
      <w:bookmarkStart w:id="356" w:name="_Toc240106158"/>
      <w:bookmarkStart w:id="357" w:name="_Toc240230553"/>
      <w:r>
        <w:t>15. MINI TEST GIAI ĐOẠN 4</w:t>
      </w:r>
      <w:bookmarkEnd w:id="356"/>
      <w:bookmarkEnd w:id="357"/>
    </w:p>
    <w:p w:rsidR="004D4B71" w:rsidRDefault="004D4B71" w:rsidP="006C6ADE">
      <w:r>
        <w:t>Không nhìn phần đáp án trước nhé.</w:t>
      </w:r>
    </w:p>
    <w:p w:rsidR="004D4B71" w:rsidRDefault="006C6ADE" w:rsidP="006C6ADE">
      <w:r>
        <w:t>1.</w:t>
      </w:r>
      <w:r w:rsidR="004D4B71">
        <w:t>Ich ___ heute nicht arbeiten.</w:t>
      </w:r>
    </w:p>
    <w:p w:rsidR="004D4B71" w:rsidRDefault="004D4B71" w:rsidP="006C6ADE">
      <w:r>
        <w:t>A. muss</w:t>
      </w:r>
      <w:r>
        <w:br/>
        <w:t>B. muss nicht</w:t>
      </w:r>
      <w:r>
        <w:br/>
        <w:t>C. nicht muss</w:t>
      </w:r>
    </w:p>
    <w:p w:rsidR="004D4B71" w:rsidRDefault="006C6ADE" w:rsidP="006C6ADE">
      <w:r>
        <w:t>2.</w:t>
      </w:r>
      <w:r w:rsidR="004D4B71">
        <w:t>Ich habe ___ Bruder.</w:t>
      </w:r>
    </w:p>
    <w:p w:rsidR="004D4B71" w:rsidRDefault="004D4B71" w:rsidP="006C6ADE">
      <w:r>
        <w:t>A. nicht</w:t>
      </w:r>
      <w:r>
        <w:br/>
        <w:t>B. keinen</w:t>
      </w:r>
      <w:r>
        <w:br/>
        <w:t>C. kein</w:t>
      </w:r>
    </w:p>
    <w:p w:rsidR="004D4B71" w:rsidRDefault="006C6ADE" w:rsidP="006C6ADE">
      <w:r>
        <w:t>3.</w:t>
      </w:r>
      <w:r w:rsidR="004D4B71">
        <w:t>Das Essen ist ___ lecker.</w:t>
      </w:r>
    </w:p>
    <w:p w:rsidR="004D4B71" w:rsidRDefault="004D4B71" w:rsidP="006C6ADE">
      <w:r>
        <w:t>A. kein</w:t>
      </w:r>
      <w:r>
        <w:br/>
        <w:t>B. keine</w:t>
      </w:r>
      <w:r>
        <w:br/>
        <w:t>C. nicht</w:t>
      </w:r>
    </w:p>
    <w:p w:rsidR="006C6ADE" w:rsidRDefault="006C6ADE" w:rsidP="006C6ADE"/>
    <w:p w:rsidR="006C6ADE" w:rsidRDefault="006C6ADE" w:rsidP="006C6ADE"/>
    <w:p w:rsidR="004D4B71" w:rsidRDefault="006C6ADE" w:rsidP="006C6ADE">
      <w:r>
        <w:lastRenderedPageBreak/>
        <w:t>4.</w:t>
      </w:r>
      <w:r w:rsidR="004D4B71">
        <w:t>Wir haben ___ Geld.</w:t>
      </w:r>
    </w:p>
    <w:p w:rsidR="004D4B71" w:rsidRDefault="004D4B71" w:rsidP="006C6ADE">
      <w:r>
        <w:t>A. kein</w:t>
      </w:r>
      <w:r>
        <w:br/>
        <w:t>B. keinen</w:t>
      </w:r>
      <w:r>
        <w:br/>
        <w:t>C. nicht</w:t>
      </w:r>
    </w:p>
    <w:p w:rsidR="004D4B71" w:rsidRDefault="006C6ADE" w:rsidP="006C6ADE">
      <w:r>
        <w:t>5.</w:t>
      </w:r>
      <w:r w:rsidR="004D4B71">
        <w:t>Das ist ___ meine Tasche.</w:t>
      </w:r>
    </w:p>
    <w:p w:rsidR="004D4B71" w:rsidRDefault="004D4B71" w:rsidP="006C6ADE">
      <w:r>
        <w:t>A. kein</w:t>
      </w:r>
      <w:r>
        <w:br/>
        <w:t>B. keine</w:t>
      </w:r>
      <w:r>
        <w:br/>
        <w:t>C. nicht</w:t>
      </w:r>
    </w:p>
    <w:p w:rsidR="004D4B71" w:rsidRDefault="006C6ADE" w:rsidP="006C6ADE">
      <w:r>
        <w:t>6.</w:t>
      </w:r>
      <w:r w:rsidR="004D4B71">
        <w:t>Ich kaufe ___ Pullover.</w:t>
      </w:r>
    </w:p>
    <w:p w:rsidR="004D4B71" w:rsidRDefault="004D4B71" w:rsidP="006C6ADE">
      <w:r>
        <w:t>A. keinen</w:t>
      </w:r>
      <w:r>
        <w:br/>
        <w:t>B. kein</w:t>
      </w:r>
      <w:r>
        <w:br/>
        <w:t>C. nicht</w:t>
      </w:r>
    </w:p>
    <w:p w:rsidR="004D4B71" w:rsidRDefault="006C6ADE" w:rsidP="006C6ADE">
      <w:r>
        <w:t>7.</w:t>
      </w:r>
      <w:r w:rsidR="004D4B71">
        <w:t>Sie hat ___ Zeit.</w:t>
      </w:r>
    </w:p>
    <w:p w:rsidR="004D4B71" w:rsidRDefault="004D4B71" w:rsidP="006C6ADE">
      <w:r>
        <w:t>A. keinen</w:t>
      </w:r>
      <w:r>
        <w:br/>
        <w:t>B. keine</w:t>
      </w:r>
      <w:r>
        <w:br/>
        <w:t>C. nicht</w:t>
      </w:r>
    </w:p>
    <w:p w:rsidR="004D4B71" w:rsidRDefault="006C6ADE" w:rsidP="006C6ADE">
      <w:r>
        <w:t>8.</w:t>
      </w:r>
      <w:r w:rsidR="004D4B71">
        <w:t>Ich schlafe heute ___ .</w:t>
      </w:r>
    </w:p>
    <w:p w:rsidR="004D4B71" w:rsidRDefault="004D4B71" w:rsidP="006C6ADE">
      <w:r>
        <w:t>A. kein</w:t>
      </w:r>
      <w:r>
        <w:br/>
        <w:t>B. keine</w:t>
      </w:r>
      <w:r>
        <w:br/>
        <w:t>C. nicht</w:t>
      </w:r>
    </w:p>
    <w:p w:rsidR="004D4B71" w:rsidRDefault="006C6ADE" w:rsidP="006C6ADE">
      <w:r>
        <w:t>9.</w:t>
      </w:r>
      <w:r w:rsidR="004D4B71">
        <w:t>Dịch:</w:t>
      </w:r>
    </w:p>
    <w:p w:rsidR="004D4B71" w:rsidRDefault="004D4B71" w:rsidP="006C6ADE">
      <w:r>
        <w:t>Ich habe keinen Kaffee.</w:t>
      </w:r>
    </w:p>
    <w:p w:rsidR="006C6ADE" w:rsidRDefault="006C6ADE" w:rsidP="006C6ADE"/>
    <w:p w:rsidR="004D4B71" w:rsidRDefault="006C6ADE" w:rsidP="006C6ADE">
      <w:r>
        <w:t>10.</w:t>
      </w:r>
      <w:r w:rsidR="004D4B71">
        <w:t>Dịch:</w:t>
      </w:r>
    </w:p>
    <w:p w:rsidR="004D4B71" w:rsidRDefault="004D4B71" w:rsidP="006C6ADE">
      <w:r>
        <w:t>Ich trinke den Kaffee nicht.</w:t>
      </w:r>
    </w:p>
    <w:p w:rsidR="004D4B71" w:rsidRDefault="004D4B71" w:rsidP="006C6ADE">
      <w:r>
        <w:rPr>
          <w:rFonts w:ascii="Segoe UI Symbol" w:hAnsi="Segoe UI Symbol" w:cs="Segoe UI Symbol"/>
        </w:rPr>
        <w:t>⚠</w:t>
      </w:r>
      <w:r>
        <w:rPr>
          <w:rStyle w:val="Strong"/>
        </w:rPr>
        <w:t>Câu 9 và 10 nhìn gần giống nhau nhưng ý khác nhau.</w:t>
      </w:r>
    </w:p>
    <w:p w:rsidR="004D4B71" w:rsidRDefault="004D4B71" w:rsidP="004D4B71"/>
    <w:p w:rsidR="006C6ADE" w:rsidRDefault="006C6ADE" w:rsidP="004D4B71"/>
    <w:p w:rsidR="006C6ADE" w:rsidRDefault="006C6ADE" w:rsidP="004D4B71"/>
    <w:p w:rsidR="006C6ADE" w:rsidRDefault="006C6ADE" w:rsidP="004D4B71"/>
    <w:p w:rsidR="006C6ADE" w:rsidRDefault="006C6ADE" w:rsidP="004D4B71"/>
    <w:p w:rsidR="004D4B71" w:rsidRDefault="004D4B71" w:rsidP="006C6ADE">
      <w:pPr>
        <w:pStyle w:val="Heading3"/>
      </w:pPr>
      <w:bookmarkStart w:id="358" w:name="_Toc240106159"/>
      <w:bookmarkStart w:id="359" w:name="_Toc240109652"/>
      <w:bookmarkStart w:id="360" w:name="_Toc240230554"/>
      <w:r>
        <w:lastRenderedPageBreak/>
        <w:t>ĐÁP ÁN</w:t>
      </w:r>
      <w:bookmarkEnd w:id="358"/>
      <w:bookmarkEnd w:id="359"/>
      <w:bookmarkEnd w:id="360"/>
    </w:p>
    <w:p w:rsidR="004D4B71" w:rsidRPr="006C6ADE" w:rsidRDefault="004D4B71" w:rsidP="006C6ADE">
      <w:pPr>
        <w:rPr>
          <w:b/>
        </w:rPr>
      </w:pPr>
      <w:r w:rsidRPr="006C6ADE">
        <w:rPr>
          <w:b/>
        </w:rPr>
        <w:t>Bài 1</w:t>
      </w:r>
    </w:p>
    <w:p w:rsidR="004D4B71" w:rsidRPr="006C6ADE" w:rsidRDefault="004D4B71" w:rsidP="006C6ADE">
      <w:r w:rsidRPr="006C6ADE">
        <w:rPr>
          <w:rStyle w:val="Strong"/>
          <w:b w:val="0"/>
        </w:rPr>
        <w:t>kein</w:t>
      </w:r>
      <w:r w:rsidRPr="006C6ADE">
        <w:t xml:space="preserve"> — Auto là danh từ. </w:t>
      </w:r>
    </w:p>
    <w:p w:rsidR="004D4B71" w:rsidRPr="006C6ADE" w:rsidRDefault="004D4B71" w:rsidP="006C6ADE">
      <w:r w:rsidRPr="006C6ADE">
        <w:rPr>
          <w:rStyle w:val="Strong"/>
          <w:b w:val="0"/>
        </w:rPr>
        <w:t>nicht</w:t>
      </w:r>
      <w:r w:rsidRPr="006C6ADE">
        <w:t xml:space="preserve"> — müde là tính từ. </w:t>
      </w:r>
    </w:p>
    <w:p w:rsidR="004D4B71" w:rsidRPr="006C6ADE" w:rsidRDefault="004D4B71" w:rsidP="006C6ADE">
      <w:r w:rsidRPr="006C6ADE">
        <w:rPr>
          <w:rStyle w:val="Strong"/>
          <w:b w:val="0"/>
        </w:rPr>
        <w:t>keine</w:t>
      </w:r>
      <w:r w:rsidRPr="006C6ADE">
        <w:t xml:space="preserve"> — Zeit là danh từ giống cái. </w:t>
      </w:r>
    </w:p>
    <w:p w:rsidR="004D4B71" w:rsidRPr="006C6ADE" w:rsidRDefault="004D4B71" w:rsidP="006C6ADE">
      <w:r w:rsidRPr="006C6ADE">
        <w:rPr>
          <w:rStyle w:val="Strong"/>
          <w:b w:val="0"/>
        </w:rPr>
        <w:t>nicht</w:t>
      </w:r>
      <w:r w:rsidRPr="006C6ADE">
        <w:t xml:space="preserve"> — phủ định hành động arbeiten. </w:t>
      </w:r>
    </w:p>
    <w:p w:rsidR="004D4B71" w:rsidRPr="006C6ADE" w:rsidRDefault="004D4B71" w:rsidP="006C6ADE">
      <w:r w:rsidRPr="006C6ADE">
        <w:rPr>
          <w:rStyle w:val="Strong"/>
          <w:b w:val="0"/>
        </w:rPr>
        <w:t>keinen</w:t>
      </w:r>
      <w:r w:rsidRPr="006C6ADE">
        <w:t xml:space="preserve"> — Bruder giống đực, Akkusativ. </w:t>
      </w:r>
    </w:p>
    <w:p w:rsidR="004D4B71" w:rsidRPr="006C6ADE" w:rsidRDefault="004D4B71" w:rsidP="006C6ADE">
      <w:r w:rsidRPr="006C6ADE">
        <w:rPr>
          <w:rStyle w:val="Strong"/>
          <w:b w:val="0"/>
        </w:rPr>
        <w:t>nicht</w:t>
      </w:r>
      <w:r w:rsidRPr="006C6ADE">
        <w:t xml:space="preserve"> — gut là tính từ. </w:t>
      </w:r>
    </w:p>
    <w:p w:rsidR="004D4B71" w:rsidRPr="006C6ADE" w:rsidRDefault="004D4B71" w:rsidP="006C6ADE">
      <w:r w:rsidRPr="006C6ADE">
        <w:rPr>
          <w:rStyle w:val="Strong"/>
          <w:b w:val="0"/>
        </w:rPr>
        <w:t>keinen</w:t>
      </w:r>
      <w:r w:rsidRPr="006C6ADE">
        <w:t xml:space="preserve"> — Kaffee giống đực, Akkusativ. </w:t>
      </w:r>
    </w:p>
    <w:p w:rsidR="004D4B71" w:rsidRPr="006C6ADE" w:rsidRDefault="004D4B71" w:rsidP="006C6ADE">
      <w:r w:rsidRPr="006C6ADE">
        <w:rPr>
          <w:rStyle w:val="Strong"/>
          <w:b w:val="0"/>
        </w:rPr>
        <w:t>keine</w:t>
      </w:r>
      <w:r w:rsidRPr="006C6ADE">
        <w:t xml:space="preserve"> — Tasche giống cái. </w:t>
      </w:r>
    </w:p>
    <w:p w:rsidR="004D4B71" w:rsidRPr="006C6ADE" w:rsidRDefault="004D4B71" w:rsidP="006C6ADE">
      <w:r w:rsidRPr="006C6ADE">
        <w:rPr>
          <w:rStyle w:val="Strong"/>
          <w:b w:val="0"/>
        </w:rPr>
        <w:t>nicht</w:t>
      </w:r>
      <w:r w:rsidRPr="006C6ADE">
        <w:t xml:space="preserve"> — đã có mein. </w:t>
      </w:r>
    </w:p>
    <w:p w:rsidR="004D4B71" w:rsidRPr="006C6ADE" w:rsidRDefault="004D4B71" w:rsidP="006C6ADE">
      <w:r w:rsidRPr="006C6ADE">
        <w:rPr>
          <w:rStyle w:val="Strong"/>
          <w:b w:val="0"/>
        </w:rPr>
        <w:t>keine</w:t>
      </w:r>
      <w:r w:rsidRPr="006C6ADE">
        <w:t xml:space="preserve"> — Kinder số nhiề</w:t>
      </w:r>
      <w:r w:rsidR="006C6ADE">
        <w:t xml:space="preserve">u. </w:t>
      </w:r>
    </w:p>
    <w:p w:rsidR="004D4B71" w:rsidRPr="006C6ADE" w:rsidRDefault="004D4B71" w:rsidP="006C6ADE">
      <w:pPr>
        <w:rPr>
          <w:b/>
        </w:rPr>
      </w:pPr>
      <w:r w:rsidRPr="006C6ADE">
        <w:rPr>
          <w:b/>
        </w:rPr>
        <w:t>Bài 2</w:t>
      </w:r>
    </w:p>
    <w:p w:rsidR="004D4B71" w:rsidRPr="006C6ADE" w:rsidRDefault="004D4B71" w:rsidP="006C6ADE">
      <w:r w:rsidRPr="006C6ADE">
        <w:rPr>
          <w:rStyle w:val="Strong"/>
          <w:b w:val="0"/>
        </w:rPr>
        <w:t>B — kein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C — nicht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B — keinen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C — nicht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A — kein</w:t>
      </w:r>
      <w:r w:rsidR="006C6ADE">
        <w:t xml:space="preserve"> </w:t>
      </w:r>
    </w:p>
    <w:p w:rsidR="004D4B71" w:rsidRPr="006C6ADE" w:rsidRDefault="004D4B71" w:rsidP="006C6ADE">
      <w:pPr>
        <w:rPr>
          <w:b/>
        </w:rPr>
      </w:pPr>
      <w:r w:rsidRPr="006C6ADE">
        <w:rPr>
          <w:b/>
        </w:rPr>
        <w:t>Bài 3</w:t>
      </w:r>
    </w:p>
    <w:p w:rsidR="004D4B71" w:rsidRPr="006C6ADE" w:rsidRDefault="004D4B71" w:rsidP="006C6ADE">
      <w:r w:rsidRPr="006C6ADE">
        <w:rPr>
          <w:rStyle w:val="Strong"/>
          <w:b w:val="0"/>
        </w:rPr>
        <w:t>Ich habe kein Auto.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Ich bin nicht müde.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Das ist nicht mein Handy.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Ich habe keinen Bruder.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Sie trinkt keinen Kaffee.</w:t>
      </w:r>
      <w:r w:rsidR="006C6ADE">
        <w:t xml:space="preserve"> </w:t>
      </w:r>
    </w:p>
    <w:p w:rsidR="004D4B71" w:rsidRPr="006C6ADE" w:rsidRDefault="004D4B71" w:rsidP="006C6ADE">
      <w:pPr>
        <w:rPr>
          <w:b/>
        </w:rPr>
      </w:pPr>
      <w:r w:rsidRPr="006C6ADE">
        <w:rPr>
          <w:b/>
        </w:rPr>
        <w:t>Bài 4</w:t>
      </w:r>
    </w:p>
    <w:p w:rsidR="004D4B71" w:rsidRPr="006C6ADE" w:rsidRDefault="004D4B71" w:rsidP="006C6ADE">
      <w:r w:rsidRPr="006C6ADE">
        <w:rPr>
          <w:rStyle w:val="Strong"/>
          <w:b w:val="0"/>
        </w:rPr>
        <w:t>Ich habe kein Geld.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Ich bin nicht müde.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Ich habe keine Zeit.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lastRenderedPageBreak/>
        <w:t>Ich trinke keinen Kaffee.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Ich habe keinen Bruder.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Das ist nicht teuer.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Das ist nicht mein Handy.</w:t>
      </w:r>
      <w:r w:rsidRPr="006C6ADE">
        <w:t xml:space="preserve"> </w:t>
      </w:r>
    </w:p>
    <w:p w:rsidR="004D4B71" w:rsidRPr="006C6ADE" w:rsidRDefault="004D4B71" w:rsidP="006C6ADE">
      <w:r w:rsidRPr="006C6ADE">
        <w:rPr>
          <w:rStyle w:val="Strong"/>
          <w:b w:val="0"/>
        </w:rPr>
        <w:t>Ich arbeite heute nicht.</w:t>
      </w:r>
      <w:r w:rsidR="006C6ADE">
        <w:t xml:space="preserve"> </w:t>
      </w:r>
    </w:p>
    <w:p w:rsidR="004D4B71" w:rsidRPr="006C6ADE" w:rsidRDefault="004D4B71" w:rsidP="006C6ADE">
      <w:pPr>
        <w:rPr>
          <w:b/>
        </w:rPr>
      </w:pPr>
      <w:r w:rsidRPr="006C6ADE">
        <w:rPr>
          <w:b/>
        </w:rPr>
        <w:t>Bài 5</w:t>
      </w:r>
    </w:p>
    <w:p w:rsidR="004D4B71" w:rsidRDefault="004D4B71" w:rsidP="004D4B71">
      <w:r w:rsidRPr="006C6ADE">
        <w:t xml:space="preserve">A. </w:t>
      </w:r>
      <w:r w:rsidRPr="006C6ADE">
        <w:rPr>
          <w:rStyle w:val="Strong"/>
          <w:b w:val="0"/>
        </w:rPr>
        <w:t>kein</w:t>
      </w:r>
      <w:r w:rsidRPr="006C6ADE">
        <w:t xml:space="preserve"> → danh từ </w:t>
      </w:r>
      <w:r w:rsidRPr="006C6ADE">
        <w:rPr>
          <w:rStyle w:val="Emphasis"/>
        </w:rPr>
        <w:t>Auto</w:t>
      </w:r>
      <w:r w:rsidRPr="006C6ADE">
        <w:t>.</w:t>
      </w:r>
      <w:r w:rsidRPr="006C6ADE">
        <w:br/>
        <w:t xml:space="preserve">B. </w:t>
      </w:r>
      <w:r w:rsidRPr="006C6ADE">
        <w:rPr>
          <w:rStyle w:val="Strong"/>
          <w:b w:val="0"/>
        </w:rPr>
        <w:t>nicht</w:t>
      </w:r>
      <w:r w:rsidRPr="006C6ADE">
        <w:t xml:space="preserve"> → phủ định hành động </w:t>
      </w:r>
      <w:r w:rsidRPr="006C6ADE">
        <w:rPr>
          <w:rStyle w:val="Emphasis"/>
        </w:rPr>
        <w:t>fahren</w:t>
      </w:r>
      <w:r w:rsidRPr="006C6ADE">
        <w:t>.</w:t>
      </w:r>
      <w:r w:rsidRPr="006C6ADE">
        <w:br/>
        <w:t xml:space="preserve">C. </w:t>
      </w:r>
      <w:r w:rsidRPr="006C6ADE">
        <w:rPr>
          <w:rStyle w:val="Strong"/>
          <w:b w:val="0"/>
        </w:rPr>
        <w:t>nicht</w:t>
      </w:r>
      <w:r w:rsidRPr="006C6ADE">
        <w:t xml:space="preserve"> → phủ định tính từ </w:t>
      </w:r>
      <w:r w:rsidRPr="006C6ADE">
        <w:rPr>
          <w:rStyle w:val="Emphasis"/>
        </w:rPr>
        <w:t>teuer</w:t>
      </w:r>
      <w:r w:rsidRPr="006C6ADE">
        <w:t>.</w:t>
      </w:r>
      <w:r w:rsidRPr="006C6ADE">
        <w:br/>
        <w:t xml:space="preserve">D. </w:t>
      </w:r>
      <w:r w:rsidRPr="006C6ADE">
        <w:rPr>
          <w:rStyle w:val="Strong"/>
          <w:b w:val="0"/>
        </w:rPr>
        <w:t>keine</w:t>
      </w:r>
      <w:r w:rsidRPr="006C6ADE">
        <w:t xml:space="preserve"> → danh từ </w:t>
      </w:r>
      <w:r w:rsidRPr="006C6ADE">
        <w:rPr>
          <w:rStyle w:val="Emphasis"/>
        </w:rPr>
        <w:t>Zeit</w:t>
      </w:r>
      <w:r w:rsidRPr="006C6ADE">
        <w:t>.</w:t>
      </w:r>
      <w:r w:rsidRPr="006C6ADE">
        <w:br/>
        <w:t xml:space="preserve">E. </w:t>
      </w:r>
      <w:r w:rsidRPr="006C6ADE">
        <w:rPr>
          <w:rStyle w:val="Strong"/>
          <w:b w:val="0"/>
        </w:rPr>
        <w:t>nicht</w:t>
      </w:r>
      <w:r w:rsidRPr="006C6ADE">
        <w:t xml:space="preserve"> → </w:t>
      </w:r>
      <w:r w:rsidRPr="006C6ADE">
        <w:rPr>
          <w:rStyle w:val="Emphasis"/>
        </w:rPr>
        <w:t>mein Auto</w:t>
      </w:r>
      <w:r w:rsidRPr="006C6ADE">
        <w:t xml:space="preserve"> đã có sở hữu từ</w:t>
      </w:r>
      <w:r w:rsidR="006C6ADE">
        <w:t>.</w:t>
      </w:r>
    </w:p>
    <w:p w:rsidR="004D4B71" w:rsidRDefault="004D4B71" w:rsidP="006C6ADE">
      <w:pPr>
        <w:pStyle w:val="Heading3"/>
      </w:pPr>
      <w:bookmarkStart w:id="361" w:name="_Toc240230555"/>
      <w:r>
        <w:t>MINI TEST — ĐÁP ÁN</w:t>
      </w:r>
      <w:bookmarkEnd w:id="361"/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 — muss</w:t>
      </w:r>
      <w:r>
        <w:t xml:space="preserve"> → </w:t>
      </w:r>
      <w:r>
        <w:rPr>
          <w:rStyle w:val="Emphasis"/>
        </w:rPr>
        <w:t>muss</w:t>
      </w:r>
      <w:r>
        <w:t xml:space="preserve"> đã chia, </w:t>
      </w:r>
      <w:r>
        <w:rPr>
          <w:rStyle w:val="Emphasis"/>
        </w:rPr>
        <w:t>arbeiten</w:t>
      </w:r>
      <w:r>
        <w:t xml:space="preserve"> ở cuối.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B — keinen</w:t>
      </w:r>
      <w:r>
        <w:t xml:space="preserve"> → Bruder, Akkusativ.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 — nicht</w:t>
      </w:r>
      <w:r>
        <w:t xml:space="preserve"> → lecker là tính từ.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 — kein</w:t>
      </w:r>
      <w:r>
        <w:t xml:space="preserve"> → Geld là danh từ giống trung.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 — nicht</w:t>
      </w:r>
      <w:r>
        <w:t xml:space="preserve"> → có </w:t>
      </w:r>
      <w:r>
        <w:rPr>
          <w:rStyle w:val="Emphasis"/>
        </w:rPr>
        <w:t>meine</w:t>
      </w:r>
      <w:r>
        <w:t xml:space="preserve">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 — keinen</w:t>
      </w:r>
      <w:r>
        <w:t xml:space="preserve"> → Pullover giống đực, Akkusativ.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B — keine</w:t>
      </w:r>
      <w:r>
        <w:t xml:space="preserve"> → Zeit giống cái.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C — nicht</w:t>
      </w:r>
      <w:r>
        <w:t xml:space="preserve"> → phủ định hành động </w:t>
      </w:r>
      <w:r>
        <w:rPr>
          <w:rStyle w:val="Emphasis"/>
        </w:rPr>
        <w:t>schlafen</w:t>
      </w:r>
      <w:r>
        <w:t xml:space="preserve">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Ich habe keinen Kaffee.</w:t>
      </w:r>
      <w:r>
        <w:t xml:space="preserve"> → Tôi không có cà phê. </w:t>
      </w:r>
    </w:p>
    <w:p w:rsidR="004D4B71" w:rsidRDefault="004D4B71" w:rsidP="000E1F2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Ich trinke den Kaffee nicht.</w:t>
      </w:r>
      <w:r>
        <w:t xml:space="preserve"> → Tôi không uống cà phê đó. </w:t>
      </w:r>
    </w:p>
    <w:p w:rsidR="004D4B71" w:rsidRPr="006C6ADE" w:rsidRDefault="004D4B71" w:rsidP="006C6ADE">
      <w:pPr>
        <w:rPr>
          <w:rStyle w:val="Strong"/>
        </w:rPr>
      </w:pPr>
      <w:r w:rsidRPr="006C6ADE">
        <w:rPr>
          <w:rStyle w:val="Strong"/>
          <w:rFonts w:ascii="Segoe UI Symbol" w:hAnsi="Segoe UI Symbol" w:cs="Segoe UI Symbol"/>
        </w:rPr>
        <w:t>⭐</w:t>
      </w:r>
      <w:r w:rsidRPr="006C6ADE">
        <w:rPr>
          <w:rStyle w:val="Strong"/>
        </w:rPr>
        <w:t xml:space="preserve"> Cặp cực kỳ đáng nhớ:</w:t>
      </w:r>
    </w:p>
    <w:p w:rsidR="004D4B71" w:rsidRDefault="004D4B71" w:rsidP="004D4B71">
      <w:pPr>
        <w:pStyle w:val="NormalWeb"/>
      </w:pPr>
      <w:r>
        <w:rPr>
          <w:rStyle w:val="Strong"/>
        </w:rPr>
        <w:t>Ich habe keinen Kaffee.</w:t>
      </w:r>
      <w:r>
        <w:br/>
        <w:t xml:space="preserve">= Tôi </w:t>
      </w:r>
      <w:r>
        <w:rPr>
          <w:rStyle w:val="Strong"/>
        </w:rPr>
        <w:t>không có</w:t>
      </w:r>
      <w:r>
        <w:t xml:space="preserve"> cà phê.</w:t>
      </w:r>
    </w:p>
    <w:p w:rsidR="004D4B71" w:rsidRDefault="004D4B71" w:rsidP="004D4B71">
      <w:pPr>
        <w:pStyle w:val="NormalWeb"/>
      </w:pPr>
      <w:r>
        <w:rPr>
          <w:rStyle w:val="Strong"/>
        </w:rPr>
        <w:t>Ich trinke den Kaffee nicht.</w:t>
      </w:r>
      <w:r>
        <w:br/>
        <w:t xml:space="preserve">= Tôi </w:t>
      </w:r>
      <w:r>
        <w:rPr>
          <w:rStyle w:val="Strong"/>
        </w:rPr>
        <w:t>không uống</w:t>
      </w:r>
      <w:r>
        <w:t xml:space="preserve"> cà phê đó.</w:t>
      </w:r>
    </w:p>
    <w:p w:rsidR="004D4B71" w:rsidRDefault="004D4B71" w:rsidP="004D4B71">
      <w:pPr>
        <w:pStyle w:val="NormalWeb"/>
      </w:pPr>
      <w:r>
        <w:t xml:space="preserve">Một bên là </w:t>
      </w:r>
      <w:r>
        <w:rPr>
          <w:rStyle w:val="Strong"/>
        </w:rPr>
        <w:t>không có → kein</w:t>
      </w:r>
      <w:r>
        <w:t>.</w:t>
      </w:r>
      <w:r>
        <w:br/>
        <w:t xml:space="preserve">Một bên là </w:t>
      </w:r>
      <w:r>
        <w:rPr>
          <w:rStyle w:val="Strong"/>
        </w:rPr>
        <w:t>không uống → nicht</w:t>
      </w:r>
      <w:r>
        <w:t>.</w:t>
      </w:r>
    </w:p>
    <w:p w:rsidR="004D4B71" w:rsidRDefault="004D4B71" w:rsidP="004D4B71"/>
    <w:p w:rsidR="006C6ADE" w:rsidRDefault="006C6ADE" w:rsidP="004D4B71"/>
    <w:p w:rsidR="006C6ADE" w:rsidRDefault="006C6ADE" w:rsidP="004D4B71"/>
    <w:p w:rsidR="004D4B71" w:rsidRDefault="004D4B71" w:rsidP="004D4B71">
      <w:pPr>
        <w:pStyle w:val="Heading1"/>
      </w:pPr>
      <w:bookmarkStart w:id="362" w:name="_Toc240230556"/>
      <w:r>
        <w:lastRenderedPageBreak/>
        <w:t>TỔNG KẾT GIAI ĐOẠN 4</w:t>
      </w:r>
      <w:bookmarkEnd w:id="362"/>
    </w:p>
    <w:tbl>
      <w:tblPr>
        <w:tblW w:w="0" w:type="auto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685"/>
      </w:tblGrid>
      <w:tr w:rsidR="004D4B71" w:rsidTr="006C6ADE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:rsidR="004D4B71" w:rsidRDefault="004D4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Bạn muốn nói</w:t>
            </w:r>
          </w:p>
        </w:tc>
        <w:tc>
          <w:tcPr>
            <w:tcW w:w="3640" w:type="dxa"/>
            <w:vAlign w:val="center"/>
            <w:hideMark/>
          </w:tcPr>
          <w:p w:rsidR="004D4B71" w:rsidRDefault="004D4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Dùng</w:t>
            </w:r>
          </w:p>
        </w:tc>
      </w:tr>
      <w:tr w:rsidR="004D4B71" w:rsidTr="006C6ADE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4D4B71" w:rsidRDefault="004D4B71">
            <w:r>
              <w:t>không có + danh từ</w:t>
            </w:r>
          </w:p>
        </w:tc>
        <w:tc>
          <w:tcPr>
            <w:tcW w:w="3640" w:type="dxa"/>
            <w:vAlign w:val="center"/>
            <w:hideMark/>
          </w:tcPr>
          <w:p w:rsidR="004D4B71" w:rsidRDefault="004D4B71">
            <w:r>
              <w:rPr>
                <w:rFonts w:ascii="Segoe UI Symbol" w:hAnsi="Segoe UI Symbol" w:cs="Segoe UI Symbol"/>
              </w:rPr>
              <w:t>🔵</w:t>
            </w:r>
            <w:r>
              <w:t xml:space="preserve"> </w:t>
            </w:r>
            <w:r>
              <w:rPr>
                <w:rStyle w:val="Strong"/>
              </w:rPr>
              <w:t>kein</w:t>
            </w:r>
          </w:p>
        </w:tc>
      </w:tr>
      <w:tr w:rsidR="004D4B71" w:rsidTr="006C6ADE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4D4B71" w:rsidRDefault="004D4B71">
            <w:r>
              <w:t>không có cái gì</w:t>
            </w:r>
          </w:p>
        </w:tc>
        <w:tc>
          <w:tcPr>
            <w:tcW w:w="3640" w:type="dxa"/>
            <w:vAlign w:val="center"/>
            <w:hideMark/>
          </w:tcPr>
          <w:p w:rsidR="004D4B71" w:rsidRDefault="004D4B71">
            <w:r>
              <w:rPr>
                <w:rFonts w:ascii="Segoe UI Symbol" w:hAnsi="Segoe UI Symbol" w:cs="Segoe UI Symbol"/>
              </w:rPr>
              <w:t>🔵</w:t>
            </w:r>
            <w:r>
              <w:t xml:space="preserve"> </w:t>
            </w:r>
            <w:r>
              <w:rPr>
                <w:rStyle w:val="Strong"/>
              </w:rPr>
              <w:t>kein/keine/keinen</w:t>
            </w:r>
          </w:p>
        </w:tc>
      </w:tr>
      <w:tr w:rsidR="004D4B71" w:rsidTr="006C6ADE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4D4B71" w:rsidRDefault="004D4B71">
            <w:r>
              <w:t>không làm hành động</w:t>
            </w:r>
          </w:p>
        </w:tc>
        <w:tc>
          <w:tcPr>
            <w:tcW w:w="3640" w:type="dxa"/>
            <w:vAlign w:val="center"/>
            <w:hideMark/>
          </w:tcPr>
          <w:p w:rsidR="004D4B71" w:rsidRDefault="004D4B71">
            <w:r>
              <w:rPr>
                <w:rFonts w:ascii="Segoe UI Symbol" w:hAnsi="Segoe UI Symbol" w:cs="Segoe UI Symbol"/>
              </w:rPr>
              <w:t>🔴</w:t>
            </w:r>
            <w:r>
              <w:t xml:space="preserve"> </w:t>
            </w:r>
            <w:r>
              <w:rPr>
                <w:rStyle w:val="Strong"/>
              </w:rPr>
              <w:t>nicht</w:t>
            </w:r>
          </w:p>
        </w:tc>
      </w:tr>
      <w:tr w:rsidR="004D4B71" w:rsidTr="006C6ADE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4D4B71" w:rsidRDefault="004D4B71">
            <w:r>
              <w:t>không + tính từ</w:t>
            </w:r>
          </w:p>
        </w:tc>
        <w:tc>
          <w:tcPr>
            <w:tcW w:w="3640" w:type="dxa"/>
            <w:vAlign w:val="center"/>
            <w:hideMark/>
          </w:tcPr>
          <w:p w:rsidR="004D4B71" w:rsidRDefault="004D4B71">
            <w:r>
              <w:rPr>
                <w:rFonts w:ascii="Segoe UI Symbol" w:hAnsi="Segoe UI Symbol" w:cs="Segoe UI Symbol"/>
              </w:rPr>
              <w:t>🔴</w:t>
            </w:r>
            <w:r>
              <w:t xml:space="preserve"> </w:t>
            </w:r>
            <w:r>
              <w:rPr>
                <w:rStyle w:val="Strong"/>
              </w:rPr>
              <w:t>nicht</w:t>
            </w:r>
          </w:p>
        </w:tc>
      </w:tr>
      <w:tr w:rsidR="004D4B71" w:rsidTr="006C6ADE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4D4B71" w:rsidRDefault="004D4B71">
            <w:r>
              <w:t>không + trạng từ</w:t>
            </w:r>
          </w:p>
        </w:tc>
        <w:tc>
          <w:tcPr>
            <w:tcW w:w="3640" w:type="dxa"/>
            <w:vAlign w:val="center"/>
            <w:hideMark/>
          </w:tcPr>
          <w:p w:rsidR="004D4B71" w:rsidRDefault="004D4B71">
            <w:r>
              <w:rPr>
                <w:rFonts w:ascii="Segoe UI Symbol" w:hAnsi="Segoe UI Symbol" w:cs="Segoe UI Symbol"/>
              </w:rPr>
              <w:t>🔴</w:t>
            </w:r>
            <w:r>
              <w:t xml:space="preserve"> </w:t>
            </w:r>
            <w:r>
              <w:rPr>
                <w:rStyle w:val="Strong"/>
              </w:rPr>
              <w:t>nicht</w:t>
            </w:r>
          </w:p>
        </w:tc>
      </w:tr>
      <w:tr w:rsidR="004D4B71" w:rsidTr="006C6ADE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4D4B71" w:rsidRDefault="004D4B71">
            <w:r>
              <w:t>không phải + mein/dein/sein...</w:t>
            </w:r>
          </w:p>
        </w:tc>
        <w:tc>
          <w:tcPr>
            <w:tcW w:w="3640" w:type="dxa"/>
            <w:vAlign w:val="center"/>
            <w:hideMark/>
          </w:tcPr>
          <w:p w:rsidR="004D4B71" w:rsidRDefault="004D4B71">
            <w:r>
              <w:rPr>
                <w:rFonts w:ascii="Segoe UI Symbol" w:hAnsi="Segoe UI Symbol" w:cs="Segoe UI Symbol"/>
              </w:rPr>
              <w:t>🔴</w:t>
            </w:r>
            <w:r>
              <w:t xml:space="preserve"> </w:t>
            </w:r>
            <w:r>
              <w:rPr>
                <w:rStyle w:val="Strong"/>
              </w:rPr>
              <w:t>nicht</w:t>
            </w:r>
          </w:p>
        </w:tc>
      </w:tr>
    </w:tbl>
    <w:p w:rsidR="006C6ADE" w:rsidRPr="006C6ADE" w:rsidRDefault="004D4B71" w:rsidP="006C6ADE">
      <w:pPr>
        <w:rPr>
          <w:rStyle w:val="Strong"/>
        </w:rPr>
      </w:pPr>
      <w:r w:rsidRPr="006C6ADE">
        <w:rPr>
          <w:rStyle w:val="Strong"/>
        </w:rPr>
        <w:t>Và nhớ đặc biệt:</w:t>
      </w:r>
    </w:p>
    <w:p w:rsidR="004D4B71" w:rsidRPr="006C6ADE" w:rsidRDefault="004D4B71" w:rsidP="004D4B71">
      <w:pPr>
        <w:pStyle w:val="NormalWeb"/>
        <w:rPr>
          <w:highlight w:val="yellow"/>
        </w:rPr>
      </w:pPr>
      <w:r w:rsidRPr="006C6ADE">
        <w:rPr>
          <w:rStyle w:val="Strong"/>
          <w:highlight w:val="yellow"/>
        </w:rPr>
        <w:t>kein → biến đổi giống ein</w:t>
      </w:r>
    </w:p>
    <w:p w:rsidR="004D4B71" w:rsidRDefault="004D4B71" w:rsidP="006C6ADE">
      <w:pPr>
        <w:pStyle w:val="NormalWeb"/>
        <w:tabs>
          <w:tab w:val="left" w:pos="1959"/>
        </w:tabs>
      </w:pPr>
      <w:r w:rsidRPr="006C6ADE">
        <w:rPr>
          <w:rStyle w:val="Strong"/>
          <w:highlight w:val="yellow"/>
        </w:rPr>
        <w:t>ein → kein</w:t>
      </w:r>
      <w:r w:rsidR="006C6ADE" w:rsidRPr="006C6ADE">
        <w:rPr>
          <w:rStyle w:val="Strong"/>
          <w:highlight w:val="yellow"/>
        </w:rPr>
        <w:tab/>
      </w:r>
      <w:r w:rsidRPr="006C6ADE">
        <w:rPr>
          <w:highlight w:val="yellow"/>
        </w:rPr>
        <w:br/>
      </w:r>
      <w:r w:rsidRPr="006C6ADE">
        <w:rPr>
          <w:rStyle w:val="Strong"/>
          <w:highlight w:val="yellow"/>
        </w:rPr>
        <w:t>eine → keine</w:t>
      </w:r>
      <w:r w:rsidRPr="006C6ADE">
        <w:rPr>
          <w:highlight w:val="yellow"/>
        </w:rPr>
        <w:br/>
      </w:r>
      <w:r w:rsidRPr="006C6ADE">
        <w:rPr>
          <w:rStyle w:val="Strong"/>
          <w:highlight w:val="yellow"/>
        </w:rPr>
        <w:t>einen → keinen</w:t>
      </w:r>
    </w:p>
    <w:p w:rsidR="005B5AE2" w:rsidRDefault="005B5AE2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5B5AE2" w:rsidRDefault="005B5AE2" w:rsidP="005B5AE2">
      <w:pPr>
        <w:pStyle w:val="Heading1"/>
        <w:rPr>
          <w:sz w:val="48"/>
        </w:rPr>
      </w:pPr>
      <w:bookmarkStart w:id="363" w:name="_Toc240230557"/>
      <w:r>
        <w:lastRenderedPageBreak/>
        <w:t>GIAI ĐOẠN 5 — GIỚI TỪ (Präpositionen)</w:t>
      </w:r>
      <w:bookmarkEnd w:id="363"/>
    </w:p>
    <w:p w:rsidR="005B5AE2" w:rsidRDefault="005B5AE2" w:rsidP="005B5AE2">
      <w:pPr>
        <w:pStyle w:val="NormalWeb"/>
      </w:pPr>
      <w:r>
        <w:t xml:space="preserve">Đây là một trong những phần </w:t>
      </w:r>
      <w:r>
        <w:rPr>
          <w:rStyle w:val="Strong"/>
          <w:rFonts w:eastAsiaTheme="majorEastAsia"/>
        </w:rPr>
        <w:t>quan trọng nhất của A1</w:t>
      </w:r>
      <w:r>
        <w:t>, vì khi nói tiếng Đức hằng ngày bạn sẽ liên tục gặp: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vào lúc mấy giờ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vào thứ mấy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trong tháng nào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ở đâu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đi đâu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đi bằng phương tiện gì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đi với ai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đến từ đâu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ở chỗ ai</w:t>
      </w:r>
      <w:r>
        <w:t xml:space="preserve"> </w:t>
      </w:r>
    </w:p>
    <w:p w:rsidR="005B5AE2" w:rsidRDefault="005B5AE2" w:rsidP="000E1F2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đến chỗ ai</w:t>
      </w:r>
      <w:r>
        <w:t xml:space="preserve"> </w:t>
      </w:r>
    </w:p>
    <w:p w:rsidR="005B5AE2" w:rsidRDefault="005B5AE2" w:rsidP="005B5AE2">
      <w:pPr>
        <w:pStyle w:val="NormalWeb"/>
      </w:pPr>
      <w:r>
        <w:t xml:space="preserve">Và đặc biệt: </w:t>
      </w:r>
      <w:r>
        <w:rPr>
          <w:rStyle w:val="Strong"/>
          <w:rFonts w:eastAsiaTheme="majorEastAsia"/>
        </w:rPr>
        <w:t>giới từ có thể quyết định danh từ phía sau phải dùng Nominativ, Akkusativ hay Dativ.</w:t>
      </w:r>
    </w:p>
    <w:p w:rsidR="005B5AE2" w:rsidRDefault="005B5AE2" w:rsidP="005B5AE2">
      <w:pPr>
        <w:pStyle w:val="NormalWeb"/>
      </w:pPr>
      <w:r>
        <w:t>Mình sẽ chia Giai đoạn 5 thành 3 nhóm để bạn không bị rối:</w:t>
      </w:r>
    </w:p>
    <w:p w:rsidR="005B5AE2" w:rsidRDefault="005B5AE2" w:rsidP="005B5AE2">
      <w:r>
        <w:t>5.1 — Giới từ thời gian &amp; địa điểm cơ bản</w:t>
      </w:r>
    </w:p>
    <w:p w:rsidR="005B5AE2" w:rsidRDefault="005B5AE2" w:rsidP="005B5AE2">
      <w:r>
        <w:rPr>
          <w:rStyle w:val="Strong"/>
        </w:rPr>
        <w:t>am, um, im, in, auf, an</w:t>
      </w:r>
    </w:p>
    <w:p w:rsidR="005B5AE2" w:rsidRDefault="005B5AE2" w:rsidP="005B5AE2">
      <w:r>
        <w:t>5.2 — Nhóm luôn đi với Dativ</w:t>
      </w:r>
    </w:p>
    <w:p w:rsidR="005B5AE2" w:rsidRDefault="005B5AE2" w:rsidP="005B5AE2">
      <w:r>
        <w:rPr>
          <w:rStyle w:val="Strong"/>
        </w:rPr>
        <w:t>aus, bei, mit, nach, seit, von, zu</w:t>
      </w:r>
    </w:p>
    <w:p w:rsidR="005B5AE2" w:rsidRDefault="005B5AE2" w:rsidP="005B5AE2">
      <w:r>
        <w:t>5.3 — Wechselpräpositionen</w:t>
      </w:r>
    </w:p>
    <w:p w:rsidR="005B5AE2" w:rsidRDefault="005B5AE2" w:rsidP="005B5AE2">
      <w:r>
        <w:rPr>
          <w:rStyle w:val="Strong"/>
        </w:rPr>
        <w:t>in, an, auf...</w:t>
      </w:r>
      <w:r>
        <w:t xml:space="preserve"> khi nói </w:t>
      </w:r>
      <w:r>
        <w:rPr>
          <w:rStyle w:val="Strong"/>
        </w:rPr>
        <w:t>ở đâu</w:t>
      </w:r>
      <w:r>
        <w:t xml:space="preserve"> vs </w:t>
      </w:r>
      <w:r>
        <w:rPr>
          <w:rStyle w:val="Strong"/>
        </w:rPr>
        <w:t>đi đến đâu</w:t>
      </w:r>
    </w:p>
    <w:p w:rsidR="005B5AE2" w:rsidRDefault="005B5AE2" w:rsidP="005B5AE2"/>
    <w:p w:rsidR="00B835FC" w:rsidRDefault="00B835FC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:rsidR="005B5AE2" w:rsidRDefault="005B5AE2" w:rsidP="005B5AE2">
      <w:pPr>
        <w:pStyle w:val="Heading2"/>
      </w:pPr>
      <w:bookmarkStart w:id="364" w:name="_Toc240230558"/>
      <w:r>
        <w:lastRenderedPageBreak/>
        <w:t>PHẦN 5.1 — AM / UM / IM / IN / AUF / AN</w:t>
      </w:r>
      <w:bookmarkEnd w:id="364"/>
    </w:p>
    <w:p w:rsidR="005B5AE2" w:rsidRDefault="005B5AE2" w:rsidP="005B5AE2">
      <w:pPr>
        <w:pStyle w:val="Heading3"/>
      </w:pPr>
      <w:bookmarkStart w:id="365" w:name="_Toc240106164"/>
      <w:bookmarkStart w:id="366" w:name="_Toc240109657"/>
      <w:bookmarkStart w:id="367" w:name="_Toc240230559"/>
      <w:r>
        <w:t xml:space="preserve">1. </w:t>
      </w:r>
      <w:r>
        <w:rPr>
          <w:rStyle w:val="Strong"/>
          <w:b/>
          <w:bCs w:val="0"/>
        </w:rPr>
        <w:t>UM</w:t>
      </w:r>
      <w:r>
        <w:t xml:space="preserve"> — GIỜ</w:t>
      </w:r>
      <w:bookmarkEnd w:id="365"/>
      <w:bookmarkEnd w:id="366"/>
      <w:bookmarkEnd w:id="367"/>
      <w:r>
        <w:t xml:space="preserve"> </w:t>
      </w:r>
    </w:p>
    <w:p w:rsidR="005B5AE2" w:rsidRDefault="005B5AE2" w:rsidP="005B5AE2">
      <w:pPr>
        <w:pStyle w:val="NormalWeb"/>
      </w:pPr>
      <w:r>
        <w:t>Đây là cái dễ nhất.</w:t>
      </w:r>
    </w:p>
    <w:p w:rsidR="005B5AE2" w:rsidRPr="00B835FC" w:rsidRDefault="005B5AE2" w:rsidP="00B835FC">
      <w:pPr>
        <w:rPr>
          <w:rStyle w:val="Strong"/>
        </w:rPr>
      </w:pPr>
      <w:r w:rsidRPr="00B835FC">
        <w:rPr>
          <w:rStyle w:val="Strong"/>
        </w:rPr>
        <w:t>Công thức</w:t>
      </w:r>
    </w:p>
    <w:p w:rsidR="005B5AE2" w:rsidRDefault="005B5AE2" w:rsidP="00B835FC">
      <w:pPr>
        <w:pStyle w:val="NormalWeb"/>
        <w:jc w:val="center"/>
      </w:pPr>
      <w:r w:rsidRPr="00B835FC">
        <w:rPr>
          <w:rStyle w:val="Strong"/>
          <w:rFonts w:eastAsiaTheme="majorEastAsia"/>
          <w:highlight w:val="yellow"/>
        </w:rPr>
        <w:t>um + giờ</w:t>
      </w:r>
    </w:p>
    <w:p w:rsidR="005B5AE2" w:rsidRDefault="005B5AE2" w:rsidP="005B5AE2">
      <w:pPr>
        <w:pStyle w:val="NormalWeb"/>
      </w:pPr>
      <w:r>
        <w:t xml:space="preserve">Dùng </w:t>
      </w:r>
      <w:r>
        <w:rPr>
          <w:rStyle w:val="Strong"/>
          <w:rFonts w:eastAsiaTheme="majorEastAsia"/>
        </w:rPr>
        <w:t>um</w:t>
      </w:r>
      <w:r>
        <w:t xml:space="preserve"> khi nói </w:t>
      </w:r>
      <w:r>
        <w:rPr>
          <w:rStyle w:val="Strong"/>
          <w:rFonts w:eastAsiaTheme="majorEastAsia"/>
        </w:rPr>
        <w:t>một thời điểm cụ thể trong ngày</w:t>
      </w:r>
      <w:r>
        <w:t>.</w:t>
      </w:r>
    </w:p>
    <w:p w:rsidR="005B5AE2" w:rsidRPr="00B835FC" w:rsidRDefault="005B5AE2" w:rsidP="00B835FC">
      <w:pPr>
        <w:rPr>
          <w:rStyle w:val="Strong"/>
        </w:rPr>
      </w:pPr>
      <w:r w:rsidRPr="00B835FC">
        <w:rPr>
          <w:rStyle w:val="Strong"/>
        </w:rPr>
        <w:t>Ví dụ</w:t>
      </w:r>
    </w:p>
    <w:p w:rsidR="005B5AE2" w:rsidRDefault="005B5AE2" w:rsidP="005B5AE2">
      <w:pPr>
        <w:pStyle w:val="NormalWeb"/>
      </w:pPr>
      <w:r>
        <w:t xml:space="preserve">Ich stehe </w:t>
      </w:r>
      <w:r>
        <w:rPr>
          <w:rStyle w:val="Strong"/>
          <w:rFonts w:eastAsiaTheme="majorEastAsia"/>
        </w:rPr>
        <w:t>um 7 Uhr</w:t>
      </w:r>
      <w:r>
        <w:t xml:space="preserve"> auf.</w:t>
      </w:r>
      <w:r>
        <w:br/>
        <w:t xml:space="preserve">Tôi thức dậy </w:t>
      </w:r>
      <w:r>
        <w:rPr>
          <w:rStyle w:val="Strong"/>
          <w:rFonts w:eastAsiaTheme="majorEastAsia"/>
        </w:rPr>
        <w:t>lúc 7 giờ</w:t>
      </w:r>
      <w:r>
        <w:t>.</w:t>
      </w:r>
    </w:p>
    <w:p w:rsidR="005B5AE2" w:rsidRDefault="005B5AE2" w:rsidP="005B5AE2">
      <w:pPr>
        <w:pStyle w:val="NormalWeb"/>
      </w:pPr>
      <w:r>
        <w:t xml:space="preserve">→ 7 Uhr là một giờ cụ thể → </w:t>
      </w:r>
      <w:r>
        <w:rPr>
          <w:rStyle w:val="Strong"/>
          <w:rFonts w:eastAsiaTheme="majorEastAsia"/>
        </w:rPr>
        <w:t>um</w:t>
      </w:r>
      <w:r>
        <w:t>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Der Deutschkurs beginnt </w:t>
      </w:r>
      <w:r>
        <w:rPr>
          <w:rStyle w:val="Strong"/>
          <w:rFonts w:eastAsiaTheme="majorEastAsia"/>
        </w:rPr>
        <w:t>um 19 Uhr</w:t>
      </w:r>
      <w:r>
        <w:t>.</w:t>
      </w:r>
      <w:r>
        <w:br/>
        <w:t xml:space="preserve">Lớp tiếng Đức bắt đầu </w:t>
      </w:r>
      <w:r>
        <w:rPr>
          <w:rStyle w:val="Strong"/>
          <w:rFonts w:eastAsiaTheme="majorEastAsia"/>
        </w:rPr>
        <w:t>lúc 19 giờ</w:t>
      </w:r>
      <w:r>
        <w:t>.</w:t>
      </w:r>
    </w:p>
    <w:p w:rsidR="005B5AE2" w:rsidRDefault="005B5AE2" w:rsidP="005B5AE2">
      <w:pPr>
        <w:pStyle w:val="NormalWeb"/>
      </w:pPr>
      <w:r>
        <w:t xml:space="preserve">→ một thời điểm cụ thể → </w:t>
      </w:r>
      <w:r>
        <w:rPr>
          <w:rStyle w:val="Strong"/>
          <w:rFonts w:eastAsiaTheme="majorEastAsia"/>
        </w:rPr>
        <w:t>um</w:t>
      </w:r>
      <w:r>
        <w:t>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Wir essen </w:t>
      </w:r>
      <w:r>
        <w:rPr>
          <w:rStyle w:val="Strong"/>
          <w:rFonts w:eastAsiaTheme="majorEastAsia"/>
        </w:rPr>
        <w:t>um 12 Uhr</w:t>
      </w:r>
      <w:r>
        <w:t xml:space="preserve"> zu Mittag.</w:t>
      </w:r>
      <w:r>
        <w:br/>
        <w:t xml:space="preserve">Chúng tôi ăn trưa </w:t>
      </w:r>
      <w:r>
        <w:rPr>
          <w:rStyle w:val="Strong"/>
          <w:rFonts w:eastAsiaTheme="majorEastAsia"/>
        </w:rPr>
        <w:t>lúc 12 giờ</w:t>
      </w:r>
      <w:r>
        <w:t>.</w:t>
      </w:r>
    </w:p>
    <w:p w:rsidR="005B5AE2" w:rsidRDefault="005B5AE2" w:rsidP="005B5AE2"/>
    <w:p w:rsidR="005B5AE2" w:rsidRPr="00B835FC" w:rsidRDefault="005B5AE2" w:rsidP="00B835FC">
      <w:pPr>
        <w:rPr>
          <w:rStyle w:val="Strong"/>
        </w:rPr>
      </w:pPr>
      <w:r w:rsidRPr="00B835FC">
        <w:rPr>
          <w:rStyle w:val="Strong"/>
        </w:rPr>
        <w:t>Mẹo</w:t>
      </w:r>
    </w:p>
    <w:p w:rsidR="005B5AE2" w:rsidRDefault="005B5AE2" w:rsidP="00B835FC">
      <w:pPr>
        <w:pStyle w:val="NormalWeb"/>
        <w:jc w:val="center"/>
      </w:pPr>
      <w:r w:rsidRPr="00B835FC">
        <w:rPr>
          <w:rStyle w:val="Strong"/>
          <w:rFonts w:eastAsiaTheme="majorEastAsia"/>
          <w:highlight w:val="yellow"/>
        </w:rPr>
        <w:t>UM = đúng một giờ cụ thể</w:t>
      </w:r>
    </w:p>
    <w:p w:rsidR="005B5AE2" w:rsidRDefault="005B5AE2" w:rsidP="005B5AE2">
      <w:pPr>
        <w:pStyle w:val="NormalWeb"/>
      </w:pPr>
      <w:r>
        <w:t>Nhìn thấy: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7 Uhr / 8:30 Uhr / 19 Uhr / 20:15 Uhr</w:t>
      </w:r>
    </w:p>
    <w:p w:rsidR="005B5AE2" w:rsidRDefault="005B5AE2" w:rsidP="005B5AE2">
      <w:pPr>
        <w:pStyle w:val="NormalWeb"/>
      </w:pPr>
      <w:r>
        <w:t xml:space="preserve">→ nghĩ ngay </w:t>
      </w:r>
      <w:r>
        <w:rPr>
          <w:rStyle w:val="Strong"/>
          <w:rFonts w:eastAsiaTheme="majorEastAsia"/>
        </w:rPr>
        <w:t>UM</w:t>
      </w:r>
      <w:r>
        <w:t>.</w:t>
      </w:r>
    </w:p>
    <w:p w:rsidR="005B5AE2" w:rsidRDefault="005B5AE2" w:rsidP="005B5AE2"/>
    <w:p w:rsidR="005B5AE2" w:rsidRDefault="005B5AE2" w:rsidP="00B835FC">
      <w:pPr>
        <w:pStyle w:val="Heading3"/>
      </w:pPr>
      <w:bookmarkStart w:id="368" w:name="_Toc240106165"/>
      <w:bookmarkStart w:id="369" w:name="_Toc240109658"/>
      <w:bookmarkStart w:id="370" w:name="_Toc240230560"/>
      <w:r>
        <w:lastRenderedPageBreak/>
        <w:t xml:space="preserve">2. </w:t>
      </w:r>
      <w:r>
        <w:rPr>
          <w:rStyle w:val="Strong"/>
          <w:b/>
          <w:bCs w:val="0"/>
        </w:rPr>
        <w:t>AM</w:t>
      </w:r>
      <w:r>
        <w:t xml:space="preserve"> — THỨ / NGÀY</w:t>
      </w:r>
      <w:bookmarkEnd w:id="368"/>
      <w:bookmarkEnd w:id="369"/>
      <w:bookmarkEnd w:id="370"/>
      <w:r>
        <w:t xml:space="preserve"> 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am</w:t>
      </w:r>
      <w:r>
        <w:t xml:space="preserve"> dùng rất thường xuyên với:</w:t>
      </w:r>
    </w:p>
    <w:p w:rsidR="005B5AE2" w:rsidRDefault="005B5AE2" w:rsidP="000E1F2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thứ trong tuần </w:t>
      </w:r>
    </w:p>
    <w:p w:rsidR="005B5AE2" w:rsidRDefault="005B5AE2" w:rsidP="000E1F2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ngày cụ thể </w:t>
      </w:r>
    </w:p>
    <w:p w:rsidR="005B5AE2" w:rsidRPr="00B835FC" w:rsidRDefault="005B5AE2" w:rsidP="00B835FC">
      <w:pPr>
        <w:rPr>
          <w:b/>
        </w:rPr>
      </w:pPr>
      <w:r w:rsidRPr="00B835FC">
        <w:rPr>
          <w:b/>
        </w:rPr>
        <w:t>Công thức</w:t>
      </w:r>
    </w:p>
    <w:p w:rsidR="005B5AE2" w:rsidRDefault="005B5AE2" w:rsidP="00B835FC">
      <w:pPr>
        <w:jc w:val="center"/>
      </w:pPr>
      <w:r>
        <w:rPr>
          <w:rStyle w:val="Strong"/>
          <w:rFonts w:eastAsiaTheme="majorEastAsia"/>
        </w:rPr>
        <w:t>am + thứ/ngày</w:t>
      </w:r>
    </w:p>
    <w:p w:rsidR="005B5AE2" w:rsidRDefault="005B5AE2" w:rsidP="00B835FC">
      <w:r>
        <w:t>Ví dụ</w:t>
      </w:r>
    </w:p>
    <w:p w:rsidR="005B5AE2" w:rsidRDefault="005B5AE2" w:rsidP="00B835FC">
      <w:r>
        <w:t xml:space="preserve">Ich arbeite </w:t>
      </w:r>
      <w:r>
        <w:rPr>
          <w:rStyle w:val="Strong"/>
          <w:rFonts w:eastAsiaTheme="majorEastAsia"/>
        </w:rPr>
        <w:t>am Montag</w:t>
      </w:r>
      <w:r>
        <w:t>.</w:t>
      </w:r>
      <w:r>
        <w:br/>
        <w:t xml:space="preserve">Tôi làm việc </w:t>
      </w:r>
      <w:r>
        <w:rPr>
          <w:rStyle w:val="Strong"/>
          <w:rFonts w:eastAsiaTheme="majorEastAsia"/>
        </w:rPr>
        <w:t>vào thứ Hai</w:t>
      </w:r>
      <w:r>
        <w:t>.</w:t>
      </w:r>
    </w:p>
    <w:p w:rsidR="005B5AE2" w:rsidRDefault="005B5AE2" w:rsidP="00B835FC"/>
    <w:p w:rsidR="005B5AE2" w:rsidRDefault="005B5AE2" w:rsidP="00B835FC">
      <w:r>
        <w:t xml:space="preserve">Wir treffen uns </w:t>
      </w:r>
      <w:r>
        <w:rPr>
          <w:rStyle w:val="Strong"/>
          <w:rFonts w:eastAsiaTheme="majorEastAsia"/>
        </w:rPr>
        <w:t>am Samstag</w:t>
      </w:r>
      <w:r>
        <w:t>.</w:t>
      </w:r>
      <w:r>
        <w:br/>
        <w:t xml:space="preserve">Chúng ta gặp nhau </w:t>
      </w:r>
      <w:r>
        <w:rPr>
          <w:rStyle w:val="Strong"/>
          <w:rFonts w:eastAsiaTheme="majorEastAsia"/>
        </w:rPr>
        <w:t>vào thứ Bảy</w:t>
      </w:r>
      <w:r>
        <w:t>.</w:t>
      </w:r>
    </w:p>
    <w:p w:rsidR="005B5AE2" w:rsidRDefault="005B5AE2" w:rsidP="00B835FC"/>
    <w:p w:rsidR="005B5AE2" w:rsidRDefault="005B5AE2" w:rsidP="00B835FC">
      <w:r>
        <w:t xml:space="preserve">Ich habe </w:t>
      </w:r>
      <w:r>
        <w:rPr>
          <w:rStyle w:val="Strong"/>
          <w:rFonts w:eastAsiaTheme="majorEastAsia"/>
        </w:rPr>
        <w:t>am 6. August</w:t>
      </w:r>
      <w:r>
        <w:t xml:space="preserve"> Geburtstag.</w:t>
      </w:r>
      <w:r>
        <w:br/>
        <w:t xml:space="preserve">Tôi sinh nhật </w:t>
      </w:r>
      <w:r>
        <w:rPr>
          <w:rStyle w:val="Strong"/>
          <w:rFonts w:eastAsiaTheme="majorEastAsia"/>
        </w:rPr>
        <w:t>vào ngày 6 tháng 8</w:t>
      </w:r>
      <w:r>
        <w:t>.</w:t>
      </w:r>
    </w:p>
    <w:p w:rsidR="005B5AE2" w:rsidRDefault="005B5AE2" w:rsidP="00B835FC"/>
    <w:p w:rsidR="005B5AE2" w:rsidRPr="00B835FC" w:rsidRDefault="005B5AE2" w:rsidP="00B835FC">
      <w:pPr>
        <w:rPr>
          <w:b/>
        </w:rPr>
      </w:pPr>
      <w:r w:rsidRPr="00B835FC">
        <w:rPr>
          <w:b/>
        </w:rPr>
        <w:t>Mẹo</w:t>
      </w:r>
    </w:p>
    <w:p w:rsidR="005B5AE2" w:rsidRDefault="005B5AE2" w:rsidP="00B835FC">
      <w:pPr>
        <w:jc w:val="center"/>
      </w:pPr>
      <w:r>
        <w:rPr>
          <w:rStyle w:val="Strong"/>
          <w:rFonts w:eastAsiaTheme="majorEastAsia"/>
        </w:rPr>
        <w:t>AM = ngày / thứ</w:t>
      </w:r>
    </w:p>
    <w:p w:rsidR="005B5AE2" w:rsidRDefault="005B5AE2" w:rsidP="00B835FC">
      <w:r>
        <w:rPr>
          <w:rStyle w:val="Strong"/>
          <w:rFonts w:eastAsiaTheme="majorEastAsia"/>
        </w:rPr>
        <w:t>Montag → am Montag</w:t>
      </w:r>
      <w:r>
        <w:br/>
      </w:r>
      <w:r>
        <w:rPr>
          <w:rStyle w:val="Strong"/>
          <w:rFonts w:eastAsiaTheme="majorEastAsia"/>
        </w:rPr>
        <w:t>Freitag → am Freitag</w:t>
      </w:r>
      <w:r>
        <w:br/>
      </w:r>
      <w:r>
        <w:rPr>
          <w:rStyle w:val="Strong"/>
          <w:rFonts w:eastAsiaTheme="majorEastAsia"/>
        </w:rPr>
        <w:t>Sonntag → am Sonntag</w:t>
      </w:r>
    </w:p>
    <w:p w:rsidR="005B5AE2" w:rsidRDefault="005B5AE2" w:rsidP="005B5AE2"/>
    <w:p w:rsidR="005B5AE2" w:rsidRDefault="005B5AE2" w:rsidP="00B835FC">
      <w:pPr>
        <w:pStyle w:val="Heading3"/>
      </w:pPr>
      <w:bookmarkStart w:id="371" w:name="_Toc240106166"/>
      <w:bookmarkStart w:id="372" w:name="_Toc240109659"/>
      <w:bookmarkStart w:id="373" w:name="_Toc240230561"/>
      <w:r>
        <w:t xml:space="preserve">3. </w:t>
      </w:r>
      <w:r>
        <w:rPr>
          <w:rStyle w:val="Strong"/>
          <w:b/>
          <w:bCs w:val="0"/>
        </w:rPr>
        <w:t>IM</w:t>
      </w:r>
      <w:r>
        <w:t xml:space="preserve"> — THÁNG / MÙA / NĂM </w:t>
      </w:r>
      <w:r>
        <w:rPr>
          <w:rFonts w:ascii="Segoe UI Symbol" w:hAnsi="Segoe UI Symbol" w:cs="Segoe UI Symbol"/>
        </w:rPr>
        <w:t>🗓</w:t>
      </w:r>
      <w:r>
        <w:rPr>
          <w:rFonts w:cs="Times New Roman"/>
        </w:rPr>
        <w:t>️</w:t>
      </w:r>
      <w:bookmarkEnd w:id="371"/>
      <w:bookmarkEnd w:id="372"/>
      <w:bookmarkEnd w:id="373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im</w:t>
      </w:r>
      <w:r>
        <w:t xml:space="preserve"> thường dùng khi nói:</w:t>
      </w:r>
    </w:p>
    <w:p w:rsidR="005B5AE2" w:rsidRDefault="005B5AE2" w:rsidP="000E1F2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tháng </w:t>
      </w:r>
    </w:p>
    <w:p w:rsidR="005B5AE2" w:rsidRDefault="005B5AE2" w:rsidP="000E1F2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mùa </w:t>
      </w:r>
    </w:p>
    <w:p w:rsidR="00B835FC" w:rsidRDefault="005B5AE2" w:rsidP="000E1F2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một số khoảng thời gian </w:t>
      </w:r>
    </w:p>
    <w:p w:rsidR="00B835FC" w:rsidRDefault="00B835FC" w:rsidP="00B835FC">
      <w:pPr>
        <w:spacing w:before="100" w:beforeAutospacing="1" w:after="100" w:afterAutospacing="1" w:line="240" w:lineRule="auto"/>
      </w:pPr>
    </w:p>
    <w:p w:rsidR="00B835FC" w:rsidRDefault="00B835FC" w:rsidP="00B835FC">
      <w:pPr>
        <w:spacing w:before="100" w:beforeAutospacing="1" w:after="100" w:afterAutospacing="1" w:line="240" w:lineRule="auto"/>
      </w:pPr>
    </w:p>
    <w:p w:rsidR="005B5AE2" w:rsidRPr="00B835FC" w:rsidRDefault="005B5AE2" w:rsidP="00B835FC">
      <w:pPr>
        <w:rPr>
          <w:b/>
        </w:rPr>
      </w:pPr>
      <w:r w:rsidRPr="00B835FC">
        <w:rPr>
          <w:b/>
        </w:rPr>
        <w:lastRenderedPageBreak/>
        <w:t>Công thức</w:t>
      </w:r>
    </w:p>
    <w:p w:rsidR="005B5AE2" w:rsidRDefault="005B5AE2" w:rsidP="00B835FC">
      <w:pPr>
        <w:pStyle w:val="NormalWeb"/>
        <w:jc w:val="center"/>
      </w:pPr>
      <w:r>
        <w:rPr>
          <w:rStyle w:val="Strong"/>
          <w:rFonts w:eastAsiaTheme="majorEastAsia"/>
        </w:rPr>
        <w:t>im + tháng / mùa</w:t>
      </w:r>
    </w:p>
    <w:p w:rsidR="005B5AE2" w:rsidRPr="00B835FC" w:rsidRDefault="005B5AE2" w:rsidP="00B835FC">
      <w:pPr>
        <w:rPr>
          <w:rStyle w:val="Strong"/>
        </w:rPr>
      </w:pPr>
      <w:r w:rsidRPr="00B835FC">
        <w:rPr>
          <w:rStyle w:val="Strong"/>
        </w:rPr>
        <w:t>Ví dụ</w:t>
      </w:r>
    </w:p>
    <w:p w:rsidR="005B5AE2" w:rsidRDefault="005B5AE2" w:rsidP="005B5AE2">
      <w:pPr>
        <w:pStyle w:val="NormalWeb"/>
      </w:pPr>
      <w:r>
        <w:t>Ich habe im August Urlaub.</w:t>
      </w:r>
      <w:r>
        <w:br/>
        <w:t xml:space="preserve">Tôi nghỉ phép </w:t>
      </w:r>
      <w:r>
        <w:rPr>
          <w:rStyle w:val="Strong"/>
          <w:rFonts w:eastAsiaTheme="majorEastAsia"/>
        </w:rPr>
        <w:t>vào tháng 8</w:t>
      </w:r>
      <w:r>
        <w:t>.</w:t>
      </w:r>
    </w:p>
    <w:p w:rsidR="005B5AE2" w:rsidRDefault="005B5AE2" w:rsidP="005B5AE2"/>
    <w:p w:rsidR="005B5AE2" w:rsidRDefault="005B5AE2" w:rsidP="005B5AE2">
      <w:pPr>
        <w:pStyle w:val="NormalWeb"/>
      </w:pPr>
      <w:r>
        <w:t>Im Sommer ist es sehr heiß.</w:t>
      </w:r>
      <w:r>
        <w:br/>
      </w:r>
      <w:r>
        <w:rPr>
          <w:rStyle w:val="Strong"/>
          <w:rFonts w:eastAsiaTheme="majorEastAsia"/>
        </w:rPr>
        <w:t>Vào mùa hè</w:t>
      </w:r>
      <w:r>
        <w:t xml:space="preserve"> trời rất nóng.</w:t>
      </w:r>
    </w:p>
    <w:p w:rsidR="005B5AE2" w:rsidRDefault="005B5AE2" w:rsidP="005B5AE2"/>
    <w:p w:rsidR="005B5AE2" w:rsidRDefault="005B5AE2" w:rsidP="00B835FC">
      <w:pPr>
        <w:pStyle w:val="NormalWeb"/>
      </w:pPr>
      <w:r>
        <w:t>Wir fahren im Dezember nach Deutschland.</w:t>
      </w:r>
      <w:r>
        <w:br/>
        <w:t xml:space="preserve">Chúng tôi đi Đức </w:t>
      </w:r>
      <w:r>
        <w:rPr>
          <w:rStyle w:val="Strong"/>
          <w:rFonts w:eastAsiaTheme="majorEastAsia"/>
        </w:rPr>
        <w:t>vào tháng 12</w:t>
      </w:r>
      <w:r w:rsidR="00B835FC">
        <w:t>.</w:t>
      </w:r>
    </w:p>
    <w:p w:rsidR="005B5AE2" w:rsidRPr="00B835FC" w:rsidRDefault="005B5AE2" w:rsidP="00B835FC">
      <w:pPr>
        <w:rPr>
          <w:b/>
        </w:rPr>
      </w:pPr>
      <w:r w:rsidRPr="00B835FC">
        <w:rPr>
          <w:b/>
        </w:rPr>
        <w:t>Mẹo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IM = khoảng thời gian lớn hơn một ngày</w:t>
      </w:r>
    </w:p>
    <w:tbl>
      <w:tblPr>
        <w:tblW w:w="7655" w:type="dxa"/>
        <w:tblCellSpacing w:w="15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969"/>
      </w:tblGrid>
      <w:tr w:rsidR="005B5AE2" w:rsidTr="00B835FC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Thời gian</w:t>
            </w:r>
          </w:p>
        </w:tc>
        <w:tc>
          <w:tcPr>
            <w:tcW w:w="3924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Giới từ</w:t>
            </w:r>
          </w:p>
        </w:tc>
      </w:tr>
      <w:tr w:rsidR="005B5AE2" w:rsidTr="00B835FC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5B5AE2" w:rsidRDefault="005B5AE2">
            <w:r>
              <w:t>7 Uhr</w:t>
            </w:r>
          </w:p>
        </w:tc>
        <w:tc>
          <w:tcPr>
            <w:tcW w:w="392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um</w:t>
            </w:r>
          </w:p>
        </w:tc>
      </w:tr>
      <w:tr w:rsidR="005B5AE2" w:rsidTr="00B835FC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5B5AE2" w:rsidRDefault="005B5AE2">
            <w:r>
              <w:t>Montag</w:t>
            </w:r>
          </w:p>
        </w:tc>
        <w:tc>
          <w:tcPr>
            <w:tcW w:w="392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</w:t>
            </w:r>
          </w:p>
        </w:tc>
      </w:tr>
      <w:tr w:rsidR="005B5AE2" w:rsidTr="00B835FC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5B5AE2" w:rsidRDefault="005B5AE2">
            <w:r>
              <w:t>6. August</w:t>
            </w:r>
          </w:p>
        </w:tc>
        <w:tc>
          <w:tcPr>
            <w:tcW w:w="392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</w:t>
            </w:r>
          </w:p>
        </w:tc>
      </w:tr>
      <w:tr w:rsidR="005B5AE2" w:rsidTr="00B835FC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5B5AE2" w:rsidRDefault="005B5AE2">
            <w:r>
              <w:t>August</w:t>
            </w:r>
          </w:p>
        </w:tc>
        <w:tc>
          <w:tcPr>
            <w:tcW w:w="392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im</w:t>
            </w:r>
          </w:p>
        </w:tc>
      </w:tr>
      <w:tr w:rsidR="005B5AE2" w:rsidTr="00B835FC">
        <w:trPr>
          <w:tblCellSpacing w:w="15" w:type="dxa"/>
        </w:trPr>
        <w:tc>
          <w:tcPr>
            <w:tcW w:w="3641" w:type="dxa"/>
            <w:vAlign w:val="center"/>
            <w:hideMark/>
          </w:tcPr>
          <w:p w:rsidR="005B5AE2" w:rsidRDefault="005B5AE2">
            <w:r>
              <w:t>Sommer</w:t>
            </w:r>
          </w:p>
        </w:tc>
        <w:tc>
          <w:tcPr>
            <w:tcW w:w="392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im</w:t>
            </w:r>
          </w:p>
        </w:tc>
      </w:tr>
    </w:tbl>
    <w:p w:rsidR="005B5AE2" w:rsidRDefault="005B5AE2" w:rsidP="005B5AE2"/>
    <w:p w:rsidR="00B835FC" w:rsidRDefault="00B835FC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:rsidR="005B5AE2" w:rsidRDefault="005B5AE2" w:rsidP="00B835FC">
      <w:pPr>
        <w:pStyle w:val="Heading3"/>
      </w:pPr>
      <w:bookmarkStart w:id="374" w:name="_Toc240106167"/>
      <w:bookmarkStart w:id="375" w:name="_Toc240109660"/>
      <w:bookmarkStart w:id="376" w:name="_Toc240230562"/>
      <w:r>
        <w:lastRenderedPageBreak/>
        <w:t>4. TỔNG HỢP UM — AM — IM</w:t>
      </w:r>
      <w:bookmarkEnd w:id="374"/>
      <w:bookmarkEnd w:id="375"/>
      <w:bookmarkEnd w:id="376"/>
    </w:p>
    <w:p w:rsidR="005B5AE2" w:rsidRDefault="005B5AE2" w:rsidP="005B5AE2">
      <w:pPr>
        <w:pStyle w:val="NormalWeb"/>
      </w:pPr>
      <w:r>
        <w:t xml:space="preserve">Đây là bảng </w:t>
      </w:r>
      <w:r>
        <w:rPr>
          <w:rStyle w:val="Strong"/>
          <w:rFonts w:eastAsiaTheme="majorEastAsia"/>
        </w:rPr>
        <w:t>phải thuộc</w:t>
      </w:r>
      <w:r>
        <w:t>:</w:t>
      </w:r>
    </w:p>
    <w:tbl>
      <w:tblPr>
        <w:tblW w:w="0" w:type="auto"/>
        <w:tblCellSpacing w:w="15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260"/>
      </w:tblGrid>
      <w:tr w:rsidR="005B5AE2" w:rsidTr="00B835FC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Tiếng Việt</w:t>
            </w:r>
          </w:p>
        </w:tc>
        <w:tc>
          <w:tcPr>
            <w:tcW w:w="3215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Tiếng Đức</w:t>
            </w:r>
          </w:p>
        </w:tc>
      </w:tr>
      <w:tr w:rsidR="005B5AE2" w:rsidTr="00B835F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5B5AE2" w:rsidRDefault="005B5AE2">
            <w:r>
              <w:t>lúc 7 giờ</w:t>
            </w:r>
          </w:p>
        </w:tc>
        <w:tc>
          <w:tcPr>
            <w:tcW w:w="321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um 7 Uhr</w:t>
            </w:r>
          </w:p>
        </w:tc>
      </w:tr>
      <w:tr w:rsidR="005B5AE2" w:rsidTr="00B835F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5B5AE2" w:rsidRDefault="005B5AE2">
            <w:r>
              <w:t>vào thứ Hai</w:t>
            </w:r>
          </w:p>
        </w:tc>
        <w:tc>
          <w:tcPr>
            <w:tcW w:w="321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Montag</w:t>
            </w:r>
          </w:p>
        </w:tc>
      </w:tr>
      <w:tr w:rsidR="005B5AE2" w:rsidTr="00B835F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5B5AE2" w:rsidRDefault="005B5AE2">
            <w:r>
              <w:t>vào thứ Sáu</w:t>
            </w:r>
          </w:p>
        </w:tc>
        <w:tc>
          <w:tcPr>
            <w:tcW w:w="321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Freitag</w:t>
            </w:r>
          </w:p>
        </w:tc>
      </w:tr>
      <w:tr w:rsidR="005B5AE2" w:rsidTr="00B835F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5B5AE2" w:rsidRDefault="005B5AE2">
            <w:r>
              <w:t>vào ngày 6/8</w:t>
            </w:r>
          </w:p>
        </w:tc>
        <w:tc>
          <w:tcPr>
            <w:tcW w:w="321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6. August</w:t>
            </w:r>
          </w:p>
        </w:tc>
      </w:tr>
      <w:tr w:rsidR="005B5AE2" w:rsidTr="00B835F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5B5AE2" w:rsidRDefault="005B5AE2">
            <w:r>
              <w:t>vào tháng 8</w:t>
            </w:r>
          </w:p>
        </w:tc>
        <w:tc>
          <w:tcPr>
            <w:tcW w:w="321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im August</w:t>
            </w:r>
          </w:p>
        </w:tc>
      </w:tr>
      <w:tr w:rsidR="005B5AE2" w:rsidTr="00B835FC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5B5AE2" w:rsidRDefault="005B5AE2">
            <w:r>
              <w:t>vào mùa hè</w:t>
            </w:r>
          </w:p>
        </w:tc>
        <w:tc>
          <w:tcPr>
            <w:tcW w:w="321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im Sommer</w:t>
            </w:r>
          </w:p>
        </w:tc>
      </w:tr>
    </w:tbl>
    <w:p w:rsidR="005B5AE2" w:rsidRPr="00B835FC" w:rsidRDefault="005B5AE2" w:rsidP="00B835FC">
      <w:pPr>
        <w:rPr>
          <w:b/>
        </w:rPr>
      </w:pPr>
      <w:r w:rsidRPr="00B835FC">
        <w:rPr>
          <w:b/>
        </w:rPr>
        <w:t>Một câu có cả 3:</w:t>
      </w:r>
    </w:p>
    <w:p w:rsidR="005B5AE2" w:rsidRDefault="005B5AE2" w:rsidP="00B835FC">
      <w:pPr>
        <w:pStyle w:val="NormalWeb"/>
        <w:jc w:val="center"/>
      </w:pPr>
      <w:r>
        <w:rPr>
          <w:rStyle w:val="Strong"/>
          <w:rFonts w:eastAsiaTheme="majorEastAsia"/>
        </w:rPr>
        <w:t>Am Montag um 19 Uhr habe ich Deutschkurs.</w:t>
      </w:r>
    </w:p>
    <w:p w:rsidR="005B5AE2" w:rsidRDefault="005B5AE2" w:rsidP="005B5AE2">
      <w:pPr>
        <w:pStyle w:val="NormalWeb"/>
      </w:pPr>
      <w:r>
        <w:t>= Thứ Hai lúc 19 giờ tôi có lớp tiếng Đức.</w:t>
      </w:r>
    </w:p>
    <w:p w:rsidR="005B5AE2" w:rsidRDefault="005B5AE2" w:rsidP="00B835F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am</w:t>
      </w:r>
      <w:r>
        <w:t xml:space="preserve"> = ngày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um</w:t>
      </w:r>
      <w:r w:rsidR="00B835FC">
        <w:t xml:space="preserve"> = giờ</w:t>
      </w:r>
    </w:p>
    <w:p w:rsidR="005B5AE2" w:rsidRDefault="005B5AE2" w:rsidP="00B835FC">
      <w:pPr>
        <w:pStyle w:val="Heading3"/>
      </w:pPr>
      <w:bookmarkStart w:id="377" w:name="_Toc240106168"/>
      <w:bookmarkStart w:id="378" w:name="_Toc240109661"/>
      <w:bookmarkStart w:id="379" w:name="_Toc240230563"/>
      <w:r>
        <w:t xml:space="preserve">5. </w:t>
      </w:r>
      <w:r>
        <w:rPr>
          <w:rStyle w:val="Strong"/>
          <w:b/>
          <w:bCs w:val="0"/>
        </w:rPr>
        <w:t>IN</w:t>
      </w:r>
      <w:r>
        <w:t xml:space="preserve"> — TRONG / Ở / VÀO</w:t>
      </w:r>
      <w:bookmarkEnd w:id="377"/>
      <w:bookmarkEnd w:id="378"/>
      <w:bookmarkEnd w:id="379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in</w:t>
      </w:r>
      <w:r>
        <w:t xml:space="preserve"> có rất nhiều cách dùng.</w:t>
      </w:r>
    </w:p>
    <w:p w:rsidR="005B5AE2" w:rsidRDefault="005B5AE2" w:rsidP="005B5AE2">
      <w:pPr>
        <w:pStyle w:val="NormalWeb"/>
      </w:pPr>
      <w:r>
        <w:t>Ở A1 trước tiên hãy nhớ hai ý lớn:</w:t>
      </w:r>
    </w:p>
    <w:p w:rsidR="005B5AE2" w:rsidRPr="00B835FC" w:rsidRDefault="005B5AE2" w:rsidP="00B835FC">
      <w:pPr>
        <w:rPr>
          <w:rStyle w:val="Strong"/>
        </w:rPr>
      </w:pPr>
      <w:r w:rsidRPr="00B835FC">
        <w:rPr>
          <w:rStyle w:val="Strong"/>
        </w:rPr>
        <w:t>A. Thời gian</w:t>
      </w:r>
    </w:p>
    <w:p w:rsidR="005B5AE2" w:rsidRDefault="005B5AE2" w:rsidP="00B835FC">
      <w:pPr>
        <w:pStyle w:val="NormalWeb"/>
        <w:jc w:val="center"/>
      </w:pPr>
      <w:r>
        <w:rPr>
          <w:rStyle w:val="Strong"/>
          <w:rFonts w:eastAsiaTheme="majorEastAsia"/>
        </w:rPr>
        <w:t>in + khoảng thời gian / thời điểm tương lai</w:t>
      </w:r>
    </w:p>
    <w:p w:rsidR="005B5AE2" w:rsidRDefault="005B5AE2" w:rsidP="005B5AE2">
      <w:pPr>
        <w:pStyle w:val="NormalWeb"/>
      </w:pPr>
      <w:r>
        <w:t>Ví dụ:</w:t>
      </w:r>
    </w:p>
    <w:p w:rsidR="005B5AE2" w:rsidRDefault="005B5AE2" w:rsidP="005B5AE2">
      <w:pPr>
        <w:pStyle w:val="NormalWeb"/>
      </w:pPr>
      <w:r>
        <w:t xml:space="preserve">Ich komme </w:t>
      </w:r>
      <w:r>
        <w:rPr>
          <w:rStyle w:val="Strong"/>
          <w:rFonts w:eastAsiaTheme="majorEastAsia"/>
        </w:rPr>
        <w:t>in einer Stunde</w:t>
      </w:r>
      <w:r>
        <w:t>.</w:t>
      </w:r>
      <w:r>
        <w:br/>
        <w:t xml:space="preserve">Tôi sẽ đến </w:t>
      </w:r>
      <w:r>
        <w:rPr>
          <w:rStyle w:val="Strong"/>
          <w:rFonts w:eastAsiaTheme="majorEastAsia"/>
        </w:rPr>
        <w:t>trong một giờ nữa</w:t>
      </w:r>
      <w:r>
        <w:t>.</w:t>
      </w:r>
    </w:p>
    <w:p w:rsidR="005B5AE2" w:rsidRDefault="005B5AE2" w:rsidP="00B835FC">
      <w:pPr>
        <w:pStyle w:val="NormalWeb"/>
      </w:pPr>
      <w:r>
        <w:t xml:space="preserve">Wir fahren </w:t>
      </w:r>
      <w:r>
        <w:rPr>
          <w:rStyle w:val="Strong"/>
          <w:rFonts w:eastAsiaTheme="majorEastAsia"/>
        </w:rPr>
        <w:t>in zwei Tagen</w:t>
      </w:r>
      <w:r>
        <w:t>.</w:t>
      </w:r>
      <w:r>
        <w:br/>
        <w:t xml:space="preserve">Chúng tôi sẽ đi </w:t>
      </w:r>
      <w:r>
        <w:rPr>
          <w:rStyle w:val="Strong"/>
          <w:rFonts w:eastAsiaTheme="majorEastAsia"/>
        </w:rPr>
        <w:t>trong hai ngày nữa</w:t>
      </w:r>
      <w:r>
        <w:t>.</w:t>
      </w:r>
    </w:p>
    <w:p w:rsidR="005B5AE2" w:rsidRPr="00B835FC" w:rsidRDefault="005B5AE2" w:rsidP="00B835FC">
      <w:pPr>
        <w:rPr>
          <w:rStyle w:val="Strong"/>
        </w:rPr>
      </w:pPr>
      <w:r w:rsidRPr="00B835FC">
        <w:rPr>
          <w:rStyle w:val="Strong"/>
        </w:rPr>
        <w:lastRenderedPageBreak/>
        <w:t>B. Địa điểm</w:t>
      </w:r>
    </w:p>
    <w:p w:rsidR="005B5AE2" w:rsidRDefault="005B5AE2" w:rsidP="005B5AE2">
      <w:pPr>
        <w:pStyle w:val="NormalWeb"/>
      </w:pPr>
      <w:r>
        <w:t xml:space="preserve">Ich bin </w:t>
      </w:r>
      <w:r>
        <w:rPr>
          <w:rStyle w:val="Strong"/>
          <w:rFonts w:eastAsiaTheme="majorEastAsia"/>
        </w:rPr>
        <w:t>in Deutschland</w:t>
      </w:r>
      <w:r>
        <w:t>.</w:t>
      </w:r>
      <w:r>
        <w:br/>
        <w:t>Tôi đang ở Đức.</w:t>
      </w:r>
    </w:p>
    <w:p w:rsidR="005B5AE2" w:rsidRDefault="005B5AE2" w:rsidP="005B5AE2">
      <w:pPr>
        <w:pStyle w:val="NormalWeb"/>
      </w:pPr>
      <w:r>
        <w:t xml:space="preserve">Ich wohne </w:t>
      </w:r>
      <w:r>
        <w:rPr>
          <w:rStyle w:val="Strong"/>
          <w:rFonts w:eastAsiaTheme="majorEastAsia"/>
        </w:rPr>
        <w:t>in Berlin</w:t>
      </w:r>
      <w:r>
        <w:t>.</w:t>
      </w:r>
      <w:r>
        <w:br/>
        <w:t>Tôi sống ở Berlin.</w:t>
      </w:r>
    </w:p>
    <w:p w:rsidR="005B5AE2" w:rsidRDefault="005B5AE2" w:rsidP="00470671">
      <w:pPr>
        <w:pStyle w:val="NormalWeb"/>
      </w:pPr>
      <w:r>
        <w:t xml:space="preserve">Ich bin </w:t>
      </w:r>
      <w:r>
        <w:rPr>
          <w:rStyle w:val="Strong"/>
          <w:rFonts w:eastAsiaTheme="majorEastAsia"/>
        </w:rPr>
        <w:t>in der Schule</w:t>
      </w:r>
      <w:r w:rsidR="00470671">
        <w:t>.</w:t>
      </w:r>
      <w:r w:rsidR="00470671">
        <w:br/>
        <w:t>Tôi đang ở trường.</w:t>
      </w:r>
    </w:p>
    <w:p w:rsidR="005B5AE2" w:rsidRDefault="005B5AE2" w:rsidP="00470671">
      <w:pPr>
        <w:pStyle w:val="Heading3"/>
      </w:pPr>
      <w:bookmarkStart w:id="380" w:name="_Toc240106169"/>
      <w:bookmarkStart w:id="381" w:name="_Toc240109662"/>
      <w:bookmarkStart w:id="382" w:name="_Toc240230564"/>
      <w:r>
        <w:t xml:space="preserve">6. </w:t>
      </w:r>
      <w:r>
        <w:rPr>
          <w:rStyle w:val="Strong"/>
          <w:b/>
          <w:bCs w:val="0"/>
        </w:rPr>
        <w:t>IN + QUỐC GIA / THÀNH PHỐ</w:t>
      </w:r>
      <w:bookmarkEnd w:id="380"/>
      <w:bookmarkEnd w:id="381"/>
      <w:bookmarkEnd w:id="382"/>
    </w:p>
    <w:p w:rsidR="005B5AE2" w:rsidRDefault="005B5AE2" w:rsidP="005B5AE2">
      <w:pPr>
        <w:pStyle w:val="NormalWeb"/>
      </w:pPr>
      <w:r>
        <w:t>Một số địa điểm không có mạo từ:</w:t>
      </w:r>
    </w:p>
    <w:p w:rsidR="005B5AE2" w:rsidRDefault="005B5AE2" w:rsidP="005B5AE2">
      <w:pPr>
        <w:pStyle w:val="NormalWeb"/>
      </w:pPr>
      <w:r>
        <w:t>in Deutschland</w:t>
      </w:r>
      <w:r>
        <w:br/>
        <w:t>in Vietnam</w:t>
      </w:r>
      <w:r>
        <w:br/>
        <w:t>in Berlin</w:t>
      </w:r>
      <w:r>
        <w:br/>
        <w:t>in München</w:t>
      </w:r>
    </w:p>
    <w:p w:rsidR="005B5AE2" w:rsidRDefault="005B5AE2" w:rsidP="005B5AE2">
      <w:pPr>
        <w:pStyle w:val="NormalWeb"/>
      </w:pPr>
      <w:r>
        <w:t>Ví dụ:</w:t>
      </w:r>
    </w:p>
    <w:p w:rsidR="005B5AE2" w:rsidRDefault="005B5AE2" w:rsidP="005B5AE2">
      <w:pPr>
        <w:pStyle w:val="NormalWeb"/>
      </w:pPr>
      <w:r>
        <w:t xml:space="preserve">Ich wohne </w:t>
      </w:r>
      <w:r>
        <w:rPr>
          <w:rStyle w:val="Strong"/>
          <w:rFonts w:eastAsiaTheme="majorEastAsia"/>
        </w:rPr>
        <w:t>in Vietnam</w:t>
      </w:r>
      <w:r>
        <w:t>.</w:t>
      </w:r>
      <w:r>
        <w:br/>
        <w:t>Tôi sống ở Việt Nam.</w:t>
      </w:r>
    </w:p>
    <w:p w:rsidR="005B5AE2" w:rsidRDefault="005B5AE2" w:rsidP="00470671">
      <w:pPr>
        <w:pStyle w:val="NormalWeb"/>
      </w:pPr>
      <w:r>
        <w:t xml:space="preserve">Ich studiere </w:t>
      </w:r>
      <w:r>
        <w:rPr>
          <w:rStyle w:val="Strong"/>
          <w:rFonts w:eastAsiaTheme="majorEastAsia"/>
        </w:rPr>
        <w:t>in Berlin</w:t>
      </w:r>
      <w:r w:rsidR="00470671">
        <w:t>.</w:t>
      </w:r>
      <w:r w:rsidR="00470671">
        <w:br/>
        <w:t>Tôi học ở Berlin.</w:t>
      </w:r>
    </w:p>
    <w:p w:rsidR="00470671" w:rsidRDefault="00470671" w:rsidP="00470671">
      <w:pPr>
        <w:pStyle w:val="NormalWeb"/>
      </w:pPr>
    </w:p>
    <w:p w:rsidR="005B5AE2" w:rsidRDefault="005B5AE2" w:rsidP="005B5AE2">
      <w:pPr>
        <w:pStyle w:val="NormalWeb"/>
      </w:pPr>
      <w:r>
        <w:t>Nhưng khi địa điểm có mạo từ:</w:t>
      </w:r>
    </w:p>
    <w:p w:rsidR="005B5AE2" w:rsidRDefault="005B5AE2" w:rsidP="005B5AE2">
      <w:pPr>
        <w:pStyle w:val="NormalWeb"/>
      </w:pPr>
      <w:r>
        <w:t xml:space="preserve">in </w:t>
      </w:r>
      <w:r>
        <w:rPr>
          <w:rStyle w:val="Strong"/>
          <w:rFonts w:eastAsiaTheme="majorEastAsia"/>
        </w:rPr>
        <w:t>der</w:t>
      </w:r>
      <w:r>
        <w:t xml:space="preserve"> Schule</w:t>
      </w:r>
      <w:r>
        <w:br/>
        <w:t xml:space="preserve">in </w:t>
      </w:r>
      <w:r>
        <w:rPr>
          <w:rStyle w:val="Strong"/>
          <w:rFonts w:eastAsiaTheme="majorEastAsia"/>
        </w:rPr>
        <w:t>dem</w:t>
      </w:r>
      <w:r>
        <w:t xml:space="preserve"> Restaurant</w:t>
      </w:r>
      <w:r>
        <w:br/>
        <w:t xml:space="preserve">in </w:t>
      </w:r>
      <w:r>
        <w:rPr>
          <w:rStyle w:val="Strong"/>
          <w:rFonts w:eastAsiaTheme="majorEastAsia"/>
        </w:rPr>
        <w:t>der</w:t>
      </w:r>
      <w:r>
        <w:t xml:space="preserve"> Stadt</w:t>
      </w:r>
    </w:p>
    <w:p w:rsidR="005B5AE2" w:rsidRDefault="005B5AE2" w:rsidP="00470671">
      <w:pPr>
        <w:pStyle w:val="Heading3"/>
      </w:pPr>
      <w:bookmarkStart w:id="383" w:name="_Toc240106170"/>
      <w:bookmarkStart w:id="384" w:name="_Toc240109663"/>
      <w:bookmarkStart w:id="385" w:name="_Toc240230565"/>
      <w:r>
        <w:t xml:space="preserve">7. </w:t>
      </w:r>
      <w:r>
        <w:rPr>
          <w:rStyle w:val="Strong"/>
          <w:b/>
          <w:bCs w:val="0"/>
        </w:rPr>
        <w:t>IM = IN DEM</w:t>
      </w:r>
      <w:bookmarkEnd w:id="383"/>
      <w:bookmarkEnd w:id="384"/>
      <w:bookmarkEnd w:id="385"/>
    </w:p>
    <w:p w:rsidR="005B5AE2" w:rsidRDefault="005B5AE2" w:rsidP="005B5AE2">
      <w:pPr>
        <w:pStyle w:val="NormalWeb"/>
      </w:pPr>
      <w:r>
        <w:t>Cực kỳ quan trọng.</w:t>
      </w:r>
    </w:p>
    <w:p w:rsidR="005B5AE2" w:rsidRDefault="005B5AE2" w:rsidP="00470671">
      <w:pPr>
        <w:pStyle w:val="NormalWeb"/>
        <w:jc w:val="center"/>
      </w:pPr>
      <w:r>
        <w:rPr>
          <w:rStyle w:val="Strong"/>
          <w:rFonts w:eastAsiaTheme="majorEastAsia"/>
        </w:rPr>
        <w:t>in + dem = im</w:t>
      </w:r>
    </w:p>
    <w:p w:rsidR="005B5AE2" w:rsidRDefault="005B5AE2" w:rsidP="005B5AE2">
      <w:pPr>
        <w:pStyle w:val="NormalWeb"/>
      </w:pPr>
      <w:r>
        <w:t>Ví dụ:</w:t>
      </w:r>
    </w:p>
    <w:p w:rsidR="005B5AE2" w:rsidRDefault="005B5AE2" w:rsidP="005B5AE2">
      <w:pPr>
        <w:pStyle w:val="NormalWeb"/>
      </w:pPr>
      <w:r>
        <w:t xml:space="preserve">Ich bin </w:t>
      </w:r>
      <w:r>
        <w:rPr>
          <w:rStyle w:val="Strong"/>
          <w:rFonts w:eastAsiaTheme="majorEastAsia"/>
        </w:rPr>
        <w:t>in dem Restaurant</w:t>
      </w:r>
      <w:r>
        <w:t>.</w:t>
      </w:r>
    </w:p>
    <w:p w:rsidR="005B5AE2" w:rsidRDefault="005B5AE2" w:rsidP="005B5AE2">
      <w:pPr>
        <w:pStyle w:val="NormalWeb"/>
      </w:pPr>
      <w:r>
        <w:lastRenderedPageBreak/>
        <w:t>Có thể rút gọn:</w:t>
      </w:r>
    </w:p>
    <w:p w:rsidR="005B5AE2" w:rsidRDefault="005B5AE2" w:rsidP="005B5AE2">
      <w:pPr>
        <w:pStyle w:val="NormalWeb"/>
      </w:pPr>
      <w:r>
        <w:t xml:space="preserve">Ich bin </w:t>
      </w:r>
      <w:r>
        <w:rPr>
          <w:rStyle w:val="Strong"/>
          <w:rFonts w:eastAsiaTheme="majorEastAsia"/>
        </w:rPr>
        <w:t>im Restaurant</w:t>
      </w:r>
      <w:r>
        <w:t>.</w:t>
      </w:r>
    </w:p>
    <w:p w:rsidR="005B5AE2" w:rsidRDefault="005B5AE2" w:rsidP="005B5AE2">
      <w:pPr>
        <w:pStyle w:val="NormalWeb"/>
      </w:pPr>
      <w:r>
        <w:t>= Tôi đang ở trong nhà hàng.</w:t>
      </w:r>
    </w:p>
    <w:p w:rsidR="005B5AE2" w:rsidRDefault="005B5AE2" w:rsidP="005B5AE2"/>
    <w:p w:rsidR="005B5AE2" w:rsidRPr="00470671" w:rsidRDefault="005B5AE2" w:rsidP="005B5AE2">
      <w:pPr>
        <w:pStyle w:val="NormalWeb"/>
        <w:rPr>
          <w:b/>
        </w:rPr>
      </w:pPr>
      <w:r w:rsidRPr="00470671">
        <w:rPr>
          <w:b/>
        </w:rPr>
        <w:t>Tương tự:</w:t>
      </w:r>
    </w:p>
    <w:p w:rsidR="005B5AE2" w:rsidRDefault="005B5AE2" w:rsidP="005B5AE2">
      <w:pPr>
        <w:pStyle w:val="NormalWeb"/>
      </w:pPr>
      <w:r>
        <w:t xml:space="preserve">in dem Park → </w:t>
      </w:r>
      <w:r>
        <w:rPr>
          <w:rStyle w:val="Strong"/>
          <w:rFonts w:eastAsiaTheme="majorEastAsia"/>
        </w:rPr>
        <w:t>im Park</w:t>
      </w:r>
    </w:p>
    <w:p w:rsidR="005B5AE2" w:rsidRDefault="005B5AE2" w:rsidP="005B5AE2">
      <w:pPr>
        <w:pStyle w:val="NormalWeb"/>
      </w:pPr>
      <w:r>
        <w:t xml:space="preserve">in dem Supermarkt → </w:t>
      </w:r>
      <w:r>
        <w:rPr>
          <w:rStyle w:val="Strong"/>
          <w:rFonts w:eastAsiaTheme="majorEastAsia"/>
        </w:rPr>
        <w:t>im Supermarkt</w:t>
      </w:r>
    </w:p>
    <w:p w:rsidR="005B5AE2" w:rsidRDefault="005B5AE2" w:rsidP="005B5AE2">
      <w:pPr>
        <w:pStyle w:val="NormalWeb"/>
      </w:pPr>
      <w:r>
        <w:t xml:space="preserve">in dem Hotel → </w:t>
      </w:r>
      <w:r>
        <w:rPr>
          <w:rStyle w:val="Strong"/>
          <w:rFonts w:eastAsiaTheme="majorEastAsia"/>
        </w:rPr>
        <w:t>im Hotel</w:t>
      </w:r>
    </w:p>
    <w:p w:rsidR="005B5AE2" w:rsidRPr="00470671" w:rsidRDefault="005B5AE2" w:rsidP="00470671">
      <w:pPr>
        <w:rPr>
          <w:rStyle w:val="Strong"/>
        </w:rPr>
      </w:pPr>
      <w:r w:rsidRPr="00470671">
        <w:rPr>
          <w:rStyle w:val="Strong"/>
        </w:rPr>
        <w:t>Mẹo</w:t>
      </w:r>
    </w:p>
    <w:p w:rsidR="005B5AE2" w:rsidRDefault="005B5AE2" w:rsidP="00470671">
      <w:pPr>
        <w:pStyle w:val="NormalWeb"/>
        <w:jc w:val="center"/>
      </w:pPr>
      <w:r>
        <w:rPr>
          <w:rStyle w:val="Strong"/>
          <w:rFonts w:eastAsiaTheme="majorEastAsia"/>
        </w:rPr>
        <w:t>IM = IN DEM</w:t>
      </w:r>
    </w:p>
    <w:p w:rsidR="005B5AE2" w:rsidRDefault="005B5AE2" w:rsidP="005B5AE2">
      <w:pPr>
        <w:pStyle w:val="NormalWeb"/>
      </w:pPr>
      <w:r>
        <w:t xml:space="preserve">Nếu gặp </w:t>
      </w:r>
      <w:r>
        <w:rPr>
          <w:rStyle w:val="Strong"/>
          <w:rFonts w:eastAsiaTheme="majorEastAsia"/>
        </w:rPr>
        <w:t>im</w:t>
      </w:r>
      <w:r>
        <w:t>, hãy nhớ nó thực chất là:</w:t>
      </w:r>
    </w:p>
    <w:p w:rsidR="005B5AE2" w:rsidRDefault="005B5AE2" w:rsidP="00470671">
      <w:pPr>
        <w:pStyle w:val="NormalWeb"/>
      </w:pPr>
      <w:r>
        <w:rPr>
          <w:rStyle w:val="Strong"/>
          <w:rFonts w:eastAsiaTheme="majorEastAsia"/>
        </w:rPr>
        <w:t>in + dem</w:t>
      </w:r>
    </w:p>
    <w:p w:rsidR="005B5AE2" w:rsidRDefault="005B5AE2" w:rsidP="00470671">
      <w:pPr>
        <w:pStyle w:val="Heading3"/>
      </w:pPr>
      <w:bookmarkStart w:id="386" w:name="_Toc240106171"/>
      <w:bookmarkStart w:id="387" w:name="_Toc240109664"/>
      <w:bookmarkStart w:id="388" w:name="_Toc240230566"/>
      <w:r>
        <w:t xml:space="preserve">8. </w:t>
      </w:r>
      <w:r>
        <w:rPr>
          <w:rStyle w:val="Strong"/>
          <w:b/>
          <w:bCs w:val="0"/>
        </w:rPr>
        <w:t>AUF</w:t>
      </w:r>
      <w:r>
        <w:t xml:space="preserve"> — TRÊN / Ở</w:t>
      </w:r>
      <w:bookmarkEnd w:id="386"/>
      <w:bookmarkEnd w:id="387"/>
      <w:bookmarkEnd w:id="388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auf</w:t>
      </w:r>
      <w:r>
        <w:t xml:space="preserve"> thường dùng với:</w:t>
      </w:r>
    </w:p>
    <w:p w:rsidR="005B5AE2" w:rsidRDefault="005B5AE2" w:rsidP="000E1F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trên một bề mặt </w:t>
      </w:r>
    </w:p>
    <w:p w:rsidR="005B5AE2" w:rsidRDefault="005B5AE2" w:rsidP="000E1F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một số địa điểm </w:t>
      </w:r>
    </w:p>
    <w:p w:rsidR="005B5AE2" w:rsidRDefault="005B5AE2" w:rsidP="000E1F2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một số hoạt động/địa điểm công cộng </w:t>
      </w:r>
    </w:p>
    <w:p w:rsidR="005B5AE2" w:rsidRPr="009F0443" w:rsidRDefault="005B5AE2" w:rsidP="00470671">
      <w:pPr>
        <w:rPr>
          <w:rStyle w:val="Strong"/>
        </w:rPr>
      </w:pPr>
      <w:r w:rsidRPr="009F0443">
        <w:rPr>
          <w:rStyle w:val="Strong"/>
        </w:rPr>
        <w:t>Ví dụ</w:t>
      </w:r>
    </w:p>
    <w:p w:rsidR="005B5AE2" w:rsidRDefault="005B5AE2" w:rsidP="005B5AE2">
      <w:pPr>
        <w:pStyle w:val="NormalWeb"/>
      </w:pPr>
      <w:r>
        <w:t xml:space="preserve">Das Handy liegt </w:t>
      </w:r>
      <w:r>
        <w:rPr>
          <w:rStyle w:val="Strong"/>
          <w:rFonts w:eastAsiaTheme="majorEastAsia"/>
        </w:rPr>
        <w:t>auf dem Tisch</w:t>
      </w:r>
      <w:r>
        <w:t>.</w:t>
      </w:r>
      <w:r>
        <w:br/>
        <w:t xml:space="preserve">Điện thoại nằm </w:t>
      </w:r>
      <w:r>
        <w:rPr>
          <w:rStyle w:val="Strong"/>
          <w:rFonts w:eastAsiaTheme="majorEastAsia"/>
        </w:rPr>
        <w:t>trên bàn</w:t>
      </w:r>
      <w:r>
        <w:t>.</w:t>
      </w:r>
    </w:p>
    <w:p w:rsidR="005B5AE2" w:rsidRDefault="005B5AE2" w:rsidP="005B5AE2">
      <w:pPr>
        <w:pStyle w:val="NormalWeb"/>
      </w:pPr>
      <w:r>
        <w:t>→ nằm trên bề mặt bàn.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Ich bin </w:t>
      </w:r>
      <w:r>
        <w:rPr>
          <w:rStyle w:val="Strong"/>
          <w:rFonts w:eastAsiaTheme="majorEastAsia"/>
        </w:rPr>
        <w:t>auf der Arbeit</w:t>
      </w:r>
      <w:r>
        <w:t>.</w:t>
      </w:r>
      <w:r>
        <w:br/>
        <w:t>Tôi đang ở chỗ làm.</w:t>
      </w:r>
    </w:p>
    <w:p w:rsidR="005B5AE2" w:rsidRDefault="005B5AE2" w:rsidP="005B5AE2"/>
    <w:p w:rsidR="005B5AE2" w:rsidRDefault="005B5AE2" w:rsidP="005B5AE2">
      <w:pPr>
        <w:pStyle w:val="NormalWeb"/>
      </w:pPr>
      <w:r>
        <w:lastRenderedPageBreak/>
        <w:t xml:space="preserve">Wir sind </w:t>
      </w:r>
      <w:r>
        <w:rPr>
          <w:rStyle w:val="Strong"/>
          <w:rFonts w:eastAsiaTheme="majorEastAsia"/>
        </w:rPr>
        <w:t>auf der Party</w:t>
      </w:r>
      <w:r>
        <w:t>.</w:t>
      </w:r>
      <w:r>
        <w:br/>
        <w:t>Chúng tôi đang ở bữa tiệc.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Ich gehe </w:t>
      </w:r>
      <w:r>
        <w:rPr>
          <w:rStyle w:val="Strong"/>
          <w:rFonts w:eastAsiaTheme="majorEastAsia"/>
        </w:rPr>
        <w:t>auf den Markt</w:t>
      </w:r>
      <w:r>
        <w:t>.</w:t>
      </w:r>
      <w:r>
        <w:br/>
        <w:t>Tôi đi đến chợ.</w:t>
      </w:r>
    </w:p>
    <w:p w:rsidR="005B5AE2" w:rsidRDefault="005B5AE2" w:rsidP="009F0443">
      <w:pPr>
        <w:pStyle w:val="NormalWeb"/>
      </w:pPr>
      <w:r>
        <w:rPr>
          <w:rStyle w:val="Strong"/>
          <w:rFonts w:eastAsiaTheme="majorEastAsia"/>
        </w:rPr>
        <w:t>auf</w:t>
      </w:r>
      <w:r>
        <w:t xml:space="preserve"> là một giới từ đặc biệt vì phía sau nó có thể thay đổi giữa </w:t>
      </w:r>
      <w:r>
        <w:rPr>
          <w:rStyle w:val="Strong"/>
          <w:rFonts w:eastAsiaTheme="majorEastAsia"/>
        </w:rPr>
        <w:t>Dativ và Akkusativ</w:t>
      </w:r>
      <w:r>
        <w:t xml:space="preserve">. Phần này mình sẽ giải thích kỹ ở </w:t>
      </w:r>
      <w:r>
        <w:rPr>
          <w:rStyle w:val="Strong"/>
          <w:rFonts w:eastAsiaTheme="majorEastAsia"/>
        </w:rPr>
        <w:t>5.3</w:t>
      </w:r>
      <w:r w:rsidR="009F0443">
        <w:t>.</w:t>
      </w:r>
    </w:p>
    <w:p w:rsidR="005B5AE2" w:rsidRDefault="005B5AE2" w:rsidP="009F0443">
      <w:pPr>
        <w:pStyle w:val="Heading3"/>
      </w:pPr>
      <w:bookmarkStart w:id="389" w:name="_Toc240106172"/>
      <w:bookmarkStart w:id="390" w:name="_Toc240109665"/>
      <w:bookmarkStart w:id="391" w:name="_Toc240230567"/>
      <w:r>
        <w:t xml:space="preserve">9. </w:t>
      </w:r>
      <w:r>
        <w:rPr>
          <w:rStyle w:val="Strong"/>
          <w:b/>
          <w:bCs w:val="0"/>
        </w:rPr>
        <w:t>AN</w:t>
      </w:r>
      <w:r>
        <w:t xml:space="preserve"> — Ở / TẠI / BÊN</w:t>
      </w:r>
      <w:bookmarkEnd w:id="389"/>
      <w:bookmarkEnd w:id="390"/>
      <w:bookmarkEnd w:id="391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an</w:t>
      </w:r>
      <w:r>
        <w:t xml:space="preserve"> thường dùng khi ở sát/bên một thứ gì đó hoặc với một số địa điểm/thời gian.</w:t>
      </w:r>
    </w:p>
    <w:p w:rsidR="005B5AE2" w:rsidRDefault="005B5AE2" w:rsidP="005B5AE2">
      <w:pPr>
        <w:pStyle w:val="NormalWeb"/>
      </w:pPr>
      <w:r>
        <w:t>Ví dụ:</w:t>
      </w:r>
    </w:p>
    <w:p w:rsidR="005B5AE2" w:rsidRDefault="005B5AE2" w:rsidP="005B5AE2">
      <w:pPr>
        <w:pStyle w:val="NormalWeb"/>
      </w:pPr>
      <w:r>
        <w:t xml:space="preserve">Ich sitze </w:t>
      </w:r>
      <w:r>
        <w:rPr>
          <w:rStyle w:val="Strong"/>
          <w:rFonts w:eastAsiaTheme="majorEastAsia"/>
        </w:rPr>
        <w:t>an dem Tisch</w:t>
      </w:r>
      <w:r>
        <w:t>.</w:t>
      </w:r>
      <w:r>
        <w:br/>
        <w:t>Tôi ngồi ở bàn.</w:t>
      </w:r>
    </w:p>
    <w:p w:rsidR="005B5AE2" w:rsidRDefault="005B5AE2" w:rsidP="005B5AE2">
      <w:pPr>
        <w:pStyle w:val="NormalWeb"/>
      </w:pPr>
      <w:r>
        <w:t xml:space="preserve">→ </w:t>
      </w:r>
      <w:r>
        <w:rPr>
          <w:rStyle w:val="Strong"/>
          <w:rFonts w:eastAsiaTheme="majorEastAsia"/>
        </w:rPr>
        <w:t>an dem</w:t>
      </w:r>
      <w:r>
        <w:t xml:space="preserve"> = </w:t>
      </w:r>
      <w:r>
        <w:rPr>
          <w:rStyle w:val="Strong"/>
          <w:rFonts w:eastAsiaTheme="majorEastAsia"/>
        </w:rPr>
        <w:t>am</w:t>
      </w:r>
    </w:p>
    <w:p w:rsidR="005B5AE2" w:rsidRDefault="005B5AE2" w:rsidP="005B5AE2">
      <w:pPr>
        <w:pStyle w:val="NormalWeb"/>
      </w:pPr>
      <w:r>
        <w:t xml:space="preserve">Ich sitze </w:t>
      </w:r>
      <w:r>
        <w:rPr>
          <w:rStyle w:val="Strong"/>
          <w:rFonts w:eastAsiaTheme="majorEastAsia"/>
        </w:rPr>
        <w:t>am Tisch</w:t>
      </w:r>
      <w:r>
        <w:t>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Das Bild hängt </w:t>
      </w:r>
      <w:r>
        <w:rPr>
          <w:rStyle w:val="Strong"/>
          <w:rFonts w:eastAsiaTheme="majorEastAsia"/>
        </w:rPr>
        <w:t>an der Wand</w:t>
      </w:r>
      <w:r>
        <w:t>.</w:t>
      </w:r>
      <w:r>
        <w:br/>
        <w:t>Bức tranh treo trên tường.</w:t>
      </w:r>
    </w:p>
    <w:p w:rsidR="005B5AE2" w:rsidRDefault="005B5AE2" w:rsidP="005B5AE2"/>
    <w:p w:rsidR="005B5AE2" w:rsidRPr="009F0443" w:rsidRDefault="005B5AE2" w:rsidP="009F0443">
      <w:pPr>
        <w:rPr>
          <w:rStyle w:val="Strong"/>
        </w:rPr>
      </w:pPr>
      <w:r w:rsidRPr="009F0443">
        <w:rPr>
          <w:rStyle w:val="Strong"/>
        </w:rPr>
        <w:t>Một cách dùng thời gian rất quan trọng: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am Morgen</w:t>
      </w:r>
      <w:r>
        <w:t xml:space="preserve"> — vào buổi sáng</w:t>
      </w:r>
      <w:r>
        <w:br/>
      </w:r>
      <w:r>
        <w:rPr>
          <w:rStyle w:val="Strong"/>
          <w:rFonts w:eastAsiaTheme="majorEastAsia"/>
        </w:rPr>
        <w:t>am Vormittag</w:t>
      </w:r>
      <w:r>
        <w:t xml:space="preserve"> — vào buổi sáng</w:t>
      </w:r>
      <w:r>
        <w:br/>
      </w:r>
      <w:r>
        <w:rPr>
          <w:rStyle w:val="Strong"/>
          <w:rFonts w:eastAsiaTheme="majorEastAsia"/>
        </w:rPr>
        <w:t>am Nachmittag</w:t>
      </w:r>
      <w:r>
        <w:t xml:space="preserve"> — vào buổi chiều</w:t>
      </w:r>
      <w:r>
        <w:br/>
      </w:r>
      <w:r>
        <w:rPr>
          <w:rStyle w:val="Strong"/>
          <w:rFonts w:eastAsiaTheme="majorEastAsia"/>
        </w:rPr>
        <w:t>am Abend</w:t>
      </w:r>
      <w:r>
        <w:t xml:space="preserve"> — vào buổi tối</w:t>
      </w:r>
    </w:p>
    <w:p w:rsidR="005B5AE2" w:rsidRDefault="005B5AE2" w:rsidP="005B5AE2">
      <w:pPr>
        <w:pStyle w:val="NormalWeb"/>
      </w:pPr>
      <w:r>
        <w:t>Ví dụ:</w:t>
      </w:r>
    </w:p>
    <w:p w:rsidR="005B5AE2" w:rsidRDefault="005B5AE2" w:rsidP="005B5AE2">
      <w:pPr>
        <w:pStyle w:val="NormalWeb"/>
      </w:pPr>
      <w:r>
        <w:t xml:space="preserve">Ich arbeite </w:t>
      </w:r>
      <w:r>
        <w:rPr>
          <w:rStyle w:val="Strong"/>
          <w:rFonts w:eastAsiaTheme="majorEastAsia"/>
        </w:rPr>
        <w:t>am Morgen</w:t>
      </w:r>
      <w:r>
        <w:t>.</w:t>
      </w:r>
      <w:r>
        <w:br/>
        <w:t>Tôi làm việc vào buổi sáng.</w:t>
      </w:r>
    </w:p>
    <w:p w:rsidR="005B5AE2" w:rsidRDefault="005B5AE2" w:rsidP="005B5AE2">
      <w:pPr>
        <w:pStyle w:val="NormalWeb"/>
      </w:pPr>
      <w:r>
        <w:t xml:space="preserve">Wir treffen uns </w:t>
      </w:r>
      <w:r>
        <w:rPr>
          <w:rStyle w:val="Strong"/>
          <w:rFonts w:eastAsiaTheme="majorEastAsia"/>
        </w:rPr>
        <w:t>am Abend</w:t>
      </w:r>
      <w:r>
        <w:t>.</w:t>
      </w:r>
      <w:r>
        <w:br/>
        <w:t>Chúng ta gặp nhau vào buổi tối.</w:t>
      </w:r>
    </w:p>
    <w:p w:rsidR="005B5AE2" w:rsidRPr="009F0443" w:rsidRDefault="005B5AE2" w:rsidP="005B5AE2">
      <w:pPr>
        <w:pStyle w:val="NormalWeb"/>
        <w:rPr>
          <w:rStyle w:val="Strong"/>
        </w:rPr>
      </w:pPr>
      <w:r w:rsidRPr="009F0443">
        <w:rPr>
          <w:rStyle w:val="Strong"/>
        </w:rPr>
        <w:lastRenderedPageBreak/>
        <w:t>Nhưng: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in der Nacht</w:t>
      </w:r>
      <w:r>
        <w:t xml:space="preserve"> = vào ban đêm.</w:t>
      </w:r>
    </w:p>
    <w:p w:rsidR="005B5AE2" w:rsidRDefault="005B5AE2" w:rsidP="009F0443">
      <w:pPr>
        <w:pStyle w:val="NormalWeb"/>
      </w:pPr>
      <w:r>
        <w:t xml:space="preserve">Đừng nói </w:t>
      </w:r>
      <w:r>
        <w:rPr>
          <w:rStyle w:val="Emphasis"/>
        </w:rPr>
        <w:t>am Nacht</w:t>
      </w:r>
      <w:r w:rsidR="009F0443">
        <w:t>.</w:t>
      </w:r>
    </w:p>
    <w:p w:rsidR="005B5AE2" w:rsidRDefault="005B5AE2" w:rsidP="009F0443">
      <w:pPr>
        <w:pStyle w:val="Heading3"/>
      </w:pPr>
      <w:bookmarkStart w:id="392" w:name="_Toc240109666"/>
      <w:bookmarkStart w:id="393" w:name="_Toc240230568"/>
      <w:r>
        <w:t>10. BẢNG THỜI GIAN PHẢI THUỘC</w:t>
      </w:r>
      <w:bookmarkEnd w:id="392"/>
      <w:bookmarkEnd w:id="393"/>
    </w:p>
    <w:tbl>
      <w:tblPr>
        <w:tblW w:w="0" w:type="auto"/>
        <w:tblCellSpacing w:w="1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819"/>
      </w:tblGrid>
      <w:tr w:rsidR="005B5AE2" w:rsidTr="009F0443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Muốn nói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Dùng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lúc 7 giờ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um 7 Uhr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thứ Hai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Montag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ngày 6 tháng 8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6. August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tháng 8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im August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mùa hè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im Sommer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buổi sáng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Morgen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buổi chiều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Nachmittag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buổi tối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am Abend</w:t>
            </w:r>
          </w:p>
        </w:tc>
      </w:tr>
      <w:tr w:rsidR="005B5AE2" w:rsidTr="009F0443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5B5AE2" w:rsidRDefault="005B5AE2">
            <w:r>
              <w:t>ban đêm</w:t>
            </w:r>
          </w:p>
        </w:tc>
        <w:tc>
          <w:tcPr>
            <w:tcW w:w="4774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in der Nacht</w:t>
            </w:r>
          </w:p>
        </w:tc>
      </w:tr>
    </w:tbl>
    <w:p w:rsidR="005B5AE2" w:rsidRPr="009F0443" w:rsidRDefault="005B5AE2" w:rsidP="009F0443">
      <w:pPr>
        <w:rPr>
          <w:rStyle w:val="Strong"/>
        </w:rPr>
      </w:pPr>
      <w:r w:rsidRPr="009F0443">
        <w:rPr>
          <w:rStyle w:val="Strong"/>
        </w:rPr>
        <w:t>Công thức nhớ:</w:t>
      </w:r>
    </w:p>
    <w:p w:rsidR="005B5AE2" w:rsidRDefault="005B5AE2" w:rsidP="009F0443">
      <w:pPr>
        <w:pStyle w:val="NormalWeb"/>
        <w:jc w:val="center"/>
      </w:pPr>
      <w:r w:rsidRPr="009F0443">
        <w:rPr>
          <w:rFonts w:ascii="Segoe UI Symbol" w:hAnsi="Segoe UI Symbol" w:cs="Segoe UI Symbol"/>
          <w:highlight w:val="yellow"/>
        </w:rPr>
        <w:t>🕐</w:t>
      </w:r>
      <w:r w:rsidRPr="009F0443">
        <w:rPr>
          <w:highlight w:val="yellow"/>
        </w:rPr>
        <w:t xml:space="preserve"> </w:t>
      </w:r>
      <w:r w:rsidRPr="009F0443">
        <w:rPr>
          <w:rStyle w:val="Strong"/>
          <w:rFonts w:eastAsiaTheme="majorEastAsia"/>
          <w:highlight w:val="yellow"/>
        </w:rPr>
        <w:t>UM = GIỜ</w:t>
      </w:r>
      <w:r w:rsidRPr="009F0443">
        <w:rPr>
          <w:highlight w:val="yellow"/>
        </w:rPr>
        <w:br/>
      </w:r>
      <w:r w:rsidRPr="009F0443">
        <w:rPr>
          <w:rFonts w:ascii="Segoe UI Symbol" w:hAnsi="Segoe UI Symbol" w:cs="Segoe UI Symbol"/>
          <w:highlight w:val="yellow"/>
        </w:rPr>
        <w:t>📅</w:t>
      </w:r>
      <w:r w:rsidRPr="009F0443">
        <w:rPr>
          <w:highlight w:val="yellow"/>
        </w:rPr>
        <w:t xml:space="preserve"> </w:t>
      </w:r>
      <w:r w:rsidRPr="009F0443">
        <w:rPr>
          <w:rStyle w:val="Strong"/>
          <w:rFonts w:eastAsiaTheme="majorEastAsia"/>
          <w:highlight w:val="yellow"/>
        </w:rPr>
        <w:t>AM = NGÀY / THỨ</w:t>
      </w:r>
      <w:r w:rsidRPr="009F0443">
        <w:rPr>
          <w:highlight w:val="yellow"/>
        </w:rPr>
        <w:br/>
      </w:r>
      <w:r w:rsidRPr="009F0443">
        <w:rPr>
          <w:rFonts w:ascii="Segoe UI Symbol" w:hAnsi="Segoe UI Symbol" w:cs="Segoe UI Symbol"/>
          <w:highlight w:val="yellow"/>
        </w:rPr>
        <w:t>🗓</w:t>
      </w:r>
      <w:r w:rsidRPr="009F0443">
        <w:rPr>
          <w:highlight w:val="yellow"/>
        </w:rPr>
        <w:t xml:space="preserve">️ </w:t>
      </w:r>
      <w:r w:rsidRPr="009F0443">
        <w:rPr>
          <w:rStyle w:val="Strong"/>
          <w:rFonts w:eastAsiaTheme="majorEastAsia"/>
          <w:highlight w:val="yellow"/>
        </w:rPr>
        <w:t>IM = THÁNG / MÙA</w:t>
      </w:r>
    </w:p>
    <w:p w:rsidR="005B5AE2" w:rsidRDefault="005B5AE2" w:rsidP="009F0443">
      <w:pPr>
        <w:pStyle w:val="Heading2"/>
      </w:pPr>
      <w:bookmarkStart w:id="394" w:name="_Toc240230569"/>
      <w:r>
        <w:t>PHẦN 5.2 — NHÓM LUÔN ĐI VỚI DATIV</w:t>
      </w:r>
      <w:bookmarkEnd w:id="394"/>
    </w:p>
    <w:p w:rsidR="005B5AE2" w:rsidRDefault="005B5AE2" w:rsidP="005B5AE2">
      <w:pPr>
        <w:pStyle w:val="NormalWeb"/>
      </w:pPr>
      <w:r>
        <w:t xml:space="preserve">Đây là nhóm bạn </w:t>
      </w:r>
      <w:r>
        <w:rPr>
          <w:rStyle w:val="Strong"/>
          <w:rFonts w:eastAsiaTheme="majorEastAsia"/>
        </w:rPr>
        <w:t>nên học thuộc nguyên cụm</w:t>
      </w:r>
      <w:r>
        <w:t>:</w:t>
      </w:r>
    </w:p>
    <w:p w:rsidR="005B5AE2" w:rsidRDefault="005B5AE2" w:rsidP="009F0443">
      <w:pPr>
        <w:pStyle w:val="NormalWeb"/>
        <w:jc w:val="center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rFonts w:eastAsiaTheme="majorEastAsia"/>
        </w:rPr>
        <w:t>aus – bei – mit – nach – seit – von – zu + Dativ</w:t>
      </w:r>
    </w:p>
    <w:p w:rsidR="005B5AE2" w:rsidRDefault="005B5AE2" w:rsidP="005B5AE2">
      <w:pPr>
        <w:pStyle w:val="NormalWeb"/>
      </w:pPr>
      <w:r>
        <w:t>Đừng cố dịch từng chữ quá nhiều. Hãy nhớ:</w:t>
      </w:r>
    </w:p>
    <w:p w:rsidR="005B5AE2" w:rsidRDefault="005B5AE2" w:rsidP="005B5AE2">
      <w:pPr>
        <w:pStyle w:val="NormalWeb"/>
      </w:pPr>
      <w:r w:rsidRPr="009F0443">
        <w:rPr>
          <w:rStyle w:val="Strong"/>
          <w:rFonts w:eastAsiaTheme="majorEastAsia"/>
          <w:highlight w:val="yellow"/>
        </w:rPr>
        <w:t>ABMNSVZ → Dativ</w:t>
      </w:r>
    </w:p>
    <w:p w:rsidR="005B5AE2" w:rsidRDefault="005B5AE2" w:rsidP="005B5AE2">
      <w:pPr>
        <w:pStyle w:val="NormalWeb"/>
      </w:pPr>
      <w:r>
        <w:t>Nhưng dễ nhớ hơn: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lastRenderedPageBreak/>
        <w:t>AUS – BEI – MIT – NACH – SEIT – VON – ZU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gặp là nghĩ Dativ</w:t>
      </w:r>
    </w:p>
    <w:p w:rsidR="005B5AE2" w:rsidRDefault="00B10946" w:rsidP="005B5AE2">
      <w:r>
        <w:pict>
          <v:rect id="_x0000_i1037" style="width:0;height:1.5pt" o:hralign="center" o:hrstd="t" o:hr="t" fillcolor="#a0a0a0" stroked="f"/>
        </w:pict>
      </w:r>
    </w:p>
    <w:p w:rsidR="005B5AE2" w:rsidRDefault="005B5AE2" w:rsidP="009F0443">
      <w:pPr>
        <w:pStyle w:val="Heading3"/>
      </w:pPr>
      <w:bookmarkStart w:id="395" w:name="_Toc240106175"/>
      <w:bookmarkStart w:id="396" w:name="_Toc240109668"/>
      <w:bookmarkStart w:id="397" w:name="_Toc240230570"/>
      <w:r>
        <w:t xml:space="preserve">11. </w:t>
      </w:r>
      <w:r>
        <w:rPr>
          <w:rStyle w:val="Strong"/>
          <w:b/>
          <w:bCs w:val="0"/>
        </w:rPr>
        <w:t>MIT + DATIV</w:t>
      </w:r>
      <w:r>
        <w:t xml:space="preserve"> — VỚI / BẰNG</w:t>
      </w:r>
      <w:bookmarkEnd w:id="395"/>
      <w:bookmarkEnd w:id="396"/>
      <w:bookmarkEnd w:id="397"/>
    </w:p>
    <w:p w:rsidR="005B5AE2" w:rsidRDefault="005B5AE2" w:rsidP="005B5AE2">
      <w:pPr>
        <w:pStyle w:val="NormalWeb"/>
      </w:pPr>
      <w:r>
        <w:t>Đây là một trong những giới từ quan trọng nhất.</w:t>
      </w:r>
    </w:p>
    <w:p w:rsidR="005B5AE2" w:rsidRPr="009F0443" w:rsidRDefault="005B5AE2" w:rsidP="009F0443">
      <w:pPr>
        <w:rPr>
          <w:b/>
        </w:rPr>
      </w:pPr>
      <w:r w:rsidRPr="009F0443">
        <w:rPr>
          <w:b/>
        </w:rPr>
        <w:t>A. Với ai?</w:t>
      </w:r>
    </w:p>
    <w:p w:rsidR="005B5AE2" w:rsidRDefault="005B5AE2" w:rsidP="009F0443">
      <w:r>
        <w:t xml:space="preserve">Ich gehe </w:t>
      </w:r>
      <w:r>
        <w:rPr>
          <w:rStyle w:val="Strong"/>
          <w:rFonts w:eastAsiaTheme="majorEastAsia"/>
        </w:rPr>
        <w:t>mit meinem Freund</w:t>
      </w:r>
      <w:r>
        <w:t>.</w:t>
      </w:r>
      <w:r>
        <w:br/>
        <w:t xml:space="preserve">Tôi đi </w:t>
      </w:r>
      <w:r>
        <w:rPr>
          <w:rStyle w:val="Strong"/>
          <w:rFonts w:eastAsiaTheme="majorEastAsia"/>
        </w:rPr>
        <w:t>với bạn tôi</w:t>
      </w:r>
      <w:r>
        <w:t>.</w:t>
      </w:r>
    </w:p>
    <w:p w:rsidR="005B5AE2" w:rsidRDefault="005B5AE2" w:rsidP="009F0443">
      <w:r>
        <w:t xml:space="preserve">Ich fahre </w:t>
      </w:r>
      <w:r>
        <w:rPr>
          <w:rStyle w:val="Strong"/>
          <w:rFonts w:eastAsiaTheme="majorEastAsia"/>
        </w:rPr>
        <w:t>mit meiner Mutter</w:t>
      </w:r>
      <w:r>
        <w:t>.</w:t>
      </w:r>
      <w:r>
        <w:br/>
        <w:t xml:space="preserve">Tôi đi </w:t>
      </w:r>
      <w:r>
        <w:rPr>
          <w:rStyle w:val="Strong"/>
          <w:rFonts w:eastAsiaTheme="majorEastAsia"/>
        </w:rPr>
        <w:t>với mẹ tôi</w:t>
      </w:r>
      <w:r>
        <w:t>.</w:t>
      </w:r>
    </w:p>
    <w:p w:rsidR="005B5AE2" w:rsidRDefault="005B5AE2" w:rsidP="009F0443"/>
    <w:p w:rsidR="005B5AE2" w:rsidRPr="009F0443" w:rsidRDefault="005B5AE2" w:rsidP="009F0443">
      <w:pPr>
        <w:rPr>
          <w:b/>
        </w:rPr>
      </w:pPr>
      <w:r w:rsidRPr="009F0443">
        <w:rPr>
          <w:b/>
        </w:rPr>
        <w:t>B. Bằng phương tiện gì?</w:t>
      </w:r>
    </w:p>
    <w:p w:rsidR="005B5AE2" w:rsidRDefault="005B5AE2" w:rsidP="009F0443">
      <w:r>
        <w:t xml:space="preserve">Ich fahre </w:t>
      </w:r>
      <w:r>
        <w:rPr>
          <w:rStyle w:val="Strong"/>
          <w:rFonts w:eastAsiaTheme="majorEastAsia"/>
        </w:rPr>
        <w:t>mit dem Bus</w:t>
      </w:r>
      <w:r>
        <w:t>.</w:t>
      </w:r>
      <w:r>
        <w:br/>
        <w:t>Tôi đi bằng xe buýt.</w:t>
      </w:r>
    </w:p>
    <w:p w:rsidR="005B5AE2" w:rsidRDefault="005B5AE2" w:rsidP="009F0443">
      <w:r>
        <w:t xml:space="preserve">Ich fahre </w:t>
      </w:r>
      <w:r>
        <w:rPr>
          <w:rStyle w:val="Strong"/>
          <w:rFonts w:eastAsiaTheme="majorEastAsia"/>
        </w:rPr>
        <w:t>mit dem Zug</w:t>
      </w:r>
      <w:r>
        <w:t>.</w:t>
      </w:r>
      <w:r>
        <w:br/>
        <w:t>Tôi đi bằng tàu hỏa.</w:t>
      </w:r>
    </w:p>
    <w:p w:rsidR="005B5AE2" w:rsidRDefault="005B5AE2" w:rsidP="009F0443">
      <w:r>
        <w:t xml:space="preserve">Ich fahre </w:t>
      </w:r>
      <w:r>
        <w:rPr>
          <w:rStyle w:val="Strong"/>
          <w:rFonts w:eastAsiaTheme="majorEastAsia"/>
        </w:rPr>
        <w:t>mit dem Auto</w:t>
      </w:r>
      <w:r>
        <w:t>.</w:t>
      </w:r>
      <w:r>
        <w:br/>
        <w:t>Tôi đi bằng ô tô.</w:t>
      </w:r>
    </w:p>
    <w:p w:rsidR="005B5AE2" w:rsidRDefault="005B5AE2" w:rsidP="009F0443">
      <w:r>
        <w:t xml:space="preserve">Ich fahre </w:t>
      </w:r>
      <w:r>
        <w:rPr>
          <w:rStyle w:val="Strong"/>
          <w:rFonts w:eastAsiaTheme="majorEastAsia"/>
        </w:rPr>
        <w:t>mit dem Fahrrad</w:t>
      </w:r>
      <w:r>
        <w:t>.</w:t>
      </w:r>
      <w:r>
        <w:br/>
        <w:t>Tôi đi bằng xe đạp.</w:t>
      </w:r>
    </w:p>
    <w:p w:rsidR="005B5AE2" w:rsidRPr="009F0443" w:rsidRDefault="005B5AE2" w:rsidP="009F0443">
      <w:pPr>
        <w:rPr>
          <w:rStyle w:val="Strong"/>
        </w:rPr>
      </w:pPr>
      <w:r w:rsidRPr="009F0443">
        <w:rPr>
          <w:rStyle w:val="Strong"/>
        </w:rPr>
        <w:t>Câu thần chú:</w:t>
      </w:r>
    </w:p>
    <w:p w:rsidR="005B5AE2" w:rsidRDefault="005B5AE2" w:rsidP="009F0443">
      <w:pPr>
        <w:jc w:val="center"/>
      </w:pPr>
      <w:r>
        <w:rPr>
          <w:rStyle w:val="Strong"/>
          <w:rFonts w:eastAsiaTheme="majorEastAsia"/>
        </w:rPr>
        <w:t>MIT → DATIV</w:t>
      </w:r>
    </w:p>
    <w:p w:rsidR="005B5AE2" w:rsidRDefault="005B5AE2" w:rsidP="009F0443">
      <w:r>
        <w:t>Không cần suy nghĩ lâu.</w:t>
      </w:r>
    </w:p>
    <w:p w:rsidR="005B5AE2" w:rsidRDefault="00B10946" w:rsidP="005B5AE2">
      <w:r>
        <w:pict>
          <v:rect id="_x0000_i1038" style="width:0;height:1.5pt" o:hralign="center" o:hrstd="t" o:hr="t" fillcolor="#a0a0a0" stroked="f"/>
        </w:pict>
      </w:r>
    </w:p>
    <w:p w:rsidR="005B5AE2" w:rsidRDefault="005B5AE2" w:rsidP="009F0443">
      <w:pPr>
        <w:pStyle w:val="Heading3"/>
      </w:pPr>
      <w:bookmarkStart w:id="398" w:name="_Toc240106176"/>
      <w:bookmarkStart w:id="399" w:name="_Toc240109669"/>
      <w:bookmarkStart w:id="400" w:name="_Toc240230571"/>
      <w:r>
        <w:t xml:space="preserve">12. </w:t>
      </w:r>
      <w:r>
        <w:rPr>
          <w:rStyle w:val="Strong"/>
          <w:b/>
          <w:bCs w:val="0"/>
        </w:rPr>
        <w:t>AUS + DATIV</w:t>
      </w:r>
      <w:r>
        <w:t xml:space="preserve"> — TỪ / RA KHỎI</w:t>
      </w:r>
      <w:bookmarkEnd w:id="398"/>
      <w:bookmarkEnd w:id="399"/>
      <w:bookmarkEnd w:id="400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aus</w:t>
      </w:r>
      <w:r>
        <w:t xml:space="preserve"> thường dùng để nói </w:t>
      </w:r>
      <w:r>
        <w:rPr>
          <w:rStyle w:val="Strong"/>
          <w:rFonts w:eastAsiaTheme="majorEastAsia"/>
        </w:rPr>
        <w:t>đến từ đâu / xuất phát từ bên trong một nơi</w:t>
      </w:r>
      <w:r>
        <w:t>.</w:t>
      </w:r>
    </w:p>
    <w:p w:rsidR="005B5AE2" w:rsidRDefault="005B5AE2" w:rsidP="005B5AE2">
      <w:pPr>
        <w:pStyle w:val="NormalWeb"/>
      </w:pPr>
      <w:r>
        <w:t xml:space="preserve">Ich komme </w:t>
      </w:r>
      <w:r>
        <w:rPr>
          <w:rStyle w:val="Strong"/>
          <w:rFonts w:eastAsiaTheme="majorEastAsia"/>
        </w:rPr>
        <w:t>aus Vietnam</w:t>
      </w:r>
      <w:r>
        <w:t>.</w:t>
      </w:r>
      <w:r>
        <w:br/>
        <w:t>Tôi đến từ Việt Nam.</w:t>
      </w:r>
    </w:p>
    <w:p w:rsidR="005B5AE2" w:rsidRDefault="005B5AE2" w:rsidP="005B5AE2"/>
    <w:p w:rsidR="005B5AE2" w:rsidRDefault="005B5AE2" w:rsidP="005B5AE2">
      <w:pPr>
        <w:pStyle w:val="NormalWeb"/>
      </w:pPr>
      <w:r>
        <w:lastRenderedPageBreak/>
        <w:t xml:space="preserve">Ich komme </w:t>
      </w:r>
      <w:r>
        <w:rPr>
          <w:rStyle w:val="Strong"/>
          <w:rFonts w:eastAsiaTheme="majorEastAsia"/>
        </w:rPr>
        <w:t>aus Deutschland</w:t>
      </w:r>
      <w:r>
        <w:t>.</w:t>
      </w:r>
      <w:r>
        <w:br/>
        <w:t>Tôi đến từ Đức.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Ich komme </w:t>
      </w:r>
      <w:r>
        <w:rPr>
          <w:rStyle w:val="Strong"/>
          <w:rFonts w:eastAsiaTheme="majorEastAsia"/>
        </w:rPr>
        <w:t>aus dem Supermarkt</w:t>
      </w:r>
      <w:r>
        <w:t>.</w:t>
      </w:r>
      <w:r>
        <w:br/>
        <w:t>Tôi đi ra từ siêu thị.</w:t>
      </w:r>
    </w:p>
    <w:p w:rsidR="005B5AE2" w:rsidRDefault="005B5AE2" w:rsidP="005B5AE2"/>
    <w:p w:rsidR="005B5AE2" w:rsidRPr="009F0443" w:rsidRDefault="005B5AE2" w:rsidP="009F0443">
      <w:pPr>
        <w:rPr>
          <w:rStyle w:val="Strong"/>
        </w:rPr>
      </w:pPr>
      <w:r w:rsidRPr="009F0443">
        <w:rPr>
          <w:rStyle w:val="Strong"/>
        </w:rPr>
        <w:t>So sánh:</w:t>
      </w:r>
    </w:p>
    <w:p w:rsidR="005B5AE2" w:rsidRDefault="005B5AE2" w:rsidP="005B5AE2">
      <w:pPr>
        <w:pStyle w:val="NormalWeb"/>
      </w:pPr>
      <w:r>
        <w:t xml:space="preserve">Ich komme </w:t>
      </w:r>
      <w:r>
        <w:rPr>
          <w:rStyle w:val="Strong"/>
          <w:rFonts w:eastAsiaTheme="majorEastAsia"/>
        </w:rPr>
        <w:t>aus Vietnam</w:t>
      </w:r>
      <w:r>
        <w:t>.</w:t>
      </w:r>
      <w:r>
        <w:br/>
        <w:t>Tôi đến từ Việt Nam.</w:t>
      </w:r>
    </w:p>
    <w:p w:rsidR="005B5AE2" w:rsidRDefault="005B5AE2" w:rsidP="005B5AE2">
      <w:pPr>
        <w:pStyle w:val="NormalWeb"/>
      </w:pPr>
      <w:r>
        <w:t>→ nguồn gốc/quốc gia.</w:t>
      </w:r>
    </w:p>
    <w:p w:rsidR="005B5AE2" w:rsidRDefault="00B10946" w:rsidP="005B5AE2">
      <w:r>
        <w:pict>
          <v:rect id="_x0000_i1039" style="width:0;height:1.5pt" o:hralign="center" o:hrstd="t" o:hr="t" fillcolor="#a0a0a0" stroked="f"/>
        </w:pict>
      </w:r>
    </w:p>
    <w:p w:rsidR="005B5AE2" w:rsidRDefault="005B5AE2" w:rsidP="009F0443">
      <w:pPr>
        <w:pStyle w:val="Heading3"/>
      </w:pPr>
      <w:bookmarkStart w:id="401" w:name="_Toc240106177"/>
      <w:bookmarkStart w:id="402" w:name="_Toc240109670"/>
      <w:bookmarkStart w:id="403" w:name="_Toc240230572"/>
      <w:r>
        <w:t xml:space="preserve">13. </w:t>
      </w:r>
      <w:r>
        <w:rPr>
          <w:rStyle w:val="Strong"/>
          <w:b/>
          <w:bCs w:val="0"/>
        </w:rPr>
        <w:t>BEI + DATIV</w:t>
      </w:r>
      <w:r>
        <w:t xml:space="preserve"> — Ở CHỖ / TẠI</w:t>
      </w:r>
      <w:bookmarkEnd w:id="401"/>
      <w:bookmarkEnd w:id="402"/>
      <w:bookmarkEnd w:id="403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bei</w:t>
      </w:r>
      <w:r>
        <w:t xml:space="preserve"> thường mang ý:</w:t>
      </w:r>
    </w:p>
    <w:p w:rsidR="005B5AE2" w:rsidRDefault="005B5AE2" w:rsidP="005B5AE2">
      <w:pPr>
        <w:pStyle w:val="NormalWeb"/>
      </w:pPr>
      <w:r>
        <w:t>ở chỗ ai / tại nơi nào đó / ở một đơn vị, công ty...</w:t>
      </w:r>
    </w:p>
    <w:p w:rsidR="005B5AE2" w:rsidRDefault="005B5AE2" w:rsidP="005B5AE2">
      <w:pPr>
        <w:pStyle w:val="NormalWeb"/>
      </w:pPr>
      <w:r>
        <w:t>Ví dụ:</w:t>
      </w:r>
    </w:p>
    <w:p w:rsidR="005B5AE2" w:rsidRDefault="005B5AE2" w:rsidP="009F0443">
      <w:pPr>
        <w:pStyle w:val="NormalWeb"/>
      </w:pPr>
      <w:r>
        <w:t xml:space="preserve">Ich bin </w:t>
      </w:r>
      <w:r>
        <w:rPr>
          <w:rStyle w:val="Strong"/>
          <w:rFonts w:eastAsiaTheme="majorEastAsia"/>
        </w:rPr>
        <w:t>bei meiner Freundin</w:t>
      </w:r>
      <w:r>
        <w:t>.</w:t>
      </w:r>
      <w:r>
        <w:br/>
        <w:t>Tôi đan</w:t>
      </w:r>
      <w:r w:rsidR="009F0443">
        <w:t>g ở chỗ bạn gái/bạn nữ của tôi.</w:t>
      </w:r>
    </w:p>
    <w:p w:rsidR="005B5AE2" w:rsidRDefault="005B5AE2" w:rsidP="009F0443">
      <w:pPr>
        <w:pStyle w:val="NormalWeb"/>
      </w:pPr>
      <w:r>
        <w:t xml:space="preserve">Ich bin </w:t>
      </w:r>
      <w:r>
        <w:rPr>
          <w:rStyle w:val="Strong"/>
          <w:rFonts w:eastAsiaTheme="majorEastAsia"/>
        </w:rPr>
        <w:t>bei meiner Familie</w:t>
      </w:r>
      <w:r>
        <w:t>.</w:t>
      </w:r>
      <w:r>
        <w:br/>
        <w:t>Tôi đa</w:t>
      </w:r>
      <w:r w:rsidR="009F0443">
        <w:t>ng ở cùng/tại chỗ gia đình tôi.</w:t>
      </w:r>
    </w:p>
    <w:p w:rsidR="005B5AE2" w:rsidRDefault="005B5AE2" w:rsidP="009F0443">
      <w:pPr>
        <w:pStyle w:val="NormalWeb"/>
      </w:pPr>
      <w:r>
        <w:t xml:space="preserve">Ich arbeite </w:t>
      </w:r>
      <w:r>
        <w:rPr>
          <w:rStyle w:val="Strong"/>
          <w:rFonts w:eastAsiaTheme="majorEastAsia"/>
        </w:rPr>
        <w:t>bei einer Firma</w:t>
      </w:r>
      <w:r w:rsidR="009F0443">
        <w:t>.</w:t>
      </w:r>
      <w:r w:rsidR="009F0443">
        <w:br/>
        <w:t>Tôi làm việc tại một công ty.</w:t>
      </w:r>
    </w:p>
    <w:p w:rsidR="005B5AE2" w:rsidRDefault="005B5AE2" w:rsidP="009F0443">
      <w:pPr>
        <w:pStyle w:val="Heading3"/>
      </w:pPr>
      <w:bookmarkStart w:id="404" w:name="_Toc240106178"/>
      <w:bookmarkStart w:id="405" w:name="_Toc240109671"/>
      <w:bookmarkStart w:id="406" w:name="_Toc240230573"/>
      <w:r>
        <w:t xml:space="preserve">14. </w:t>
      </w:r>
      <w:r>
        <w:rPr>
          <w:rStyle w:val="Strong"/>
          <w:b/>
          <w:bCs w:val="0"/>
        </w:rPr>
        <w:t>NACH + DATIV</w:t>
      </w:r>
      <w:r>
        <w:t xml:space="preserve"> — ĐẾN</w:t>
      </w:r>
      <w:bookmarkEnd w:id="404"/>
      <w:bookmarkEnd w:id="405"/>
      <w:bookmarkEnd w:id="406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nach</w:t>
      </w:r>
      <w:r>
        <w:t xml:space="preserve"> rất quan trọng khi nói:</w:t>
      </w:r>
    </w:p>
    <w:p w:rsidR="005B5AE2" w:rsidRPr="008322EF" w:rsidRDefault="005B5AE2" w:rsidP="009F0443">
      <w:pPr>
        <w:rPr>
          <w:rStyle w:val="Strong"/>
          <w:u w:val="single"/>
        </w:rPr>
      </w:pPr>
      <w:r w:rsidRPr="008322EF">
        <w:rPr>
          <w:rStyle w:val="Strong"/>
          <w:u w:val="single"/>
        </w:rPr>
        <w:t>Đi đến thành phố</w:t>
      </w:r>
    </w:p>
    <w:p w:rsidR="005B5AE2" w:rsidRDefault="005B5AE2" w:rsidP="005B5AE2">
      <w:pPr>
        <w:pStyle w:val="NormalWeb"/>
      </w:pPr>
      <w:r>
        <w:t xml:space="preserve">Ich fahre </w:t>
      </w:r>
      <w:r>
        <w:rPr>
          <w:rStyle w:val="Strong"/>
          <w:rFonts w:eastAsiaTheme="majorEastAsia"/>
        </w:rPr>
        <w:t>nach Berlin</w:t>
      </w:r>
      <w:r>
        <w:t>.</w:t>
      </w:r>
      <w:r>
        <w:br/>
        <w:t>Tôi đi Berlin.</w:t>
      </w:r>
    </w:p>
    <w:p w:rsidR="008322EF" w:rsidRDefault="008322EF" w:rsidP="005B5AE2">
      <w:pPr>
        <w:pStyle w:val="NormalWeb"/>
      </w:pPr>
    </w:p>
    <w:p w:rsidR="005B5AE2" w:rsidRPr="008322EF" w:rsidRDefault="005B5AE2" w:rsidP="008322EF">
      <w:pPr>
        <w:rPr>
          <w:rStyle w:val="Strong"/>
          <w:u w:val="single"/>
        </w:rPr>
      </w:pPr>
      <w:r w:rsidRPr="008322EF">
        <w:rPr>
          <w:rStyle w:val="Strong"/>
          <w:u w:val="single"/>
        </w:rPr>
        <w:lastRenderedPageBreak/>
        <w:t>Đi đến quốc gia không có mạo từ</w:t>
      </w:r>
    </w:p>
    <w:p w:rsidR="005B5AE2" w:rsidRDefault="005B5AE2" w:rsidP="005B5AE2">
      <w:pPr>
        <w:pStyle w:val="NormalWeb"/>
      </w:pPr>
      <w:r>
        <w:t xml:space="preserve">Ich fliege </w:t>
      </w:r>
      <w:r>
        <w:rPr>
          <w:rStyle w:val="Strong"/>
          <w:rFonts w:eastAsiaTheme="majorEastAsia"/>
        </w:rPr>
        <w:t>nach Deutschland</w:t>
      </w:r>
      <w:r>
        <w:t>.</w:t>
      </w:r>
      <w:r>
        <w:br/>
        <w:t>Tôi bay sang Đức.</w:t>
      </w:r>
    </w:p>
    <w:p w:rsidR="005B5AE2" w:rsidRDefault="005B5AE2" w:rsidP="005B5AE2">
      <w:pPr>
        <w:pStyle w:val="NormalWeb"/>
      </w:pPr>
      <w:r>
        <w:t xml:space="preserve">Ich fahre </w:t>
      </w:r>
      <w:r>
        <w:rPr>
          <w:rStyle w:val="Strong"/>
          <w:rFonts w:eastAsiaTheme="majorEastAsia"/>
        </w:rPr>
        <w:t>nach Vietnam</w:t>
      </w:r>
      <w:r>
        <w:t>.</w:t>
      </w:r>
      <w:r>
        <w:br/>
        <w:t>Tôi đi Việt Nam.</w:t>
      </w:r>
    </w:p>
    <w:p w:rsidR="005B5AE2" w:rsidRPr="008322EF" w:rsidRDefault="005B5AE2" w:rsidP="008322EF">
      <w:pPr>
        <w:rPr>
          <w:rStyle w:val="Strong"/>
          <w:u w:val="single"/>
        </w:rPr>
      </w:pPr>
      <w:r w:rsidRPr="008322EF">
        <w:rPr>
          <w:rStyle w:val="Strong"/>
          <w:u w:val="single"/>
        </w:rPr>
        <w:t>Về nhà</w:t>
      </w:r>
    </w:p>
    <w:p w:rsidR="005B5AE2" w:rsidRDefault="005B5AE2" w:rsidP="005B5AE2">
      <w:pPr>
        <w:pStyle w:val="NormalWeb"/>
      </w:pPr>
      <w:r>
        <w:t xml:space="preserve">Ich gehe </w:t>
      </w:r>
      <w:r>
        <w:rPr>
          <w:rStyle w:val="Strong"/>
          <w:rFonts w:eastAsiaTheme="majorEastAsia"/>
        </w:rPr>
        <w:t>nach Hause</w:t>
      </w:r>
      <w:r>
        <w:t>.</w:t>
      </w:r>
      <w:r>
        <w:br/>
        <w:t>Tôi về nhà.</w:t>
      </w:r>
    </w:p>
    <w:p w:rsidR="005B5AE2" w:rsidRDefault="005B5AE2" w:rsidP="005B5AE2">
      <w:pPr>
        <w:pStyle w:val="NormalWeb"/>
      </w:pPr>
      <w:r>
        <w:t>Cụm: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nach Hause</w:t>
      </w:r>
    </w:p>
    <w:p w:rsidR="005B5AE2" w:rsidRDefault="005B5AE2" w:rsidP="005B5AE2">
      <w:pPr>
        <w:pStyle w:val="NormalWeb"/>
      </w:pPr>
      <w:r>
        <w:t>→ học thuộc nguyên cụm.</w:t>
      </w:r>
    </w:p>
    <w:p w:rsidR="005B5AE2" w:rsidRDefault="005B5AE2" w:rsidP="005B5AE2"/>
    <w:p w:rsidR="005B5AE2" w:rsidRDefault="005B5AE2" w:rsidP="008322EF">
      <w:pPr>
        <w:pStyle w:val="Heading3"/>
      </w:pPr>
      <w:bookmarkStart w:id="407" w:name="_Toc240106179"/>
      <w:bookmarkStart w:id="408" w:name="_Toc240109672"/>
      <w:bookmarkStart w:id="409" w:name="_Toc240230574"/>
      <w:r>
        <w:t xml:space="preserve">15. </w:t>
      </w:r>
      <w:r>
        <w:rPr>
          <w:rStyle w:val="Strong"/>
          <w:b/>
          <w:bCs w:val="0"/>
        </w:rPr>
        <w:t>SEIT + DATIV</w:t>
      </w:r>
      <w:r>
        <w:t xml:space="preserve"> — TỪ / ĐÃ ... ĐƯỢC</w:t>
      </w:r>
      <w:bookmarkEnd w:id="407"/>
      <w:bookmarkEnd w:id="408"/>
      <w:bookmarkEnd w:id="409"/>
    </w:p>
    <w:p w:rsidR="005B5AE2" w:rsidRDefault="005B5AE2" w:rsidP="005B5AE2">
      <w:pPr>
        <w:pStyle w:val="NormalWeb"/>
      </w:pPr>
      <w:r>
        <w:t xml:space="preserve">Dùng khi một việc </w:t>
      </w:r>
      <w:r>
        <w:rPr>
          <w:rStyle w:val="Strong"/>
          <w:rFonts w:eastAsiaTheme="majorEastAsia"/>
        </w:rPr>
        <w:t>bắt đầu trong quá khứ và vẫn tiếp tục đến hiện tại</w:t>
      </w:r>
      <w:r>
        <w:t>.</w:t>
      </w:r>
    </w:p>
    <w:p w:rsidR="005B5AE2" w:rsidRDefault="005B5AE2" w:rsidP="005B5AE2">
      <w:pPr>
        <w:pStyle w:val="NormalWeb"/>
      </w:pPr>
      <w:r>
        <w:t xml:space="preserve">Ich lerne </w:t>
      </w:r>
      <w:r>
        <w:rPr>
          <w:rStyle w:val="Strong"/>
          <w:rFonts w:eastAsiaTheme="majorEastAsia"/>
        </w:rPr>
        <w:t>seit einem Jahr</w:t>
      </w:r>
      <w:r>
        <w:t xml:space="preserve"> Deutsch.</w:t>
      </w:r>
      <w:r>
        <w:br/>
        <w:t xml:space="preserve">Tôi học tiếng Đức </w:t>
      </w:r>
      <w:r>
        <w:rPr>
          <w:rStyle w:val="Strong"/>
          <w:rFonts w:eastAsiaTheme="majorEastAsia"/>
        </w:rPr>
        <w:t>được một năm rồi</w:t>
      </w:r>
      <w:r>
        <w:t>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Ich wohne </w:t>
      </w:r>
      <w:r>
        <w:rPr>
          <w:rStyle w:val="Strong"/>
          <w:rFonts w:eastAsiaTheme="majorEastAsia"/>
        </w:rPr>
        <w:t>seit zwei Monaten</w:t>
      </w:r>
      <w:r>
        <w:t xml:space="preserve"> hier.</w:t>
      </w:r>
      <w:r>
        <w:br/>
        <w:t xml:space="preserve">Tôi sống ở đây </w:t>
      </w:r>
      <w:r>
        <w:rPr>
          <w:rStyle w:val="Strong"/>
          <w:rFonts w:eastAsiaTheme="majorEastAsia"/>
        </w:rPr>
        <w:t>được hai tháng rồi</w:t>
      </w:r>
      <w:r>
        <w:t>.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Ich arbeite </w:t>
      </w:r>
      <w:r>
        <w:rPr>
          <w:rStyle w:val="Strong"/>
          <w:rFonts w:eastAsiaTheme="majorEastAsia"/>
        </w:rPr>
        <w:t>seit Montag</w:t>
      </w:r>
      <w:r w:rsidR="008322EF">
        <w:t xml:space="preserve"> hier.</w:t>
      </w:r>
      <w:r w:rsidR="008322EF">
        <w:br/>
        <w:t>Tô</w:t>
      </w:r>
      <w:r>
        <w:t xml:space="preserve">i làm việc ở đây </w:t>
      </w:r>
      <w:r>
        <w:rPr>
          <w:rStyle w:val="Strong"/>
          <w:rFonts w:eastAsiaTheme="majorEastAsia"/>
        </w:rPr>
        <w:t>từ thứ Hai đến giờ</w:t>
      </w:r>
      <w:r>
        <w:t>.</w:t>
      </w:r>
    </w:p>
    <w:p w:rsidR="005B5AE2" w:rsidRPr="008322EF" w:rsidRDefault="005B5AE2" w:rsidP="008322EF">
      <w:pPr>
        <w:rPr>
          <w:rStyle w:val="Strong"/>
        </w:rPr>
      </w:pPr>
      <w:r w:rsidRPr="008322EF">
        <w:rPr>
          <w:rStyle w:val="Strong"/>
        </w:rPr>
        <w:t>Mẹo</w:t>
      </w:r>
    </w:p>
    <w:p w:rsidR="005B5AE2" w:rsidRDefault="005B5AE2" w:rsidP="005B5AE2">
      <w:pPr>
        <w:pStyle w:val="NormalWeb"/>
      </w:pPr>
      <w:r w:rsidRPr="008322EF">
        <w:rPr>
          <w:rStyle w:val="Strong"/>
          <w:rFonts w:eastAsiaTheme="majorEastAsia"/>
          <w:highlight w:val="yellow"/>
        </w:rPr>
        <w:t>seit = từ ... đến nay</w:t>
      </w:r>
    </w:p>
    <w:p w:rsidR="005B5AE2" w:rsidRDefault="005B5AE2" w:rsidP="005B5AE2"/>
    <w:p w:rsidR="008322EF" w:rsidRDefault="008322EF" w:rsidP="005B5AE2"/>
    <w:p w:rsidR="005B5AE2" w:rsidRDefault="005B5AE2" w:rsidP="008322EF">
      <w:pPr>
        <w:pStyle w:val="Heading3"/>
      </w:pPr>
      <w:bookmarkStart w:id="410" w:name="_Toc240106180"/>
      <w:bookmarkStart w:id="411" w:name="_Toc240109673"/>
      <w:bookmarkStart w:id="412" w:name="_Toc240230575"/>
      <w:r>
        <w:lastRenderedPageBreak/>
        <w:t xml:space="preserve">16. </w:t>
      </w:r>
      <w:r>
        <w:rPr>
          <w:rStyle w:val="Strong"/>
          <w:b/>
          <w:bCs w:val="0"/>
        </w:rPr>
        <w:t>VON + DATIV</w:t>
      </w:r>
      <w:r>
        <w:t xml:space="preserve"> — TỪ / CỦA</w:t>
      </w:r>
      <w:bookmarkEnd w:id="410"/>
      <w:bookmarkEnd w:id="411"/>
      <w:bookmarkEnd w:id="412"/>
    </w:p>
    <w:p w:rsidR="005B5AE2" w:rsidRDefault="005B5AE2" w:rsidP="008322EF">
      <w:r>
        <w:t>Từ một người/nơi</w:t>
      </w:r>
    </w:p>
    <w:p w:rsidR="005B5AE2" w:rsidRDefault="005B5AE2" w:rsidP="008322EF">
      <w:r>
        <w:t xml:space="preserve">Ich komme </w:t>
      </w:r>
      <w:r>
        <w:rPr>
          <w:rStyle w:val="Strong"/>
          <w:rFonts w:eastAsiaTheme="majorEastAsia"/>
        </w:rPr>
        <w:t>von meiner Arbeit</w:t>
      </w:r>
      <w:r>
        <w:t>.</w:t>
      </w:r>
      <w:r>
        <w:br/>
        <w:t>Tôi từ chỗ làm về.</w:t>
      </w:r>
    </w:p>
    <w:p w:rsidR="005B5AE2" w:rsidRDefault="005B5AE2" w:rsidP="008322EF">
      <w:r>
        <w:t xml:space="preserve">Das Geschenk ist </w:t>
      </w:r>
      <w:r>
        <w:rPr>
          <w:rStyle w:val="Strong"/>
          <w:rFonts w:eastAsiaTheme="majorEastAsia"/>
        </w:rPr>
        <w:t>von meinem Freund</w:t>
      </w:r>
      <w:r>
        <w:t>.</w:t>
      </w:r>
      <w:r>
        <w:br/>
        <w:t>Món quà là từ bạ</w:t>
      </w:r>
      <w:r w:rsidR="008322EF">
        <w:t>n tôi.</w:t>
      </w:r>
    </w:p>
    <w:p w:rsidR="008322EF" w:rsidRDefault="008322EF" w:rsidP="008322EF"/>
    <w:p w:rsidR="005B5AE2" w:rsidRDefault="005B5AE2" w:rsidP="008322EF">
      <w:r>
        <w:t>Cụm rất phổ biến:</w:t>
      </w:r>
    </w:p>
    <w:p w:rsidR="005B5AE2" w:rsidRDefault="005B5AE2" w:rsidP="008322EF">
      <w:r>
        <w:rPr>
          <w:rStyle w:val="Strong"/>
          <w:rFonts w:eastAsiaTheme="majorEastAsia"/>
        </w:rPr>
        <w:t>von Montag bis Freitag</w:t>
      </w:r>
      <w:r>
        <w:br/>
        <w:t>từ thứ Hai đến thứ Sáu.</w:t>
      </w:r>
    </w:p>
    <w:p w:rsidR="005B5AE2" w:rsidRDefault="005B5AE2" w:rsidP="005B5AE2"/>
    <w:p w:rsidR="005B5AE2" w:rsidRDefault="005B5AE2" w:rsidP="008322EF">
      <w:pPr>
        <w:pStyle w:val="Heading3"/>
      </w:pPr>
      <w:bookmarkStart w:id="413" w:name="_Toc240106181"/>
      <w:bookmarkStart w:id="414" w:name="_Toc240109674"/>
      <w:bookmarkStart w:id="415" w:name="_Toc240230576"/>
      <w:r>
        <w:t xml:space="preserve">17. </w:t>
      </w:r>
      <w:r>
        <w:rPr>
          <w:rStyle w:val="Strong"/>
          <w:b/>
          <w:bCs w:val="0"/>
        </w:rPr>
        <w:t>ZU + DATIV</w:t>
      </w:r>
      <w:r>
        <w:t xml:space="preserve"> — ĐẾN / TỚI</w:t>
      </w:r>
      <w:bookmarkEnd w:id="413"/>
      <w:bookmarkEnd w:id="414"/>
      <w:bookmarkEnd w:id="415"/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zu</w:t>
      </w:r>
      <w:r>
        <w:t xml:space="preserve"> thường dùng khi đi đến:</w:t>
      </w:r>
    </w:p>
    <w:p w:rsidR="005B5AE2" w:rsidRDefault="005B5AE2" w:rsidP="000E1F2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một người </w:t>
      </w:r>
    </w:p>
    <w:p w:rsidR="005B5AE2" w:rsidRDefault="005B5AE2" w:rsidP="000E1F2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bác sĩ </w:t>
      </w:r>
    </w:p>
    <w:p w:rsidR="005B5AE2" w:rsidRDefault="005B5AE2" w:rsidP="000E1F2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một nơi/địa điểm nhất định </w:t>
      </w:r>
    </w:p>
    <w:p w:rsidR="005B5AE2" w:rsidRDefault="005B5AE2" w:rsidP="000E1F2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một dịch vụ </w:t>
      </w:r>
    </w:p>
    <w:p w:rsidR="005B5AE2" w:rsidRDefault="005B5AE2" w:rsidP="005B5AE2">
      <w:pPr>
        <w:pStyle w:val="NormalWeb"/>
      </w:pPr>
      <w:r>
        <w:t>Ví dụ:</w:t>
      </w:r>
    </w:p>
    <w:p w:rsidR="008322EF" w:rsidRDefault="005B5AE2" w:rsidP="008322EF">
      <w:pPr>
        <w:pStyle w:val="NormalWeb"/>
      </w:pPr>
      <w:r>
        <w:t xml:space="preserve">Ich gehe </w:t>
      </w:r>
      <w:r>
        <w:rPr>
          <w:rStyle w:val="Strong"/>
          <w:rFonts w:eastAsiaTheme="majorEastAsia"/>
        </w:rPr>
        <w:t>zu meiner Freundin</w:t>
      </w:r>
      <w:r>
        <w:t>.</w:t>
      </w:r>
      <w:r>
        <w:br/>
        <w:t xml:space="preserve">Tôi đi </w:t>
      </w:r>
      <w:r w:rsidR="008322EF">
        <w:t>đến chỗ bạn gái/bạn nữ của tôi.</w:t>
      </w:r>
    </w:p>
    <w:p w:rsidR="008322EF" w:rsidRDefault="008322EF" w:rsidP="008322EF">
      <w:pPr>
        <w:pStyle w:val="NormalWeb"/>
      </w:pPr>
    </w:p>
    <w:p w:rsidR="005B5AE2" w:rsidRDefault="005B5AE2" w:rsidP="005B5AE2">
      <w:pPr>
        <w:pStyle w:val="NormalWeb"/>
      </w:pPr>
      <w:r>
        <w:t xml:space="preserve">Ich gehe </w:t>
      </w:r>
      <w:r>
        <w:rPr>
          <w:rStyle w:val="Strong"/>
          <w:rFonts w:eastAsiaTheme="majorEastAsia"/>
        </w:rPr>
        <w:t>zum Arzt</w:t>
      </w:r>
      <w:r>
        <w:t>.</w:t>
      </w:r>
      <w:r>
        <w:br/>
        <w:t>Tôi đi bác sĩ.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zu + dem = zum</w:t>
      </w:r>
    </w:p>
    <w:p w:rsidR="005B5AE2" w:rsidRDefault="005B5AE2" w:rsidP="005B5AE2"/>
    <w:p w:rsidR="005B5AE2" w:rsidRDefault="005B5AE2" w:rsidP="005B5AE2">
      <w:pPr>
        <w:pStyle w:val="NormalWeb"/>
      </w:pPr>
      <w:r>
        <w:t xml:space="preserve">Ich gehe </w:t>
      </w:r>
      <w:r>
        <w:rPr>
          <w:rStyle w:val="Strong"/>
          <w:rFonts w:eastAsiaTheme="majorEastAsia"/>
        </w:rPr>
        <w:t>zur Schule</w:t>
      </w:r>
      <w:r>
        <w:t>.</w:t>
      </w:r>
      <w:r>
        <w:br/>
        <w:t>Tôi đi đến trường.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zu + der = zur</w:t>
      </w:r>
    </w:p>
    <w:p w:rsidR="005B5AE2" w:rsidRDefault="005B5AE2" w:rsidP="005B5AE2"/>
    <w:p w:rsidR="005B5AE2" w:rsidRPr="008322EF" w:rsidRDefault="005B5AE2" w:rsidP="008322EF">
      <w:pPr>
        <w:rPr>
          <w:rStyle w:val="Strong"/>
        </w:rPr>
      </w:pPr>
      <w:r w:rsidRPr="008322EF">
        <w:rPr>
          <w:rStyle w:val="Strong"/>
        </w:rPr>
        <w:lastRenderedPageBreak/>
        <w:t>Cặp phải nhớ:</w:t>
      </w:r>
    </w:p>
    <w:p w:rsidR="005B5AE2" w:rsidRPr="008322EF" w:rsidRDefault="005B5AE2" w:rsidP="005B5AE2">
      <w:pPr>
        <w:pStyle w:val="NormalWeb"/>
        <w:rPr>
          <w:highlight w:val="yellow"/>
        </w:rPr>
      </w:pPr>
      <w:r w:rsidRPr="008322EF">
        <w:rPr>
          <w:rStyle w:val="Strong"/>
          <w:rFonts w:eastAsiaTheme="majorEastAsia"/>
          <w:highlight w:val="yellow"/>
        </w:rPr>
        <w:t>zum = zu dem</w:t>
      </w:r>
    </w:p>
    <w:p w:rsidR="005B5AE2" w:rsidRDefault="005B5AE2" w:rsidP="005B5AE2">
      <w:pPr>
        <w:pStyle w:val="NormalWeb"/>
      </w:pPr>
      <w:r w:rsidRPr="008322EF">
        <w:rPr>
          <w:rStyle w:val="Strong"/>
          <w:rFonts w:eastAsiaTheme="majorEastAsia"/>
          <w:highlight w:val="yellow"/>
        </w:rPr>
        <w:t>zur = zu der</w:t>
      </w:r>
    </w:p>
    <w:p w:rsidR="005B5AE2" w:rsidRDefault="005B5AE2" w:rsidP="005B5AE2"/>
    <w:p w:rsidR="005B5AE2" w:rsidRDefault="005B5AE2" w:rsidP="008322EF">
      <w:pPr>
        <w:pStyle w:val="Heading3"/>
      </w:pPr>
      <w:bookmarkStart w:id="416" w:name="_Toc240106182"/>
      <w:bookmarkStart w:id="417" w:name="_Toc240109675"/>
      <w:bookmarkStart w:id="418" w:name="_Toc240230577"/>
      <w:r>
        <w:t>18. NACH vs ZU</w:t>
      </w:r>
      <w:bookmarkEnd w:id="416"/>
      <w:bookmarkEnd w:id="417"/>
      <w:bookmarkEnd w:id="418"/>
    </w:p>
    <w:p w:rsidR="005B5AE2" w:rsidRDefault="005B5AE2" w:rsidP="005B5AE2">
      <w:pPr>
        <w:pStyle w:val="NormalWeb"/>
      </w:pPr>
      <w:r>
        <w:t>Đây là chỗ người mới học rất dễ nhầm.</w:t>
      </w:r>
    </w:p>
    <w:p w:rsidR="005B5AE2" w:rsidRDefault="005B5AE2" w:rsidP="008322EF">
      <w:pPr>
        <w:jc w:val="center"/>
      </w:pPr>
      <w:r w:rsidRPr="008322EF">
        <w:rPr>
          <w:highlight w:val="yellow"/>
        </w:rPr>
        <w:t>Thành phố / quốc gia không có mạo từ</w:t>
      </w:r>
    </w:p>
    <w:p w:rsidR="005B5AE2" w:rsidRDefault="005B5AE2" w:rsidP="008322EF">
      <w:r>
        <w:rPr>
          <w:rStyle w:val="Strong"/>
          <w:rFonts w:eastAsiaTheme="majorEastAsia"/>
        </w:rPr>
        <w:t>NACH</w:t>
      </w:r>
    </w:p>
    <w:p w:rsidR="005B5AE2" w:rsidRDefault="005B5AE2" w:rsidP="008322EF">
      <w:r>
        <w:t xml:space="preserve">Ich fahre </w:t>
      </w:r>
      <w:r>
        <w:rPr>
          <w:rStyle w:val="Strong"/>
          <w:rFonts w:eastAsiaTheme="majorEastAsia"/>
        </w:rPr>
        <w:t>nach Berlin</w:t>
      </w:r>
      <w:r>
        <w:t>.</w:t>
      </w:r>
    </w:p>
    <w:p w:rsidR="005B5AE2" w:rsidRDefault="005B5AE2" w:rsidP="008322EF">
      <w:r>
        <w:t xml:space="preserve">Ich fliege </w:t>
      </w:r>
      <w:r>
        <w:rPr>
          <w:rStyle w:val="Strong"/>
          <w:rFonts w:eastAsiaTheme="majorEastAsia"/>
        </w:rPr>
        <w:t>nach Deutschland</w:t>
      </w:r>
      <w:r>
        <w:t>.</w:t>
      </w:r>
    </w:p>
    <w:p w:rsidR="005B5AE2" w:rsidRDefault="00B10946" w:rsidP="008322EF">
      <w:r>
        <w:pict>
          <v:rect id="_x0000_i1040" style="width:0;height:1.5pt" o:hralign="center" o:hrstd="t" o:hr="t" fillcolor="#a0a0a0" stroked="f"/>
        </w:pict>
      </w:r>
    </w:p>
    <w:p w:rsidR="005B5AE2" w:rsidRDefault="005B5AE2" w:rsidP="008322EF">
      <w:pPr>
        <w:jc w:val="center"/>
      </w:pPr>
      <w:r w:rsidRPr="008322EF">
        <w:rPr>
          <w:highlight w:val="yellow"/>
        </w:rPr>
        <w:t>Người / bác sĩ / trường / một nơi cụ thể</w:t>
      </w:r>
    </w:p>
    <w:p w:rsidR="005B5AE2" w:rsidRDefault="005B5AE2" w:rsidP="008322EF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ZU</w:t>
      </w:r>
    </w:p>
    <w:p w:rsidR="005B5AE2" w:rsidRDefault="005B5AE2" w:rsidP="008322EF">
      <w:r>
        <w:t xml:space="preserve">Ich gehe </w:t>
      </w:r>
      <w:r>
        <w:rPr>
          <w:rStyle w:val="Strong"/>
          <w:rFonts w:eastAsiaTheme="majorEastAsia"/>
        </w:rPr>
        <w:t>zu meiner Freundin</w:t>
      </w:r>
      <w:r>
        <w:t>.</w:t>
      </w:r>
    </w:p>
    <w:p w:rsidR="005B5AE2" w:rsidRDefault="005B5AE2" w:rsidP="008322EF">
      <w:r>
        <w:t xml:space="preserve">Ich gehe </w:t>
      </w:r>
      <w:r>
        <w:rPr>
          <w:rStyle w:val="Strong"/>
          <w:rFonts w:eastAsiaTheme="majorEastAsia"/>
        </w:rPr>
        <w:t>zum Arzt</w:t>
      </w:r>
      <w:r>
        <w:t>.</w:t>
      </w:r>
    </w:p>
    <w:p w:rsidR="005B5AE2" w:rsidRDefault="005B5AE2" w:rsidP="008322EF">
      <w:r>
        <w:t xml:space="preserve">Ich gehe </w:t>
      </w:r>
      <w:r>
        <w:rPr>
          <w:rStyle w:val="Strong"/>
          <w:rFonts w:eastAsiaTheme="majorEastAsia"/>
        </w:rPr>
        <w:t>zur Schule</w:t>
      </w:r>
      <w:r>
        <w:t>.</w:t>
      </w:r>
    </w:p>
    <w:p w:rsidR="005B5AE2" w:rsidRDefault="00B10946" w:rsidP="008322EF">
      <w:r>
        <w:pict>
          <v:rect id="_x0000_i1041" style="width:0;height:1.5pt" o:hralign="center" o:hrstd="t" o:hr="t" fillcolor="#a0a0a0" stroked="f"/>
        </w:pict>
      </w:r>
    </w:p>
    <w:p w:rsidR="005B5AE2" w:rsidRDefault="005B5AE2" w:rsidP="008322EF">
      <w:r>
        <w:t>Đặc biệt:</w:t>
      </w:r>
    </w:p>
    <w:p w:rsidR="005B5AE2" w:rsidRDefault="005B5AE2" w:rsidP="008322EF">
      <w:r w:rsidRPr="008322EF">
        <w:rPr>
          <w:rStyle w:val="Strong"/>
          <w:rFonts w:eastAsiaTheme="majorEastAsia"/>
          <w:highlight w:val="yellow"/>
        </w:rPr>
        <w:t>nach Hause</w:t>
      </w:r>
      <w:r>
        <w:t xml:space="preserve"> = về nhà</w:t>
      </w:r>
    </w:p>
    <w:p w:rsidR="005B5AE2" w:rsidRDefault="005B5AE2" w:rsidP="008322EF">
      <w:r>
        <w:t>nhưng:</w:t>
      </w:r>
    </w:p>
    <w:p w:rsidR="005B5AE2" w:rsidRDefault="005B5AE2" w:rsidP="008322EF">
      <w:r w:rsidRPr="008322EF">
        <w:rPr>
          <w:rStyle w:val="Strong"/>
          <w:rFonts w:eastAsiaTheme="majorEastAsia"/>
          <w:highlight w:val="yellow"/>
        </w:rPr>
        <w:t>zu Hause</w:t>
      </w:r>
      <w:r>
        <w:t xml:space="preserve"> = ở nhà</w:t>
      </w:r>
    </w:p>
    <w:p w:rsidR="005B5AE2" w:rsidRDefault="005B5AE2" w:rsidP="008322EF">
      <w:r>
        <w:rPr>
          <w:rFonts w:ascii="Segoe UI Symbol" w:hAnsi="Segoe UI Symbol" w:cs="Segoe UI Symbol"/>
        </w:rPr>
        <w:t>🔥</w:t>
      </w:r>
      <w:r>
        <w:t xml:space="preserve"> Cặp này cực kỳ quan trọng:</w:t>
      </w:r>
    </w:p>
    <w:p w:rsidR="005B5AE2" w:rsidRDefault="005B5AE2" w:rsidP="008322EF">
      <w:r>
        <w:t xml:space="preserve">Ich gehe </w:t>
      </w:r>
      <w:r>
        <w:rPr>
          <w:rStyle w:val="Strong"/>
          <w:rFonts w:eastAsiaTheme="majorEastAsia"/>
        </w:rPr>
        <w:t>nach Hause</w:t>
      </w:r>
      <w:r>
        <w:t>.</w:t>
      </w:r>
      <w:r>
        <w:br/>
        <w:t>Tôi đi về nhà.</w:t>
      </w:r>
    </w:p>
    <w:p w:rsidR="005B5AE2" w:rsidRDefault="005B5AE2" w:rsidP="008322EF">
      <w:r>
        <w:t xml:space="preserve">Ich bin </w:t>
      </w:r>
      <w:r>
        <w:rPr>
          <w:rStyle w:val="Strong"/>
          <w:rFonts w:eastAsiaTheme="majorEastAsia"/>
        </w:rPr>
        <w:t>zu Hause</w:t>
      </w:r>
      <w:r>
        <w:t>.</w:t>
      </w:r>
      <w:r>
        <w:br/>
        <w:t>Tôi đang ở nhà.</w:t>
      </w:r>
    </w:p>
    <w:p w:rsidR="005B5AE2" w:rsidRDefault="00B10946" w:rsidP="005B5AE2">
      <w:r>
        <w:pict>
          <v:rect id="_x0000_i1042" style="width:0;height:1.5pt" o:hralign="center" o:hrstd="t" o:hr="t" fillcolor="#a0a0a0" stroked="f"/>
        </w:pict>
      </w:r>
    </w:p>
    <w:p w:rsidR="005B5AE2" w:rsidRDefault="005B5AE2" w:rsidP="008322EF">
      <w:pPr>
        <w:pStyle w:val="Heading3"/>
      </w:pPr>
      <w:bookmarkStart w:id="419" w:name="_Toc240109676"/>
      <w:bookmarkStart w:id="420" w:name="_Toc240230578"/>
      <w:r>
        <w:lastRenderedPageBreak/>
        <w:t>19. BẢNG TỔNG HỢP NHÓM DATIV</w:t>
      </w:r>
      <w:bookmarkEnd w:id="419"/>
      <w:bookmarkEnd w:id="42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977"/>
        <w:gridCol w:w="4110"/>
      </w:tblGrid>
      <w:tr w:rsidR="005B5AE2" w:rsidTr="008322EF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Giới từ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chính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5B5AE2" w:rsidTr="008322E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aus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r>
              <w:t>từ / ra khỏi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r>
              <w:t>aus Vietnam</w:t>
            </w:r>
          </w:p>
        </w:tc>
      </w:tr>
      <w:tr w:rsidR="005B5AE2" w:rsidTr="008322E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bei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r>
              <w:t>ở chỗ / tại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r>
              <w:t>bei meiner Mutter</w:t>
            </w:r>
          </w:p>
        </w:tc>
      </w:tr>
      <w:tr w:rsidR="005B5AE2" w:rsidTr="008322E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mit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r>
              <w:t>với / bằng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r>
              <w:t>mit dem Bus</w:t>
            </w:r>
          </w:p>
        </w:tc>
      </w:tr>
      <w:tr w:rsidR="005B5AE2" w:rsidTr="008322E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nach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r>
              <w:t>đến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r>
              <w:t>nach Berlin</w:t>
            </w:r>
          </w:p>
        </w:tc>
      </w:tr>
      <w:tr w:rsidR="005B5AE2" w:rsidTr="008322E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seit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r>
              <w:t>từ... đến nay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r>
              <w:t>seit einem Jahr</w:t>
            </w:r>
          </w:p>
        </w:tc>
      </w:tr>
      <w:tr w:rsidR="005B5AE2" w:rsidTr="008322E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von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r>
              <w:t>từ / của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r>
              <w:t>von meinem Freund</w:t>
            </w:r>
          </w:p>
        </w:tc>
      </w:tr>
      <w:tr w:rsidR="005B5AE2" w:rsidTr="008322E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5B5AE2" w:rsidRDefault="005B5AE2">
            <w:r>
              <w:rPr>
                <w:rStyle w:val="Strong"/>
              </w:rPr>
              <w:t>zu</w:t>
            </w:r>
          </w:p>
        </w:tc>
        <w:tc>
          <w:tcPr>
            <w:tcW w:w="2947" w:type="dxa"/>
            <w:vAlign w:val="center"/>
            <w:hideMark/>
          </w:tcPr>
          <w:p w:rsidR="005B5AE2" w:rsidRDefault="005B5AE2">
            <w:r>
              <w:t>đến / tới</w:t>
            </w:r>
          </w:p>
        </w:tc>
        <w:tc>
          <w:tcPr>
            <w:tcW w:w="4065" w:type="dxa"/>
            <w:vAlign w:val="center"/>
            <w:hideMark/>
          </w:tcPr>
          <w:p w:rsidR="005B5AE2" w:rsidRDefault="005B5AE2">
            <w:r>
              <w:t>zum Arzt</w:t>
            </w:r>
          </w:p>
        </w:tc>
      </w:tr>
    </w:tbl>
    <w:p w:rsidR="005B5AE2" w:rsidRPr="008322EF" w:rsidRDefault="005B5AE2" w:rsidP="008322EF">
      <w:pPr>
        <w:rPr>
          <w:rStyle w:val="Strong"/>
        </w:rPr>
      </w:pPr>
      <w:r w:rsidRPr="008322EF">
        <w:rPr>
          <w:rStyle w:val="Strong"/>
        </w:rPr>
        <w:t>Tất cả:</w:t>
      </w:r>
    </w:p>
    <w:p w:rsidR="005B5AE2" w:rsidRDefault="005B5AE2" w:rsidP="008322EF">
      <w:pPr>
        <w:pStyle w:val="NormalWeb"/>
      </w:pPr>
      <w:r>
        <w:rPr>
          <w:rStyle w:val="Strong"/>
          <w:rFonts w:eastAsiaTheme="majorEastAsia"/>
        </w:rPr>
        <w:t>AUS – BEI – MIT – NACH – SEIT – VON – ZU → DATIV</w:t>
      </w:r>
    </w:p>
    <w:p w:rsidR="005B5AE2" w:rsidRDefault="005B5AE2" w:rsidP="008322EF">
      <w:pPr>
        <w:pStyle w:val="Heading2"/>
      </w:pPr>
      <w:bookmarkStart w:id="421" w:name="_Toc240230579"/>
      <w:r>
        <w:t>PHẦN 5.3 — WECHSELPRÄPOSITIONEN</w:t>
      </w:r>
      <w:bookmarkEnd w:id="421"/>
    </w:p>
    <w:p w:rsidR="005B5AE2" w:rsidRDefault="005B5AE2" w:rsidP="005B5AE2">
      <w:pPr>
        <w:pStyle w:val="NormalWeb"/>
      </w:pPr>
      <w:r>
        <w:t>Đây là phần khó nhất của Giai đoạn 5.</w:t>
      </w:r>
    </w:p>
    <w:p w:rsidR="005B5AE2" w:rsidRDefault="005B5AE2" w:rsidP="005B5AE2">
      <w:pPr>
        <w:pStyle w:val="NormalWeb"/>
      </w:pPr>
      <w:r>
        <w:t>Nhóm thường gặp: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in, an, auf</w:t>
      </w:r>
    </w:p>
    <w:p w:rsidR="005B5AE2" w:rsidRDefault="005B5AE2" w:rsidP="005B5AE2">
      <w:pPr>
        <w:pStyle w:val="NormalWeb"/>
      </w:pPr>
      <w:r>
        <w:t>Có một nguyên tắc cực kỳ quan trọng:</w:t>
      </w:r>
    </w:p>
    <w:p w:rsidR="005B5AE2" w:rsidRPr="008322F0" w:rsidRDefault="005B5AE2" w:rsidP="008322F0">
      <w:pPr>
        <w:rPr>
          <w:b/>
        </w:rPr>
      </w:pPr>
      <w:r w:rsidRPr="008322F0">
        <w:rPr>
          <w:b/>
        </w:rPr>
        <w:t>ĐANG Ở ĐÂU?</w:t>
      </w:r>
    </w:p>
    <w:p w:rsidR="005B5AE2" w:rsidRDefault="005B5AE2" w:rsidP="008322F0">
      <w:r w:rsidRPr="008322F0">
        <w:rPr>
          <w:highlight w:val="yellow"/>
        </w:rPr>
        <w:t xml:space="preserve">→ </w:t>
      </w:r>
      <w:r w:rsidRPr="008322F0">
        <w:rPr>
          <w:rStyle w:val="Strong"/>
          <w:rFonts w:eastAsiaTheme="majorEastAsia"/>
          <w:highlight w:val="yellow"/>
        </w:rPr>
        <w:t>Dativ</w:t>
      </w:r>
    </w:p>
    <w:p w:rsidR="005B5AE2" w:rsidRPr="008322F0" w:rsidRDefault="005B5AE2" w:rsidP="008322F0">
      <w:pPr>
        <w:rPr>
          <w:b/>
        </w:rPr>
      </w:pPr>
      <w:r w:rsidRPr="008322F0">
        <w:rPr>
          <w:b/>
        </w:rPr>
        <w:t>ĐI ĐẾN ĐÂU?</w:t>
      </w:r>
    </w:p>
    <w:p w:rsidR="005B5AE2" w:rsidRDefault="005B5AE2" w:rsidP="008322F0">
      <w:pPr>
        <w:rPr>
          <w:rStyle w:val="Strong"/>
          <w:rFonts w:eastAsiaTheme="majorEastAsia"/>
        </w:rPr>
      </w:pPr>
      <w:r w:rsidRPr="008322F0">
        <w:rPr>
          <w:highlight w:val="yellow"/>
        </w:rPr>
        <w:t xml:space="preserve">→ </w:t>
      </w:r>
      <w:r w:rsidRPr="008322F0">
        <w:rPr>
          <w:rStyle w:val="Strong"/>
          <w:rFonts w:eastAsiaTheme="majorEastAsia"/>
          <w:highlight w:val="yellow"/>
        </w:rPr>
        <w:t>Akkusativ</w:t>
      </w:r>
    </w:p>
    <w:p w:rsidR="008322F0" w:rsidRDefault="008322F0" w:rsidP="008322F0">
      <w:pPr>
        <w:rPr>
          <w:rStyle w:val="Strong"/>
          <w:rFonts w:eastAsiaTheme="majorEastAsia"/>
        </w:rPr>
      </w:pPr>
    </w:p>
    <w:p w:rsidR="008322F0" w:rsidRDefault="008322F0" w:rsidP="008322F0">
      <w:pPr>
        <w:rPr>
          <w:rStyle w:val="Strong"/>
          <w:rFonts w:eastAsiaTheme="majorEastAsia"/>
        </w:rPr>
      </w:pPr>
    </w:p>
    <w:p w:rsidR="008322F0" w:rsidRDefault="008322F0" w:rsidP="008322F0">
      <w:pPr>
        <w:rPr>
          <w:rStyle w:val="Strong"/>
          <w:rFonts w:eastAsiaTheme="majorEastAsia"/>
        </w:rPr>
      </w:pPr>
    </w:p>
    <w:p w:rsidR="008322F0" w:rsidRDefault="008322F0" w:rsidP="008322F0"/>
    <w:p w:rsidR="005B5AE2" w:rsidRDefault="005B5AE2" w:rsidP="005B5AE2"/>
    <w:p w:rsidR="005B5AE2" w:rsidRDefault="005B5AE2" w:rsidP="008322F0">
      <w:pPr>
        <w:pStyle w:val="Heading3"/>
      </w:pPr>
      <w:bookmarkStart w:id="422" w:name="_Toc240106185"/>
      <w:bookmarkStart w:id="423" w:name="_Toc240109678"/>
      <w:bookmarkStart w:id="424" w:name="_Toc240230580"/>
      <w:r>
        <w:lastRenderedPageBreak/>
        <w:t>20. IN — Ở ĐÂU vs ĐI ĐÂU</w:t>
      </w:r>
      <w:bookmarkEnd w:id="422"/>
      <w:bookmarkEnd w:id="423"/>
      <w:bookmarkEnd w:id="424"/>
    </w:p>
    <w:p w:rsidR="005B5AE2" w:rsidRPr="008322F0" w:rsidRDefault="005B5AE2" w:rsidP="008322F0">
      <w:pPr>
        <w:rPr>
          <w:rStyle w:val="Strong"/>
        </w:rPr>
      </w:pPr>
      <w:r w:rsidRPr="008322F0">
        <w:rPr>
          <w:rStyle w:val="Strong"/>
          <w:highlight w:val="yellow"/>
        </w:rPr>
        <w:t>Đang ở đâu?</w:t>
      </w:r>
    </w:p>
    <w:p w:rsidR="005B5AE2" w:rsidRDefault="005B5AE2" w:rsidP="008322F0">
      <w:r>
        <w:t xml:space="preserve">Ich bin </w:t>
      </w:r>
      <w:r>
        <w:rPr>
          <w:rStyle w:val="Strong"/>
          <w:rFonts w:eastAsiaTheme="majorEastAsia"/>
        </w:rPr>
        <w:t>in der Schule</w:t>
      </w:r>
      <w:r>
        <w:t>.</w:t>
      </w:r>
      <w:r>
        <w:br/>
        <w:t>Tôi đang ở trường.</w:t>
      </w:r>
    </w:p>
    <w:p w:rsidR="005B5AE2" w:rsidRDefault="005B5AE2" w:rsidP="008322F0">
      <w:r>
        <w:t xml:space="preserve">→ không di chuyển đến trường, chỉ </w:t>
      </w:r>
      <w:r>
        <w:rPr>
          <w:rStyle w:val="Strong"/>
          <w:rFonts w:eastAsiaTheme="majorEastAsia"/>
        </w:rPr>
        <w:t>đang ở đó</w:t>
      </w:r>
      <w:r w:rsidR="008322F0">
        <w:br/>
        <w:t>→ Dativ.</w:t>
      </w:r>
    </w:p>
    <w:p w:rsidR="008322F0" w:rsidRDefault="008322F0" w:rsidP="008322F0"/>
    <w:p w:rsidR="005B5AE2" w:rsidRPr="008322F0" w:rsidRDefault="005B5AE2" w:rsidP="008322F0">
      <w:pPr>
        <w:rPr>
          <w:b/>
        </w:rPr>
      </w:pPr>
      <w:r w:rsidRPr="008322F0">
        <w:rPr>
          <w:b/>
          <w:highlight w:val="yellow"/>
        </w:rPr>
        <w:t>Đi đến đâu?</w:t>
      </w:r>
    </w:p>
    <w:p w:rsidR="005B5AE2" w:rsidRDefault="005B5AE2" w:rsidP="008322F0">
      <w:r>
        <w:t xml:space="preserve">Ich gehe </w:t>
      </w:r>
      <w:r>
        <w:rPr>
          <w:rStyle w:val="Strong"/>
          <w:rFonts w:eastAsiaTheme="majorEastAsia"/>
        </w:rPr>
        <w:t>in die Schule</w:t>
      </w:r>
      <w:r>
        <w:t>.</w:t>
      </w:r>
      <w:r>
        <w:br/>
        <w:t>Tôi đi đến trường.</w:t>
      </w:r>
    </w:p>
    <w:p w:rsidR="005B5AE2" w:rsidRDefault="005B5AE2" w:rsidP="008322F0">
      <w:r>
        <w:t>→ có hướng đi vào trườ</w:t>
      </w:r>
      <w:r w:rsidR="008322F0">
        <w:t>ng</w:t>
      </w:r>
      <w:r w:rsidR="008322F0">
        <w:br/>
        <w:t>→ Akkusativ.</w:t>
      </w:r>
    </w:p>
    <w:p w:rsidR="005B5AE2" w:rsidRDefault="005B5AE2" w:rsidP="008322F0">
      <w:r>
        <w:t>So sánh:</w:t>
      </w:r>
    </w:p>
    <w:p w:rsidR="005B5AE2" w:rsidRDefault="005B5AE2" w:rsidP="008322F0">
      <w:r>
        <w:t xml:space="preserve">Ich bin </w:t>
      </w:r>
      <w:r>
        <w:rPr>
          <w:rStyle w:val="Strong"/>
          <w:rFonts w:eastAsiaTheme="majorEastAsia"/>
        </w:rPr>
        <w:t>im Supermarkt</w:t>
      </w:r>
      <w:r>
        <w:t>.</w:t>
      </w:r>
      <w:r>
        <w:br/>
        <w:t>Tôi đang ở siêu thị.</w:t>
      </w:r>
    </w:p>
    <w:p w:rsidR="005B5AE2" w:rsidRDefault="005B5AE2" w:rsidP="008322F0">
      <w:r>
        <w:rPr>
          <w:rStyle w:val="Strong"/>
          <w:rFonts w:eastAsiaTheme="majorEastAsia"/>
        </w:rPr>
        <w:t>im = in dem → Dativ</w:t>
      </w:r>
    </w:p>
    <w:p w:rsidR="005B5AE2" w:rsidRDefault="00B10946" w:rsidP="008322F0">
      <w:r>
        <w:pict>
          <v:rect id="_x0000_i1043" style="width:0;height:1.5pt" o:hralign="center" o:hrstd="t" o:hr="t" fillcolor="#a0a0a0" stroked="f"/>
        </w:pict>
      </w:r>
    </w:p>
    <w:p w:rsidR="005B5AE2" w:rsidRDefault="005B5AE2" w:rsidP="008322F0">
      <w:r>
        <w:t xml:space="preserve">Ich gehe </w:t>
      </w:r>
      <w:r>
        <w:rPr>
          <w:rStyle w:val="Strong"/>
          <w:rFonts w:eastAsiaTheme="majorEastAsia"/>
        </w:rPr>
        <w:t>in den Supermarkt</w:t>
      </w:r>
      <w:r>
        <w:t>.</w:t>
      </w:r>
      <w:r>
        <w:br/>
        <w:t>Tôi đi vào siêu thị.</w:t>
      </w:r>
    </w:p>
    <w:p w:rsidR="005B5AE2" w:rsidRDefault="005B5AE2" w:rsidP="005B5AE2">
      <w:r>
        <w:rPr>
          <w:rStyle w:val="Strong"/>
          <w:rFonts w:eastAsiaTheme="majorEastAsia"/>
        </w:rPr>
        <w:t>den → Akkusativ</w:t>
      </w:r>
    </w:p>
    <w:p w:rsidR="005B5AE2" w:rsidRDefault="005B5AE2" w:rsidP="008322F0">
      <w:pPr>
        <w:pStyle w:val="Heading3"/>
      </w:pPr>
      <w:bookmarkStart w:id="425" w:name="_Toc240106186"/>
      <w:bookmarkStart w:id="426" w:name="_Toc240109679"/>
      <w:bookmarkStart w:id="427" w:name="_Toc240230581"/>
      <w:r>
        <w:t>21. AUF — Ở vs ĐI ĐẾN</w:t>
      </w:r>
      <w:bookmarkEnd w:id="425"/>
      <w:bookmarkEnd w:id="426"/>
      <w:bookmarkEnd w:id="427"/>
    </w:p>
    <w:p w:rsidR="005B5AE2" w:rsidRPr="008322F0" w:rsidRDefault="005B5AE2" w:rsidP="008322F0">
      <w:pPr>
        <w:rPr>
          <w:b/>
        </w:rPr>
      </w:pPr>
      <w:r w:rsidRPr="008322F0">
        <w:rPr>
          <w:b/>
          <w:highlight w:val="yellow"/>
        </w:rPr>
        <w:t>Đang ở:</w:t>
      </w:r>
    </w:p>
    <w:p w:rsidR="005B5AE2" w:rsidRDefault="005B5AE2" w:rsidP="008322F0">
      <w:r>
        <w:t xml:space="preserve">Das Handy liegt </w:t>
      </w:r>
      <w:r>
        <w:rPr>
          <w:rStyle w:val="Strong"/>
          <w:rFonts w:eastAsiaTheme="majorEastAsia"/>
        </w:rPr>
        <w:t>auf dem Tisch</w:t>
      </w:r>
      <w:r>
        <w:t>.</w:t>
      </w:r>
      <w:r>
        <w:br/>
        <w:t>Điện thoại nằm trên bàn.</w:t>
      </w:r>
    </w:p>
    <w:p w:rsidR="005B5AE2" w:rsidRDefault="008322F0" w:rsidP="008322F0">
      <w:r>
        <w:t>→ vị trí → Dativ.</w:t>
      </w:r>
    </w:p>
    <w:p w:rsidR="005B5AE2" w:rsidRPr="008322F0" w:rsidRDefault="005B5AE2" w:rsidP="008322F0">
      <w:pPr>
        <w:rPr>
          <w:b/>
        </w:rPr>
      </w:pPr>
      <w:r w:rsidRPr="008322F0">
        <w:rPr>
          <w:b/>
          <w:highlight w:val="yellow"/>
        </w:rPr>
        <w:t>Đặt lên:</w:t>
      </w:r>
    </w:p>
    <w:p w:rsidR="005B5AE2" w:rsidRDefault="005B5AE2" w:rsidP="008322F0">
      <w:r>
        <w:t xml:space="preserve">Ich lege das Handy </w:t>
      </w:r>
      <w:r>
        <w:rPr>
          <w:rStyle w:val="Strong"/>
          <w:rFonts w:eastAsiaTheme="majorEastAsia"/>
        </w:rPr>
        <w:t>auf den Tisch</w:t>
      </w:r>
      <w:r>
        <w:t>.</w:t>
      </w:r>
      <w:r>
        <w:br/>
        <w:t>Tôi đặt điện thoại lên bàn.</w:t>
      </w:r>
    </w:p>
    <w:p w:rsidR="005B5AE2" w:rsidRDefault="005B5AE2" w:rsidP="008322F0">
      <w:r>
        <w:t>→ có chuyển động đến vị trí mới → Akkusativ.</w:t>
      </w:r>
    </w:p>
    <w:p w:rsidR="008322F0" w:rsidRDefault="008322F0" w:rsidP="008322F0"/>
    <w:p w:rsidR="005B5AE2" w:rsidRDefault="005B5AE2" w:rsidP="005B5AE2"/>
    <w:p w:rsidR="005B5AE2" w:rsidRDefault="005B5AE2" w:rsidP="008322F0">
      <w:pPr>
        <w:pStyle w:val="Heading3"/>
      </w:pPr>
      <w:bookmarkStart w:id="428" w:name="_Toc240106187"/>
      <w:bookmarkStart w:id="429" w:name="_Toc240109680"/>
      <w:bookmarkStart w:id="430" w:name="_Toc240230582"/>
      <w:r>
        <w:lastRenderedPageBreak/>
        <w:t>22. AN — Ở vs ĐI ĐẾN</w:t>
      </w:r>
      <w:bookmarkEnd w:id="428"/>
      <w:bookmarkEnd w:id="429"/>
      <w:bookmarkEnd w:id="430"/>
    </w:p>
    <w:p w:rsidR="005B5AE2" w:rsidRPr="008322F0" w:rsidRDefault="005B5AE2" w:rsidP="008322F0">
      <w:pPr>
        <w:rPr>
          <w:rStyle w:val="Strong"/>
        </w:rPr>
      </w:pPr>
      <w:r w:rsidRPr="008322F0">
        <w:rPr>
          <w:rStyle w:val="Strong"/>
          <w:highlight w:val="yellow"/>
        </w:rPr>
        <w:t>Đang ở:</w:t>
      </w:r>
    </w:p>
    <w:p w:rsidR="005B5AE2" w:rsidRDefault="005B5AE2" w:rsidP="005B5AE2">
      <w:pPr>
        <w:pStyle w:val="NormalWeb"/>
      </w:pPr>
      <w:r>
        <w:t xml:space="preserve">Das Bild hängt </w:t>
      </w:r>
      <w:r>
        <w:rPr>
          <w:rStyle w:val="Strong"/>
          <w:rFonts w:eastAsiaTheme="majorEastAsia"/>
        </w:rPr>
        <w:t>an der Wand</w:t>
      </w:r>
      <w:r>
        <w:t>.</w:t>
      </w:r>
      <w:r>
        <w:br/>
        <w:t>Bức tranh đang treo trên tường.</w:t>
      </w:r>
    </w:p>
    <w:p w:rsidR="005B5AE2" w:rsidRDefault="008322F0" w:rsidP="008322F0">
      <w:pPr>
        <w:pStyle w:val="NormalWeb"/>
      </w:pPr>
      <w:r>
        <w:t>→ vị trí → Dativ.</w:t>
      </w:r>
    </w:p>
    <w:p w:rsidR="005B5AE2" w:rsidRPr="008322F0" w:rsidRDefault="005B5AE2" w:rsidP="008322F0">
      <w:pPr>
        <w:rPr>
          <w:rStyle w:val="Strong"/>
        </w:rPr>
      </w:pPr>
      <w:r w:rsidRPr="008322F0">
        <w:rPr>
          <w:rStyle w:val="Strong"/>
          <w:highlight w:val="yellow"/>
        </w:rPr>
        <w:t>Treo lên:</w:t>
      </w:r>
    </w:p>
    <w:p w:rsidR="005B5AE2" w:rsidRDefault="005B5AE2" w:rsidP="005B5AE2">
      <w:pPr>
        <w:pStyle w:val="NormalWeb"/>
      </w:pPr>
      <w:r>
        <w:t xml:space="preserve">Ich hänge das Bild </w:t>
      </w:r>
      <w:r>
        <w:rPr>
          <w:rStyle w:val="Strong"/>
          <w:rFonts w:eastAsiaTheme="majorEastAsia"/>
        </w:rPr>
        <w:t>an die Wand</w:t>
      </w:r>
      <w:r>
        <w:t>.</w:t>
      </w:r>
      <w:r>
        <w:br/>
        <w:t>Tôi treo bức tranh lên tường.</w:t>
      </w:r>
    </w:p>
    <w:p w:rsidR="005B5AE2" w:rsidRDefault="008322F0" w:rsidP="008322F0">
      <w:pPr>
        <w:pStyle w:val="NormalWeb"/>
      </w:pPr>
      <w:r>
        <w:t>→ có chuyển động → Akkusativ.</w:t>
      </w:r>
    </w:p>
    <w:p w:rsidR="005B5AE2" w:rsidRDefault="005B5AE2" w:rsidP="008322F0">
      <w:pPr>
        <w:pStyle w:val="Heading3"/>
      </w:pPr>
      <w:bookmarkStart w:id="431" w:name="_Toc240106188"/>
      <w:bookmarkStart w:id="432" w:name="_Toc240109681"/>
      <w:bookmarkStart w:id="433" w:name="_Toc240230583"/>
      <w:r>
        <w:t>23. MẸO "ĐỨNG HAY ĐI?"</w:t>
      </w:r>
      <w:bookmarkEnd w:id="431"/>
      <w:bookmarkEnd w:id="432"/>
      <w:bookmarkEnd w:id="433"/>
    </w:p>
    <w:p w:rsidR="005B5AE2" w:rsidRDefault="005B5AE2" w:rsidP="005B5AE2">
      <w:pPr>
        <w:pStyle w:val="NormalWeb"/>
      </w:pPr>
      <w:r>
        <w:t xml:space="preserve">Đừng chỉ nhìn thấy </w:t>
      </w:r>
      <w:r>
        <w:rPr>
          <w:rStyle w:val="Strong"/>
          <w:rFonts w:eastAsiaTheme="majorEastAsia"/>
        </w:rPr>
        <w:t>in / an / auf</w:t>
      </w:r>
      <w:r>
        <w:t xml:space="preserve"> rồi đoán.</w:t>
      </w:r>
    </w:p>
    <w:p w:rsidR="005B5AE2" w:rsidRDefault="005B5AE2" w:rsidP="005B5AE2">
      <w:pPr>
        <w:pStyle w:val="NormalWeb"/>
      </w:pPr>
      <w:r>
        <w:t>Hãy hỏi:</w:t>
      </w:r>
    </w:p>
    <w:p w:rsidR="005B5AE2" w:rsidRDefault="005B5AE2" w:rsidP="008322F0">
      <w:pPr>
        <w:jc w:val="center"/>
      </w:pPr>
      <w:r>
        <w:rPr>
          <w:rFonts w:ascii="Segoe UI Symbol" w:hAnsi="Segoe UI Symbol" w:cs="Segoe UI Symbol"/>
        </w:rPr>
        <w:t>❓</w:t>
      </w:r>
      <w:r>
        <w:t xml:space="preserve"> Nó đang ở đó?</w:t>
      </w:r>
    </w:p>
    <w:p w:rsidR="005B5AE2" w:rsidRDefault="005B5AE2" w:rsidP="008322F0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Dativ</w:t>
      </w:r>
    </w:p>
    <w:p w:rsidR="005B5AE2" w:rsidRDefault="005B5AE2" w:rsidP="008322F0">
      <w:r>
        <w:t xml:space="preserve">Ich bin </w:t>
      </w:r>
      <w:r>
        <w:rPr>
          <w:rStyle w:val="Strong"/>
          <w:rFonts w:eastAsiaTheme="majorEastAsia"/>
        </w:rPr>
        <w:t>im Zimmer</w:t>
      </w:r>
      <w:r>
        <w:t>.</w:t>
      </w:r>
    </w:p>
    <w:p w:rsidR="005B5AE2" w:rsidRDefault="005B5AE2" w:rsidP="008322F0">
      <w:pPr>
        <w:jc w:val="center"/>
      </w:pPr>
      <w:r>
        <w:rPr>
          <w:rFonts w:ascii="Segoe UI Symbol" w:hAnsi="Segoe UI Symbol" w:cs="Segoe UI Symbol"/>
        </w:rPr>
        <w:t>❓</w:t>
      </w:r>
      <w:r>
        <w:t xml:space="preserve"> Nó đi/chuyển vào đó?</w:t>
      </w:r>
    </w:p>
    <w:p w:rsidR="005B5AE2" w:rsidRDefault="005B5AE2" w:rsidP="008322F0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Akkusativ</w:t>
      </w:r>
    </w:p>
    <w:p w:rsidR="005B5AE2" w:rsidRDefault="005B5AE2" w:rsidP="005B5AE2">
      <w:r>
        <w:t xml:space="preserve">Ich gehe </w:t>
      </w:r>
      <w:r>
        <w:rPr>
          <w:rStyle w:val="Strong"/>
          <w:rFonts w:eastAsiaTheme="majorEastAsia"/>
        </w:rPr>
        <w:t>ins Zimmer</w:t>
      </w:r>
      <w:r w:rsidR="008322F0">
        <w:t>.</w:t>
      </w:r>
    </w:p>
    <w:p w:rsidR="008322F0" w:rsidRDefault="008322F0" w:rsidP="005B5AE2"/>
    <w:p w:rsidR="005B5AE2" w:rsidRPr="008322F0" w:rsidRDefault="005B5AE2" w:rsidP="008322F0">
      <w:pPr>
        <w:rPr>
          <w:rStyle w:val="Strong"/>
        </w:rPr>
      </w:pPr>
      <w:r w:rsidRPr="008322F0">
        <w:rPr>
          <w:rStyle w:val="Strong"/>
        </w:rPr>
        <w:t>Một cặp cực kỳ quan trọng: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Ich bin im Zimmer.</w:t>
      </w:r>
      <w:r>
        <w:br/>
        <w:t>Tôi ở trong phòng.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Ich gehe ins Zimmer.</w:t>
      </w:r>
      <w:r>
        <w:br/>
        <w:t>Tôi đi vào phòng.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im = in dem</w:t>
      </w:r>
      <w:r>
        <w:br/>
      </w:r>
      <w:r>
        <w:rPr>
          <w:rStyle w:val="Strong"/>
          <w:rFonts w:eastAsiaTheme="majorEastAsia"/>
        </w:rPr>
        <w:t>ins = in das</w:t>
      </w:r>
    </w:p>
    <w:p w:rsidR="005B5AE2" w:rsidRDefault="005B5AE2" w:rsidP="005B5AE2"/>
    <w:p w:rsidR="005B5AE2" w:rsidRDefault="005B5AE2" w:rsidP="008322F0">
      <w:pPr>
        <w:pStyle w:val="Heading3"/>
      </w:pPr>
      <w:bookmarkStart w:id="434" w:name="_Toc240106189"/>
      <w:bookmarkStart w:id="435" w:name="_Toc240109682"/>
      <w:bookmarkStart w:id="436" w:name="_Toc240230584"/>
      <w:r>
        <w:lastRenderedPageBreak/>
        <w:t>24. CÁC CẶP RẤT HAY GẶP</w:t>
      </w:r>
      <w:bookmarkEnd w:id="434"/>
      <w:bookmarkEnd w:id="435"/>
      <w:bookmarkEnd w:id="436"/>
    </w:p>
    <w:tbl>
      <w:tblPr>
        <w:tblW w:w="0" w:type="auto"/>
        <w:tblCellSpacing w:w="1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261"/>
      </w:tblGrid>
      <w:tr w:rsidR="005B5AE2" w:rsidTr="008322F0">
        <w:trPr>
          <w:tblHeader/>
          <w:tblCellSpacing w:w="15" w:type="dxa"/>
        </w:trPr>
        <w:tc>
          <w:tcPr>
            <w:tcW w:w="1939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Đang ở</w:t>
            </w:r>
          </w:p>
        </w:tc>
        <w:tc>
          <w:tcPr>
            <w:tcW w:w="3216" w:type="dxa"/>
            <w:vAlign w:val="center"/>
            <w:hideMark/>
          </w:tcPr>
          <w:p w:rsidR="005B5AE2" w:rsidRDefault="005B5A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Đi đến</w:t>
            </w:r>
          </w:p>
        </w:tc>
      </w:tr>
      <w:tr w:rsidR="005B5AE2" w:rsidTr="008322F0">
        <w:trPr>
          <w:tblCellSpacing w:w="15" w:type="dxa"/>
        </w:trPr>
        <w:tc>
          <w:tcPr>
            <w:tcW w:w="1939" w:type="dxa"/>
            <w:vAlign w:val="center"/>
            <w:hideMark/>
          </w:tcPr>
          <w:p w:rsidR="005B5AE2" w:rsidRDefault="005B5AE2">
            <w:r>
              <w:t>im Supermarkt</w:t>
            </w:r>
          </w:p>
        </w:tc>
        <w:tc>
          <w:tcPr>
            <w:tcW w:w="3216" w:type="dxa"/>
            <w:vAlign w:val="center"/>
            <w:hideMark/>
          </w:tcPr>
          <w:p w:rsidR="005B5AE2" w:rsidRDefault="005B5AE2">
            <w:r>
              <w:t>in den Supermarkt</w:t>
            </w:r>
          </w:p>
        </w:tc>
      </w:tr>
      <w:tr w:rsidR="005B5AE2" w:rsidTr="008322F0">
        <w:trPr>
          <w:tblCellSpacing w:w="15" w:type="dxa"/>
        </w:trPr>
        <w:tc>
          <w:tcPr>
            <w:tcW w:w="1939" w:type="dxa"/>
            <w:vAlign w:val="center"/>
            <w:hideMark/>
          </w:tcPr>
          <w:p w:rsidR="005B5AE2" w:rsidRDefault="005B5AE2">
            <w:r>
              <w:t>im Park</w:t>
            </w:r>
          </w:p>
        </w:tc>
        <w:tc>
          <w:tcPr>
            <w:tcW w:w="3216" w:type="dxa"/>
            <w:vAlign w:val="center"/>
            <w:hideMark/>
          </w:tcPr>
          <w:p w:rsidR="005B5AE2" w:rsidRDefault="005B5AE2">
            <w:r>
              <w:t>in den Park</w:t>
            </w:r>
          </w:p>
        </w:tc>
      </w:tr>
      <w:tr w:rsidR="005B5AE2" w:rsidTr="008322F0">
        <w:trPr>
          <w:tblCellSpacing w:w="15" w:type="dxa"/>
        </w:trPr>
        <w:tc>
          <w:tcPr>
            <w:tcW w:w="1939" w:type="dxa"/>
            <w:vAlign w:val="center"/>
            <w:hideMark/>
          </w:tcPr>
          <w:p w:rsidR="005B5AE2" w:rsidRDefault="005B5AE2">
            <w:r>
              <w:t>in der Schule</w:t>
            </w:r>
          </w:p>
        </w:tc>
        <w:tc>
          <w:tcPr>
            <w:tcW w:w="3216" w:type="dxa"/>
            <w:vAlign w:val="center"/>
            <w:hideMark/>
          </w:tcPr>
          <w:p w:rsidR="005B5AE2" w:rsidRDefault="005B5AE2">
            <w:r>
              <w:t>in die Schule</w:t>
            </w:r>
          </w:p>
        </w:tc>
      </w:tr>
      <w:tr w:rsidR="005B5AE2" w:rsidTr="008322F0">
        <w:trPr>
          <w:tblCellSpacing w:w="15" w:type="dxa"/>
        </w:trPr>
        <w:tc>
          <w:tcPr>
            <w:tcW w:w="1939" w:type="dxa"/>
            <w:vAlign w:val="center"/>
            <w:hideMark/>
          </w:tcPr>
          <w:p w:rsidR="005B5AE2" w:rsidRDefault="005B5AE2">
            <w:r>
              <w:t>im Zimmer</w:t>
            </w:r>
          </w:p>
        </w:tc>
        <w:tc>
          <w:tcPr>
            <w:tcW w:w="3216" w:type="dxa"/>
            <w:vAlign w:val="center"/>
            <w:hideMark/>
          </w:tcPr>
          <w:p w:rsidR="005B5AE2" w:rsidRDefault="005B5AE2">
            <w:r>
              <w:t>ins Zimmer</w:t>
            </w:r>
          </w:p>
        </w:tc>
      </w:tr>
      <w:tr w:rsidR="005B5AE2" w:rsidTr="008322F0">
        <w:trPr>
          <w:tblCellSpacing w:w="15" w:type="dxa"/>
        </w:trPr>
        <w:tc>
          <w:tcPr>
            <w:tcW w:w="1939" w:type="dxa"/>
            <w:vAlign w:val="center"/>
            <w:hideMark/>
          </w:tcPr>
          <w:p w:rsidR="005B5AE2" w:rsidRDefault="005B5AE2">
            <w:r>
              <w:t>auf dem Tisch</w:t>
            </w:r>
          </w:p>
        </w:tc>
        <w:tc>
          <w:tcPr>
            <w:tcW w:w="3216" w:type="dxa"/>
            <w:vAlign w:val="center"/>
            <w:hideMark/>
          </w:tcPr>
          <w:p w:rsidR="005B5AE2" w:rsidRDefault="005B5AE2">
            <w:r>
              <w:t>auf den Tisch</w:t>
            </w:r>
          </w:p>
        </w:tc>
      </w:tr>
      <w:tr w:rsidR="005B5AE2" w:rsidTr="008322F0">
        <w:trPr>
          <w:tblCellSpacing w:w="15" w:type="dxa"/>
        </w:trPr>
        <w:tc>
          <w:tcPr>
            <w:tcW w:w="1939" w:type="dxa"/>
            <w:vAlign w:val="center"/>
            <w:hideMark/>
          </w:tcPr>
          <w:p w:rsidR="005B5AE2" w:rsidRDefault="005B5AE2">
            <w:r>
              <w:t>an der Wand</w:t>
            </w:r>
          </w:p>
        </w:tc>
        <w:tc>
          <w:tcPr>
            <w:tcW w:w="3216" w:type="dxa"/>
            <w:vAlign w:val="center"/>
            <w:hideMark/>
          </w:tcPr>
          <w:p w:rsidR="005B5AE2" w:rsidRDefault="005B5AE2">
            <w:r>
              <w:t>an die Wand</w:t>
            </w:r>
          </w:p>
        </w:tc>
      </w:tr>
    </w:tbl>
    <w:p w:rsidR="005B5AE2" w:rsidRDefault="005B5AE2" w:rsidP="005B5AE2"/>
    <w:p w:rsidR="005B5AE2" w:rsidRDefault="005B5AE2" w:rsidP="008322F0">
      <w:pPr>
        <w:pStyle w:val="Heading3"/>
      </w:pPr>
      <w:bookmarkStart w:id="437" w:name="_Toc240109683"/>
      <w:bookmarkStart w:id="438" w:name="_Toc240230585"/>
      <w:r>
        <w:t>25. TOÀN BỘ GIAI ĐOẠN 5 — BẢNG "CỨU MẠNG"</w:t>
      </w:r>
      <w:bookmarkEnd w:id="437"/>
      <w:bookmarkEnd w:id="438"/>
    </w:p>
    <w:p w:rsidR="005B5AE2" w:rsidRPr="008322F0" w:rsidRDefault="005B5AE2" w:rsidP="008322F0">
      <w:pPr>
        <w:rPr>
          <w:rStyle w:val="Strong"/>
        </w:rPr>
      </w:pPr>
      <w:r w:rsidRPr="008322F0">
        <w:rPr>
          <w:rStyle w:val="Strong"/>
        </w:rPr>
        <w:t>Thời gian</w:t>
      </w:r>
    </w:p>
    <w:p w:rsidR="005B5AE2" w:rsidRDefault="005B5AE2" w:rsidP="008322F0">
      <w:pPr>
        <w:jc w:val="center"/>
      </w:pPr>
      <w:r w:rsidRPr="008322F0">
        <w:rPr>
          <w:rFonts w:ascii="Segoe UI Symbol" w:hAnsi="Segoe UI Symbol" w:cs="Segoe UI Symbol"/>
          <w:highlight w:val="yellow"/>
        </w:rPr>
        <w:t>🕐</w:t>
      </w:r>
      <w:r w:rsidRPr="008322F0">
        <w:rPr>
          <w:highlight w:val="yellow"/>
        </w:rPr>
        <w:t xml:space="preserve"> </w:t>
      </w:r>
      <w:r w:rsidRPr="008322F0">
        <w:rPr>
          <w:rStyle w:val="Strong"/>
          <w:rFonts w:eastAsiaTheme="majorEastAsia"/>
          <w:highlight w:val="yellow"/>
        </w:rPr>
        <w:t>UM</w:t>
      </w:r>
      <w:r w:rsidRPr="008322F0">
        <w:rPr>
          <w:highlight w:val="yellow"/>
        </w:rPr>
        <w:t xml:space="preserve"> → giờ</w:t>
      </w:r>
      <w:r w:rsidRPr="008322F0">
        <w:rPr>
          <w:highlight w:val="yellow"/>
        </w:rPr>
        <w:br/>
      </w:r>
      <w:r w:rsidRPr="008322F0">
        <w:rPr>
          <w:rFonts w:ascii="Segoe UI Symbol" w:hAnsi="Segoe UI Symbol" w:cs="Segoe UI Symbol"/>
          <w:highlight w:val="yellow"/>
        </w:rPr>
        <w:t>📅</w:t>
      </w:r>
      <w:r w:rsidRPr="008322F0">
        <w:rPr>
          <w:highlight w:val="yellow"/>
        </w:rPr>
        <w:t xml:space="preserve"> </w:t>
      </w:r>
      <w:r w:rsidRPr="008322F0">
        <w:rPr>
          <w:rStyle w:val="Strong"/>
          <w:rFonts w:eastAsiaTheme="majorEastAsia"/>
          <w:highlight w:val="yellow"/>
        </w:rPr>
        <w:t>AM</w:t>
      </w:r>
      <w:r w:rsidRPr="008322F0">
        <w:rPr>
          <w:highlight w:val="yellow"/>
        </w:rPr>
        <w:t xml:space="preserve"> → ngày/thứ</w:t>
      </w:r>
      <w:r w:rsidRPr="008322F0">
        <w:rPr>
          <w:highlight w:val="yellow"/>
        </w:rPr>
        <w:br/>
      </w:r>
      <w:r w:rsidRPr="008322F0">
        <w:rPr>
          <w:rFonts w:ascii="Segoe UI Symbol" w:hAnsi="Segoe UI Symbol" w:cs="Segoe UI Symbol"/>
          <w:highlight w:val="yellow"/>
        </w:rPr>
        <w:t>🗓</w:t>
      </w:r>
      <w:r w:rsidRPr="008322F0">
        <w:rPr>
          <w:highlight w:val="yellow"/>
        </w:rPr>
        <w:t xml:space="preserve">️ </w:t>
      </w:r>
      <w:r w:rsidRPr="008322F0">
        <w:rPr>
          <w:rStyle w:val="Strong"/>
          <w:rFonts w:eastAsiaTheme="majorEastAsia"/>
          <w:highlight w:val="yellow"/>
        </w:rPr>
        <w:t>IM</w:t>
      </w:r>
      <w:r w:rsidRPr="008322F0">
        <w:rPr>
          <w:highlight w:val="yellow"/>
        </w:rPr>
        <w:t xml:space="preserve"> → tháng/mùa</w:t>
      </w:r>
    </w:p>
    <w:p w:rsidR="005B5AE2" w:rsidRDefault="00B10946" w:rsidP="008322F0">
      <w:r>
        <w:pict>
          <v:rect id="_x0000_i1044" style="width:0;height:1.5pt" o:hralign="center" o:hrstd="t" o:hr="t" fillcolor="#a0a0a0" stroked="f"/>
        </w:pict>
      </w:r>
    </w:p>
    <w:p w:rsidR="005B5AE2" w:rsidRDefault="005B5AE2" w:rsidP="008322F0">
      <w:r>
        <w:t>Luôn Dativ</w:t>
      </w:r>
    </w:p>
    <w:p w:rsidR="005B5AE2" w:rsidRDefault="005B5AE2" w:rsidP="008322F0">
      <w:r>
        <w:rPr>
          <w:rStyle w:val="Strong"/>
          <w:rFonts w:eastAsiaTheme="majorEastAsia"/>
        </w:rPr>
        <w:t>AUS – BEI – MIT – NACH – SEIT – VON – ZU</w:t>
      </w:r>
    </w:p>
    <w:p w:rsidR="005B5AE2" w:rsidRDefault="005B5AE2" w:rsidP="008322F0">
      <w:r>
        <w:t>Wechsel</w:t>
      </w:r>
    </w:p>
    <w:p w:rsidR="005B5AE2" w:rsidRDefault="005B5AE2" w:rsidP="008322F0">
      <w:pPr>
        <w:jc w:val="center"/>
      </w:pPr>
      <w:r>
        <w:rPr>
          <w:rStyle w:val="Strong"/>
          <w:rFonts w:eastAsiaTheme="majorEastAsia"/>
        </w:rPr>
        <w:t>IN / AN / AUF</w:t>
      </w:r>
    </w:p>
    <w:p w:rsidR="005B5AE2" w:rsidRDefault="005B5AE2" w:rsidP="008322F0">
      <w:r>
        <w:rPr>
          <w:rStyle w:val="Strong"/>
          <w:rFonts w:eastAsiaTheme="majorEastAsia"/>
        </w:rPr>
        <w:t>Đang ở đâu? → Dativ</w:t>
      </w:r>
    </w:p>
    <w:p w:rsidR="005B5AE2" w:rsidRDefault="005B5AE2" w:rsidP="008322F0">
      <w:r>
        <w:rPr>
          <w:rStyle w:val="Strong"/>
          <w:rFonts w:eastAsiaTheme="majorEastAsia"/>
        </w:rPr>
        <w:t>Đi đến đâu? → Akkusativ</w:t>
      </w:r>
    </w:p>
    <w:p w:rsidR="005B5AE2" w:rsidRDefault="00B10946" w:rsidP="005B5AE2">
      <w:r>
        <w:pict>
          <v:rect id="_x0000_i1045" style="width:0;height:1.5pt" o:hralign="center" o:hrstd="t" o:hr="t" fillcolor="#a0a0a0" stroked="f"/>
        </w:pict>
      </w:r>
    </w:p>
    <w:p w:rsidR="005B5AE2" w:rsidRPr="003A4C75" w:rsidRDefault="005B5AE2" w:rsidP="003A4C75">
      <w:pPr>
        <w:rPr>
          <w:rStyle w:val="Strong"/>
        </w:rPr>
      </w:pPr>
      <w:r w:rsidRPr="003A4C75">
        <w:rPr>
          <w:rStyle w:val="Strong"/>
        </w:rPr>
        <w:t>BÀI TẬP 1 — ĐIỀN GIỚI TỪ</w:t>
      </w:r>
    </w:p>
    <w:p w:rsidR="005B5AE2" w:rsidRDefault="005B5AE2" w:rsidP="003A4C75">
      <w:r>
        <w:t xml:space="preserve">Điền </w:t>
      </w:r>
      <w:r>
        <w:rPr>
          <w:rStyle w:val="Strong"/>
          <w:rFonts w:eastAsiaTheme="majorEastAsia"/>
        </w:rPr>
        <w:t>am / um / im / in / auf / an</w:t>
      </w:r>
      <w:r>
        <w:t>.</w:t>
      </w:r>
    </w:p>
    <w:p w:rsidR="005B5AE2" w:rsidRDefault="005B5AE2" w:rsidP="003A4C75">
      <w:r>
        <w:t xml:space="preserve">Ich stehe ___ 7 Uhr auf. </w:t>
      </w:r>
    </w:p>
    <w:p w:rsidR="005B5AE2" w:rsidRDefault="005B5AE2" w:rsidP="003A4C75">
      <w:r>
        <w:t xml:space="preserve">Wir treffen uns ___ Montag. </w:t>
      </w:r>
    </w:p>
    <w:p w:rsidR="005B5AE2" w:rsidRDefault="005B5AE2" w:rsidP="003A4C75">
      <w:r>
        <w:t xml:space="preserve">Ich habe Urlaub ___ August. </w:t>
      </w:r>
    </w:p>
    <w:p w:rsidR="005B5AE2" w:rsidRDefault="005B5AE2" w:rsidP="003A4C75">
      <w:r>
        <w:t xml:space="preserve">Der Deutschkurs beginnt ___ 19 Uhr. </w:t>
      </w:r>
    </w:p>
    <w:p w:rsidR="005B5AE2" w:rsidRDefault="005B5AE2" w:rsidP="003A4C75">
      <w:r>
        <w:lastRenderedPageBreak/>
        <w:t xml:space="preserve">Ich arbeite ___ Morgen. </w:t>
      </w:r>
    </w:p>
    <w:p w:rsidR="005B5AE2" w:rsidRDefault="005B5AE2" w:rsidP="003A4C75">
      <w:r>
        <w:t xml:space="preserve">Ich bin ___ Deutschland. </w:t>
      </w:r>
    </w:p>
    <w:p w:rsidR="005B5AE2" w:rsidRDefault="005B5AE2" w:rsidP="003A4C75">
      <w:r>
        <w:t xml:space="preserve">Das Handy liegt ___ dem Tisch. </w:t>
      </w:r>
    </w:p>
    <w:p w:rsidR="005B5AE2" w:rsidRDefault="005B5AE2" w:rsidP="003A4C75">
      <w:r>
        <w:t xml:space="preserve">Das Bild hängt ___ der Wand. </w:t>
      </w:r>
    </w:p>
    <w:p w:rsidR="005B5AE2" w:rsidRDefault="005B5AE2" w:rsidP="003A4C75">
      <w:r>
        <w:t xml:space="preserve">Wir fahren ___ Sommer nach Deutschland. </w:t>
      </w:r>
    </w:p>
    <w:p w:rsidR="005B5AE2" w:rsidRDefault="003A4C75" w:rsidP="003A4C75">
      <w:r>
        <w:t xml:space="preserve">Ich bin ___ Supermarkt. </w:t>
      </w:r>
    </w:p>
    <w:p w:rsidR="005B5AE2" w:rsidRPr="003A4C75" w:rsidRDefault="005B5AE2" w:rsidP="003A4C75">
      <w:pPr>
        <w:rPr>
          <w:rStyle w:val="Strong"/>
        </w:rPr>
      </w:pPr>
      <w:r w:rsidRPr="003A4C75">
        <w:rPr>
          <w:rStyle w:val="Strong"/>
        </w:rPr>
        <w:t>BÀI TẬP 2 — AUS / BEI / MIT / NACH / SEIT / VON / ZU</w:t>
      </w:r>
    </w:p>
    <w:p w:rsidR="005B5AE2" w:rsidRDefault="005B5AE2" w:rsidP="003A4C75">
      <w:r>
        <w:t xml:space="preserve">Ich komme ___ Vietnam. </w:t>
      </w:r>
    </w:p>
    <w:p w:rsidR="005B5AE2" w:rsidRDefault="005B5AE2" w:rsidP="003A4C75">
      <w:r>
        <w:t xml:space="preserve">Ich fahre ___ dem Bus. </w:t>
      </w:r>
    </w:p>
    <w:p w:rsidR="005B5AE2" w:rsidRDefault="005B5AE2" w:rsidP="003A4C75">
      <w:r>
        <w:t xml:space="preserve">Ich gehe ___ meiner Freundin. </w:t>
      </w:r>
    </w:p>
    <w:p w:rsidR="005B5AE2" w:rsidRDefault="005B5AE2" w:rsidP="003A4C75">
      <w:r>
        <w:t xml:space="preserve">Ich fliege ___ Deutschland. </w:t>
      </w:r>
    </w:p>
    <w:p w:rsidR="005B5AE2" w:rsidRDefault="005B5AE2" w:rsidP="003A4C75">
      <w:r>
        <w:t xml:space="preserve">Ich lerne Deutsch ___ einem Jahr. </w:t>
      </w:r>
    </w:p>
    <w:p w:rsidR="005B5AE2" w:rsidRDefault="005B5AE2" w:rsidP="003A4C75">
      <w:r>
        <w:t xml:space="preserve">Das Geschenk ist ___ meinem Bruder. </w:t>
      </w:r>
    </w:p>
    <w:p w:rsidR="005B5AE2" w:rsidRDefault="005B5AE2" w:rsidP="003A4C75">
      <w:r>
        <w:t xml:space="preserve">Ich gehe ___ Arzt. </w:t>
      </w:r>
    </w:p>
    <w:p w:rsidR="005B5AE2" w:rsidRDefault="005B5AE2" w:rsidP="003A4C75">
      <w:r>
        <w:t xml:space="preserve">Ich arbeite ___ einer Firma. </w:t>
      </w:r>
    </w:p>
    <w:p w:rsidR="005B5AE2" w:rsidRDefault="005B5AE2" w:rsidP="003A4C75">
      <w:r>
        <w:t xml:space="preserve">Ich fahre ___ Berlin. </w:t>
      </w:r>
    </w:p>
    <w:p w:rsidR="005B5AE2" w:rsidRDefault="003A4C75" w:rsidP="003A4C75">
      <w:r>
        <w:t xml:space="preserve">Ich komme ___ der Arbeit. </w:t>
      </w:r>
    </w:p>
    <w:p w:rsidR="005B5AE2" w:rsidRDefault="005B5AE2" w:rsidP="003A4C75">
      <w:r w:rsidRPr="003A4C75">
        <w:rPr>
          <w:rStyle w:val="Strong"/>
        </w:rPr>
        <w:t>BÀI TẬP 3 — DATIV HAY AKKUSATIV?</w:t>
      </w:r>
    </w:p>
    <w:p w:rsidR="005B5AE2" w:rsidRDefault="005B5AE2" w:rsidP="003A4C75">
      <w:r>
        <w:t>Chọn dạng đúng.</w:t>
      </w:r>
    </w:p>
    <w:p w:rsidR="005B5AE2" w:rsidRDefault="003A4C75" w:rsidP="003A4C75">
      <w:r>
        <w:t>Ich bin in ___ Supermarkt.</w:t>
      </w:r>
      <w:r w:rsidR="005B5AE2">
        <w:t xml:space="preserve">(dem / den) </w:t>
      </w:r>
    </w:p>
    <w:p w:rsidR="005B5AE2" w:rsidRDefault="005B5AE2" w:rsidP="003A4C75">
      <w:r>
        <w:t>Ic</w:t>
      </w:r>
      <w:r w:rsidR="003A4C75">
        <w:t>h gehe in ___ Supermarkt.</w:t>
      </w:r>
      <w:r>
        <w:t xml:space="preserve">(dem / den) </w:t>
      </w:r>
    </w:p>
    <w:p w:rsidR="005B5AE2" w:rsidRDefault="003A4C75" w:rsidP="003A4C75">
      <w:r>
        <w:t>Das Buch liegt auf ___ Tisch.</w:t>
      </w:r>
      <w:r w:rsidR="005B5AE2">
        <w:t xml:space="preserve">(dem / den) </w:t>
      </w:r>
    </w:p>
    <w:p w:rsidR="005B5AE2" w:rsidRDefault="005B5AE2" w:rsidP="003A4C75">
      <w:r>
        <w:t>I</w:t>
      </w:r>
      <w:r w:rsidR="003A4C75">
        <w:t>ch lege das Buch auf ___ Tisch.</w:t>
      </w:r>
      <w:r>
        <w:t xml:space="preserve">(dem / den) </w:t>
      </w:r>
    </w:p>
    <w:p w:rsidR="005B5AE2" w:rsidRDefault="003A4C75" w:rsidP="003A4C75">
      <w:r>
        <w:t>Das Bild hängt an ___ Wand.</w:t>
      </w:r>
      <w:r w:rsidR="005B5AE2">
        <w:t xml:space="preserve">(der / die) </w:t>
      </w:r>
    </w:p>
    <w:p w:rsidR="005B5AE2" w:rsidRDefault="003A4C75" w:rsidP="003A4C75">
      <w:r>
        <w:t>Ich hänge das Bild an ___ Wand.</w:t>
      </w:r>
      <w:r w:rsidR="005B5AE2">
        <w:t xml:space="preserve">(der / die) </w:t>
      </w:r>
    </w:p>
    <w:p w:rsidR="005B5AE2" w:rsidRDefault="003A4C75" w:rsidP="003A4C75">
      <w:r>
        <w:t>Ich bin in ___ Schule.</w:t>
      </w:r>
      <w:r w:rsidR="005B5AE2">
        <w:t xml:space="preserve">(der / die) </w:t>
      </w:r>
    </w:p>
    <w:p w:rsidR="005B5AE2" w:rsidRDefault="005B5AE2" w:rsidP="003A4C75">
      <w:r>
        <w:t>Ich ge</w:t>
      </w:r>
      <w:r w:rsidR="003A4C75">
        <w:t xml:space="preserve">he in ___ Schule.(der / die) </w:t>
      </w:r>
    </w:p>
    <w:p w:rsidR="003A4C75" w:rsidRDefault="003A4C75" w:rsidP="003A4C75"/>
    <w:p w:rsidR="005B5AE2" w:rsidRPr="003A4C75" w:rsidRDefault="005B5AE2" w:rsidP="003A4C75">
      <w:pPr>
        <w:rPr>
          <w:rStyle w:val="Strong"/>
        </w:rPr>
      </w:pPr>
      <w:r w:rsidRPr="003A4C75">
        <w:rPr>
          <w:rStyle w:val="Strong"/>
        </w:rPr>
        <w:lastRenderedPageBreak/>
        <w:t>BÀI TẬP 4 — SẮP XẾP CÂU</w:t>
      </w:r>
    </w:p>
    <w:p w:rsidR="005B5AE2" w:rsidRDefault="005B5AE2" w:rsidP="003A4C75">
      <w:r>
        <w:t xml:space="preserve">um 7 Uhr / ich / auf / stehe </w:t>
      </w:r>
    </w:p>
    <w:p w:rsidR="003A4C75" w:rsidRDefault="003A4C75" w:rsidP="003A4C75"/>
    <w:p w:rsidR="003A4C75" w:rsidRDefault="003A4C75" w:rsidP="003A4C75"/>
    <w:p w:rsidR="005B5AE2" w:rsidRDefault="005B5AE2" w:rsidP="003A4C75">
      <w:r>
        <w:t xml:space="preserve">am Montag / Deutsch / ich / lerne </w:t>
      </w:r>
    </w:p>
    <w:p w:rsidR="003A4C75" w:rsidRDefault="003A4C75" w:rsidP="003A4C75"/>
    <w:p w:rsidR="003A4C75" w:rsidRDefault="003A4C75" w:rsidP="003A4C75"/>
    <w:p w:rsidR="005B5AE2" w:rsidRDefault="005B5AE2" w:rsidP="003A4C75">
      <w:r>
        <w:t xml:space="preserve">mit dem Bus / ich / fahre / zur Arbeit </w:t>
      </w:r>
    </w:p>
    <w:p w:rsidR="003A4C75" w:rsidRDefault="003A4C75" w:rsidP="003A4C75"/>
    <w:p w:rsidR="003A4C75" w:rsidRDefault="003A4C75" w:rsidP="003A4C75"/>
    <w:p w:rsidR="005B5AE2" w:rsidRDefault="005B5AE2" w:rsidP="003A4C75">
      <w:r>
        <w:t xml:space="preserve">nach Hause / ich / gehe </w:t>
      </w:r>
    </w:p>
    <w:p w:rsidR="003A4C75" w:rsidRDefault="003A4C75" w:rsidP="003A4C75"/>
    <w:p w:rsidR="003A4C75" w:rsidRDefault="003A4C75" w:rsidP="003A4C75"/>
    <w:p w:rsidR="005B5AE2" w:rsidRDefault="005B5AE2" w:rsidP="003A4C75">
      <w:r>
        <w:t xml:space="preserve">im Supermarkt / ich / bin </w:t>
      </w:r>
    </w:p>
    <w:p w:rsidR="003A4C75" w:rsidRDefault="003A4C75" w:rsidP="003A4C75"/>
    <w:p w:rsidR="003A4C75" w:rsidRDefault="003A4C75" w:rsidP="003A4C75"/>
    <w:p w:rsidR="005B5AE2" w:rsidRDefault="005B5AE2" w:rsidP="003A4C75">
      <w:r>
        <w:t xml:space="preserve">in den Supermarkt / ich / gehe </w:t>
      </w:r>
    </w:p>
    <w:p w:rsidR="005B5AE2" w:rsidRDefault="005B5AE2" w:rsidP="003A4C75"/>
    <w:p w:rsidR="005B5AE2" w:rsidRPr="003A4C75" w:rsidRDefault="005B5AE2" w:rsidP="003A4C75">
      <w:pPr>
        <w:rPr>
          <w:rStyle w:val="Strong"/>
        </w:rPr>
      </w:pPr>
      <w:r w:rsidRPr="003A4C75">
        <w:rPr>
          <w:rStyle w:val="Strong"/>
        </w:rPr>
        <w:t>BÀI TẬP 5 — DỊCH SANG TIẾNG ĐỨC</w:t>
      </w:r>
    </w:p>
    <w:p w:rsidR="005B5AE2" w:rsidRDefault="005B5AE2" w:rsidP="003A4C75">
      <w:r>
        <w:t xml:space="preserve">Tôi thức dậy lúc 7 giờ. </w:t>
      </w:r>
    </w:p>
    <w:p w:rsidR="005B5AE2" w:rsidRDefault="005B5AE2" w:rsidP="003A4C75">
      <w:r>
        <w:t xml:space="preserve">Tôi học tiếng Đức vào thứ Hai. </w:t>
      </w:r>
    </w:p>
    <w:p w:rsidR="005B5AE2" w:rsidRDefault="005B5AE2" w:rsidP="003A4C75">
      <w:r>
        <w:t xml:space="preserve">Tôi nghỉ phép vào tháng 8. </w:t>
      </w:r>
    </w:p>
    <w:p w:rsidR="005B5AE2" w:rsidRDefault="005B5AE2" w:rsidP="003A4C75">
      <w:r>
        <w:t xml:space="preserve">Tôi đi bằng xe buýt. </w:t>
      </w:r>
    </w:p>
    <w:p w:rsidR="005B5AE2" w:rsidRDefault="005B5AE2" w:rsidP="003A4C75">
      <w:r>
        <w:t xml:space="preserve">Tôi đến từ Việt Nam. </w:t>
      </w:r>
    </w:p>
    <w:p w:rsidR="005B5AE2" w:rsidRDefault="005B5AE2" w:rsidP="003A4C75">
      <w:r>
        <w:t xml:space="preserve">Tôi đi Berlin. </w:t>
      </w:r>
    </w:p>
    <w:p w:rsidR="005B5AE2" w:rsidRDefault="005B5AE2" w:rsidP="003A4C75">
      <w:r>
        <w:t xml:space="preserve">Tôi đi đến bác sĩ. </w:t>
      </w:r>
    </w:p>
    <w:p w:rsidR="005B5AE2" w:rsidRDefault="005B5AE2" w:rsidP="003A4C75">
      <w:r>
        <w:t xml:space="preserve">Tôi đang ở nhà. </w:t>
      </w:r>
    </w:p>
    <w:p w:rsidR="005B5AE2" w:rsidRDefault="005B5AE2" w:rsidP="003A4C75">
      <w:r>
        <w:t xml:space="preserve">Tôi về nhà. </w:t>
      </w:r>
    </w:p>
    <w:p w:rsidR="005B5AE2" w:rsidRDefault="005B5AE2" w:rsidP="003A4C75">
      <w:r>
        <w:lastRenderedPageBreak/>
        <w:t xml:space="preserve">Tôi đang ở siêu thị. </w:t>
      </w:r>
    </w:p>
    <w:p w:rsidR="005B5AE2" w:rsidRDefault="005B5AE2" w:rsidP="003A4C75">
      <w:r>
        <w:t xml:space="preserve">Tôi đi vào siêu thị. </w:t>
      </w:r>
    </w:p>
    <w:p w:rsidR="005B5AE2" w:rsidRDefault="005B5AE2" w:rsidP="003A4C75">
      <w:r>
        <w:t>Tôi học tiếng Đức được một năm rồ</w:t>
      </w:r>
      <w:r w:rsidR="003A4C75">
        <w:t xml:space="preserve">i. </w:t>
      </w:r>
    </w:p>
    <w:p w:rsidR="005B5AE2" w:rsidRDefault="005B5AE2" w:rsidP="003A4C75">
      <w:pPr>
        <w:pStyle w:val="Heading1"/>
      </w:pPr>
      <w:bookmarkStart w:id="439" w:name="_Toc240230586"/>
      <w:r>
        <w:t>MINI TEST — GIAI ĐOẠN 5</w:t>
      </w:r>
      <w:bookmarkEnd w:id="439"/>
    </w:p>
    <w:p w:rsidR="005B5AE2" w:rsidRDefault="005B5AE2" w:rsidP="005B5AE2">
      <w:pPr>
        <w:pStyle w:val="NormalWeb"/>
      </w:pPr>
      <w:r>
        <w:t xml:space="preserve">Không nhìn đáp án nhé </w:t>
      </w:r>
      <w:r>
        <w:rPr>
          <w:rFonts w:ascii="Segoe UI Symbol" w:hAnsi="Segoe UI Symbol" w:cs="Segoe UI Symbol"/>
        </w:rPr>
        <w:t>😎</w:t>
      </w:r>
    </w:p>
    <w:p w:rsidR="005B5AE2" w:rsidRDefault="005B5AE2" w:rsidP="003A4C75">
      <w:r>
        <w:t>1.Der Kurs beginnt ___ 19 Uhr.</w:t>
      </w:r>
    </w:p>
    <w:p w:rsidR="005B5AE2" w:rsidRDefault="005B5AE2" w:rsidP="003A4C75">
      <w:r>
        <w:t>A. am</w:t>
      </w:r>
      <w:r>
        <w:br/>
        <w:t>B. um</w:t>
      </w:r>
      <w:r>
        <w:br/>
        <w:t>C. im</w:t>
      </w:r>
    </w:p>
    <w:p w:rsidR="005B5AE2" w:rsidRDefault="003A4C75" w:rsidP="003A4C75">
      <w:r>
        <w:t>2.</w:t>
      </w:r>
      <w:r w:rsidR="005B5AE2">
        <w:t>Ich arbeite ___ Montag.</w:t>
      </w:r>
    </w:p>
    <w:p w:rsidR="005B5AE2" w:rsidRDefault="005B5AE2" w:rsidP="003A4C75">
      <w:r>
        <w:t>A. um</w:t>
      </w:r>
      <w:r>
        <w:br/>
        <w:t>B. im</w:t>
      </w:r>
      <w:r>
        <w:br/>
        <w:t>C. am</w:t>
      </w:r>
    </w:p>
    <w:p w:rsidR="005B5AE2" w:rsidRDefault="003A4C75" w:rsidP="003A4C75">
      <w:r>
        <w:t>3.</w:t>
      </w:r>
      <w:r w:rsidR="005B5AE2">
        <w:t>Wir fahren ___ August nach Deutschland.</w:t>
      </w:r>
    </w:p>
    <w:p w:rsidR="005B5AE2" w:rsidRDefault="005B5AE2" w:rsidP="003A4C75">
      <w:r>
        <w:t>A. im</w:t>
      </w:r>
      <w:r>
        <w:br/>
        <w:t>B. am</w:t>
      </w:r>
      <w:r>
        <w:br/>
        <w:t>C. um</w:t>
      </w:r>
    </w:p>
    <w:p w:rsidR="005B5AE2" w:rsidRDefault="003A4C75" w:rsidP="003A4C75">
      <w:r>
        <w:t>4.</w:t>
      </w:r>
      <w:r w:rsidR="005B5AE2">
        <w:t>Ich fahre ___ dem Bus.</w:t>
      </w:r>
    </w:p>
    <w:p w:rsidR="005B5AE2" w:rsidRDefault="005B5AE2" w:rsidP="003A4C75">
      <w:r>
        <w:t>A. mit</w:t>
      </w:r>
      <w:r>
        <w:br/>
        <w:t>B. nach</w:t>
      </w:r>
      <w:r>
        <w:br/>
        <w:t>C. zu</w:t>
      </w:r>
    </w:p>
    <w:p w:rsidR="005B5AE2" w:rsidRDefault="003A4C75" w:rsidP="003A4C75">
      <w:r>
        <w:t>5.</w:t>
      </w:r>
      <w:r w:rsidR="005B5AE2">
        <w:t>Ich komme ___ Vietnam.</w:t>
      </w:r>
    </w:p>
    <w:p w:rsidR="005B5AE2" w:rsidRDefault="005B5AE2" w:rsidP="003A4C75">
      <w:r>
        <w:t>A. bei</w:t>
      </w:r>
      <w:r>
        <w:br/>
        <w:t>B. aus</w:t>
      </w:r>
      <w:r>
        <w:br/>
        <w:t>C. von</w:t>
      </w:r>
    </w:p>
    <w:p w:rsidR="005B5AE2" w:rsidRDefault="003A4C75" w:rsidP="003A4C75">
      <w:r>
        <w:t>6.</w:t>
      </w:r>
      <w:r w:rsidR="005B5AE2">
        <w:t>Ich gehe ___ Arzt.</w:t>
      </w:r>
    </w:p>
    <w:p w:rsidR="005B5AE2" w:rsidRDefault="005B5AE2" w:rsidP="003A4C75">
      <w:r>
        <w:t>A. nach</w:t>
      </w:r>
      <w:r>
        <w:br/>
        <w:t>B. zum</w:t>
      </w:r>
      <w:r>
        <w:br/>
        <w:t>C. mit</w:t>
      </w:r>
    </w:p>
    <w:p w:rsidR="003A4C75" w:rsidRDefault="003A4C75" w:rsidP="003A4C75"/>
    <w:p w:rsidR="003A4C75" w:rsidRDefault="003A4C75" w:rsidP="003A4C75"/>
    <w:p w:rsidR="005B5AE2" w:rsidRDefault="003A4C75" w:rsidP="003A4C75">
      <w:r>
        <w:lastRenderedPageBreak/>
        <w:t>7.</w:t>
      </w:r>
      <w:r w:rsidR="005B5AE2">
        <w:t>Ich fahre ___ Berlin.</w:t>
      </w:r>
    </w:p>
    <w:p w:rsidR="005B5AE2" w:rsidRDefault="005B5AE2" w:rsidP="003A4C75">
      <w:r>
        <w:t>A. zu</w:t>
      </w:r>
      <w:r>
        <w:br/>
        <w:t>B. nach</w:t>
      </w:r>
      <w:r>
        <w:br/>
        <w:t>C. aus</w:t>
      </w:r>
    </w:p>
    <w:p w:rsidR="005B5AE2" w:rsidRDefault="003A4C75" w:rsidP="003A4C75">
      <w:r>
        <w:t>8.</w:t>
      </w:r>
      <w:r w:rsidR="005B5AE2">
        <w:t>Ich bin ___ Supermarkt.</w:t>
      </w:r>
    </w:p>
    <w:p w:rsidR="005B5AE2" w:rsidRDefault="005B5AE2" w:rsidP="003A4C75">
      <w:r>
        <w:t>A. in den</w:t>
      </w:r>
      <w:r>
        <w:br/>
        <w:t>B. im</w:t>
      </w:r>
      <w:r>
        <w:br/>
        <w:t>C. ins</w:t>
      </w:r>
    </w:p>
    <w:p w:rsidR="005B5AE2" w:rsidRDefault="003A4C75" w:rsidP="003A4C75">
      <w:r>
        <w:t>9.</w:t>
      </w:r>
      <w:r w:rsidR="005B5AE2">
        <w:t>Ich gehe ___ Supermarkt.</w:t>
      </w:r>
    </w:p>
    <w:p w:rsidR="005B5AE2" w:rsidRDefault="005B5AE2" w:rsidP="003A4C75">
      <w:r>
        <w:t>A. im</w:t>
      </w:r>
      <w:r>
        <w:br/>
        <w:t>B. in den</w:t>
      </w:r>
      <w:r>
        <w:br/>
        <w:t>C. in dem</w:t>
      </w:r>
    </w:p>
    <w:p w:rsidR="005B5AE2" w:rsidRDefault="003A4C75" w:rsidP="003A4C75">
      <w:r>
        <w:t>10.</w:t>
      </w:r>
      <w:r w:rsidR="005B5AE2">
        <w:t>Das Buch liegt ___ Tisch.</w:t>
      </w:r>
    </w:p>
    <w:p w:rsidR="005B5AE2" w:rsidRDefault="005B5AE2" w:rsidP="003A4C75">
      <w:r>
        <w:t>A. auf den</w:t>
      </w:r>
      <w:r>
        <w:br/>
        <w:t>B. auf dem</w:t>
      </w:r>
      <w:r>
        <w:br/>
        <w:t>C. auf die</w:t>
      </w:r>
    </w:p>
    <w:p w:rsidR="005B5AE2" w:rsidRDefault="003A4C75" w:rsidP="003A4C75">
      <w:r>
        <w:t>11.</w:t>
      </w:r>
      <w:r w:rsidR="005B5AE2">
        <w:t>Ich lege das Buch ___ Tisch.</w:t>
      </w:r>
    </w:p>
    <w:p w:rsidR="005B5AE2" w:rsidRDefault="005B5AE2" w:rsidP="003A4C75">
      <w:r>
        <w:t>A. auf dem</w:t>
      </w:r>
      <w:r>
        <w:br/>
        <w:t>B. auf den</w:t>
      </w:r>
      <w:r>
        <w:br/>
        <w:t>C. auf der</w:t>
      </w:r>
    </w:p>
    <w:p w:rsidR="005B5AE2" w:rsidRDefault="003A4C75" w:rsidP="003A4C75">
      <w:r>
        <w:t>12.</w:t>
      </w:r>
      <w:r w:rsidR="005B5AE2">
        <w:t>Ich bin ___ Hause.</w:t>
      </w:r>
    </w:p>
    <w:p w:rsidR="005B5AE2" w:rsidRDefault="005B5AE2" w:rsidP="003A4C75">
      <w:r>
        <w:t>A. nach</w:t>
      </w:r>
      <w:r>
        <w:br/>
        <w:t>B. zu</w:t>
      </w:r>
      <w:r>
        <w:br/>
        <w:t>C. bei</w:t>
      </w:r>
    </w:p>
    <w:p w:rsidR="005B5AE2" w:rsidRDefault="003A4C75" w:rsidP="003A4C75">
      <w:r>
        <w:t>13.</w:t>
      </w:r>
      <w:r w:rsidR="005B5AE2">
        <w:t>Ich gehe ___ Hause.</w:t>
      </w:r>
    </w:p>
    <w:p w:rsidR="005B5AE2" w:rsidRDefault="005B5AE2" w:rsidP="003A4C75">
      <w:r>
        <w:t>A. zu</w:t>
      </w:r>
      <w:r>
        <w:br/>
        <w:t>B. nach</w:t>
      </w:r>
      <w:r>
        <w:br/>
        <w:t>C. in</w:t>
      </w:r>
    </w:p>
    <w:p w:rsidR="005B5AE2" w:rsidRDefault="005B5AE2" w:rsidP="003A4C75">
      <w:r>
        <w:t>14.Ich lerne Deutsch ___ einem Jahr.</w:t>
      </w:r>
    </w:p>
    <w:p w:rsidR="005B5AE2" w:rsidRDefault="005B5AE2" w:rsidP="003A4C75">
      <w:r>
        <w:t>A. seit</w:t>
      </w:r>
      <w:r>
        <w:br/>
        <w:t>B. von</w:t>
      </w:r>
      <w:r>
        <w:br/>
        <w:t>C. aus</w:t>
      </w:r>
    </w:p>
    <w:p w:rsidR="005B5AE2" w:rsidRDefault="003A4C75" w:rsidP="003A4C75">
      <w:r>
        <w:t>15.</w:t>
      </w:r>
      <w:r w:rsidR="005B5AE2">
        <w:t>Dịch:</w:t>
      </w:r>
    </w:p>
    <w:p w:rsidR="005B5AE2" w:rsidRDefault="005B5AE2" w:rsidP="003A4C75">
      <w:r>
        <w:t>Ich fahre mit meinem Freund nach Berlin.</w:t>
      </w:r>
    </w:p>
    <w:p w:rsidR="005B5AE2" w:rsidRDefault="003A4C75" w:rsidP="003A4C75">
      <w:r>
        <w:lastRenderedPageBreak/>
        <w:t>16.</w:t>
      </w:r>
      <w:r w:rsidR="005B5AE2">
        <w:t>Dịch:</w:t>
      </w:r>
    </w:p>
    <w:p w:rsidR="005B5AE2" w:rsidRDefault="005B5AE2" w:rsidP="003A4C75">
      <w:r>
        <w:t>Ich bin im Restaurant.</w:t>
      </w:r>
    </w:p>
    <w:p w:rsidR="003A4C75" w:rsidRDefault="003A4C75" w:rsidP="003A4C75"/>
    <w:p w:rsidR="005B5AE2" w:rsidRDefault="003A4C75" w:rsidP="003A4C75">
      <w:r>
        <w:t>17.</w:t>
      </w:r>
      <w:r w:rsidR="005B5AE2">
        <w:t>Dịch:</w:t>
      </w:r>
    </w:p>
    <w:p w:rsidR="005B5AE2" w:rsidRDefault="005B5AE2" w:rsidP="003A4C75">
      <w:r>
        <w:t>Ich gehe ins Restaurant.</w:t>
      </w:r>
    </w:p>
    <w:p w:rsidR="005B5AE2" w:rsidRDefault="005B5AE2" w:rsidP="005B5AE2"/>
    <w:p w:rsidR="005B5AE2" w:rsidRPr="003A4C75" w:rsidRDefault="005B5AE2" w:rsidP="003A4C75">
      <w:pPr>
        <w:rPr>
          <w:rStyle w:val="Strong"/>
        </w:rPr>
      </w:pPr>
      <w:r w:rsidRPr="003A4C75">
        <w:rPr>
          <w:rStyle w:val="Strong"/>
        </w:rPr>
        <w:t>ĐÁP ÁN</w:t>
      </w:r>
    </w:p>
    <w:p w:rsidR="005B5AE2" w:rsidRPr="003A4C75" w:rsidRDefault="005B5AE2" w:rsidP="003A4C75">
      <w:pPr>
        <w:rPr>
          <w:b/>
        </w:rPr>
      </w:pPr>
      <w:r w:rsidRPr="003A4C75">
        <w:rPr>
          <w:b/>
        </w:rPr>
        <w:t>Bài 1</w:t>
      </w:r>
    </w:p>
    <w:p w:rsidR="005B5AE2" w:rsidRDefault="005B5AE2" w:rsidP="003A4C75">
      <w:r>
        <w:rPr>
          <w:rStyle w:val="Strong"/>
        </w:rPr>
        <w:t>um</w:t>
      </w:r>
      <w:r>
        <w:t xml:space="preserve"> → giờ </w:t>
      </w:r>
    </w:p>
    <w:p w:rsidR="005B5AE2" w:rsidRDefault="005B5AE2" w:rsidP="003A4C75">
      <w:r>
        <w:rPr>
          <w:rStyle w:val="Strong"/>
        </w:rPr>
        <w:t>am</w:t>
      </w:r>
      <w:r>
        <w:t xml:space="preserve"> → thứ </w:t>
      </w:r>
    </w:p>
    <w:p w:rsidR="005B5AE2" w:rsidRDefault="005B5AE2" w:rsidP="003A4C75">
      <w:r>
        <w:rPr>
          <w:rStyle w:val="Strong"/>
        </w:rPr>
        <w:t>im</w:t>
      </w:r>
      <w:r>
        <w:t xml:space="preserve"> → tháng </w:t>
      </w:r>
    </w:p>
    <w:p w:rsidR="005B5AE2" w:rsidRDefault="005B5AE2" w:rsidP="003A4C75">
      <w:r>
        <w:rPr>
          <w:rStyle w:val="Strong"/>
        </w:rPr>
        <w:t>um</w:t>
      </w:r>
      <w:r>
        <w:t xml:space="preserve"> → giờ </w:t>
      </w:r>
    </w:p>
    <w:p w:rsidR="005B5AE2" w:rsidRDefault="005B5AE2" w:rsidP="003A4C75">
      <w:r>
        <w:rPr>
          <w:rStyle w:val="Strong"/>
        </w:rPr>
        <w:t>am</w:t>
      </w:r>
      <w:r>
        <w:t xml:space="preserve"> → buổi sáng </w:t>
      </w:r>
    </w:p>
    <w:p w:rsidR="005B5AE2" w:rsidRDefault="005B5AE2" w:rsidP="003A4C75">
      <w:r>
        <w:rPr>
          <w:rStyle w:val="Strong"/>
        </w:rPr>
        <w:t>in</w:t>
      </w:r>
      <w:r>
        <w:t xml:space="preserve"> → quốc gia </w:t>
      </w:r>
    </w:p>
    <w:p w:rsidR="005B5AE2" w:rsidRDefault="005B5AE2" w:rsidP="003A4C75">
      <w:r>
        <w:rPr>
          <w:rStyle w:val="Strong"/>
        </w:rPr>
        <w:t>auf dem</w:t>
      </w:r>
      <w:r>
        <w:t xml:space="preserve"> → vị trí trên bàn </w:t>
      </w:r>
    </w:p>
    <w:p w:rsidR="005B5AE2" w:rsidRDefault="005B5AE2" w:rsidP="003A4C75">
      <w:r>
        <w:rPr>
          <w:rStyle w:val="Strong"/>
        </w:rPr>
        <w:t>an der</w:t>
      </w:r>
      <w:r>
        <w:t xml:space="preserve"> → vị trí trên tường </w:t>
      </w:r>
    </w:p>
    <w:p w:rsidR="005B5AE2" w:rsidRDefault="005B5AE2" w:rsidP="003A4C75">
      <w:r>
        <w:rPr>
          <w:rStyle w:val="Strong"/>
        </w:rPr>
        <w:t>im</w:t>
      </w:r>
      <w:r>
        <w:t xml:space="preserve"> → mùa </w:t>
      </w:r>
    </w:p>
    <w:p w:rsidR="005B5AE2" w:rsidRDefault="005B5AE2" w:rsidP="003A4C75">
      <w:r>
        <w:rPr>
          <w:rStyle w:val="Strong"/>
        </w:rPr>
        <w:t>im</w:t>
      </w:r>
      <w:r>
        <w:t xml:space="preserve"> → đang ở siêu thị</w:t>
      </w:r>
      <w:r w:rsidR="003A4C75"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b/>
        </w:rPr>
        <w:t>Bài 2</w:t>
      </w:r>
    </w:p>
    <w:p w:rsidR="005B5AE2" w:rsidRDefault="005B5AE2" w:rsidP="003A4C75">
      <w:r>
        <w:rPr>
          <w:rStyle w:val="Strong"/>
        </w:rPr>
        <w:t>aus</w:t>
      </w:r>
      <w:r>
        <w:t xml:space="preserve"> Vietnam </w:t>
      </w:r>
    </w:p>
    <w:p w:rsidR="005B5AE2" w:rsidRDefault="005B5AE2" w:rsidP="003A4C75">
      <w:r>
        <w:rPr>
          <w:rStyle w:val="Strong"/>
        </w:rPr>
        <w:t>mit</w:t>
      </w:r>
      <w:r>
        <w:t xml:space="preserve"> dem Bus </w:t>
      </w:r>
    </w:p>
    <w:p w:rsidR="005B5AE2" w:rsidRDefault="005B5AE2" w:rsidP="003A4C75">
      <w:r>
        <w:rPr>
          <w:rStyle w:val="Strong"/>
        </w:rPr>
        <w:t>zu</w:t>
      </w:r>
      <w:r>
        <w:t xml:space="preserve"> meiner Freundin </w:t>
      </w:r>
    </w:p>
    <w:p w:rsidR="005B5AE2" w:rsidRDefault="005B5AE2" w:rsidP="003A4C75">
      <w:r>
        <w:rPr>
          <w:rStyle w:val="Strong"/>
        </w:rPr>
        <w:t>nach</w:t>
      </w:r>
      <w:r>
        <w:t xml:space="preserve"> Deutschland </w:t>
      </w:r>
    </w:p>
    <w:p w:rsidR="005B5AE2" w:rsidRDefault="005B5AE2" w:rsidP="003A4C75">
      <w:r>
        <w:rPr>
          <w:rStyle w:val="Strong"/>
        </w:rPr>
        <w:t>seit</w:t>
      </w:r>
      <w:r>
        <w:t xml:space="preserve"> einem Jahr </w:t>
      </w:r>
    </w:p>
    <w:p w:rsidR="005B5AE2" w:rsidRDefault="005B5AE2" w:rsidP="003A4C75">
      <w:r>
        <w:rPr>
          <w:rStyle w:val="Strong"/>
        </w:rPr>
        <w:t>von</w:t>
      </w:r>
      <w:r>
        <w:t xml:space="preserve"> meinem Bruder </w:t>
      </w:r>
    </w:p>
    <w:p w:rsidR="005B5AE2" w:rsidRDefault="005B5AE2" w:rsidP="003A4C75">
      <w:r>
        <w:rPr>
          <w:rStyle w:val="Strong"/>
        </w:rPr>
        <w:t>zum</w:t>
      </w:r>
      <w:r>
        <w:t xml:space="preserve"> Arzt </w:t>
      </w:r>
    </w:p>
    <w:p w:rsidR="005B5AE2" w:rsidRDefault="005B5AE2" w:rsidP="003A4C75">
      <w:r>
        <w:rPr>
          <w:rStyle w:val="Strong"/>
        </w:rPr>
        <w:t>bei</w:t>
      </w:r>
      <w:r>
        <w:t xml:space="preserve"> einer Firma </w:t>
      </w:r>
    </w:p>
    <w:p w:rsidR="005B5AE2" w:rsidRDefault="005B5AE2" w:rsidP="003A4C75">
      <w:r>
        <w:rPr>
          <w:rStyle w:val="Strong"/>
        </w:rPr>
        <w:t>nach</w:t>
      </w:r>
      <w:r>
        <w:t xml:space="preserve"> Berlin </w:t>
      </w:r>
    </w:p>
    <w:p w:rsidR="005B5AE2" w:rsidRDefault="005B5AE2" w:rsidP="003A4C75">
      <w:r>
        <w:rPr>
          <w:rStyle w:val="Strong"/>
        </w:rPr>
        <w:lastRenderedPageBreak/>
        <w:t>von</w:t>
      </w:r>
      <w:r>
        <w:t xml:space="preserve"> der Ar</w:t>
      </w:r>
      <w:r w:rsidR="003A4C75">
        <w:t xml:space="preserve">beit </w:t>
      </w:r>
    </w:p>
    <w:p w:rsidR="005B5AE2" w:rsidRPr="003A4C75" w:rsidRDefault="005B5AE2" w:rsidP="003A4C75">
      <w:pPr>
        <w:rPr>
          <w:b/>
        </w:rPr>
      </w:pPr>
      <w:r w:rsidRPr="003A4C75">
        <w:rPr>
          <w:b/>
        </w:rPr>
        <w:t>Bài 3</w:t>
      </w:r>
    </w:p>
    <w:p w:rsidR="005B5AE2" w:rsidRDefault="005B5AE2" w:rsidP="003A4C75">
      <w:r>
        <w:rPr>
          <w:rStyle w:val="Strong"/>
        </w:rPr>
        <w:t>dem</w:t>
      </w:r>
      <w:r>
        <w:t xml:space="preserve"> → đang ở → Dativ </w:t>
      </w:r>
    </w:p>
    <w:p w:rsidR="005B5AE2" w:rsidRDefault="005B5AE2" w:rsidP="003A4C75">
      <w:r>
        <w:rPr>
          <w:rStyle w:val="Strong"/>
        </w:rPr>
        <w:t>den</w:t>
      </w:r>
      <w:r>
        <w:t xml:space="preserve"> → đi vào → Akkusativ </w:t>
      </w:r>
    </w:p>
    <w:p w:rsidR="005B5AE2" w:rsidRDefault="005B5AE2" w:rsidP="003A4C75">
      <w:r>
        <w:rPr>
          <w:rStyle w:val="Strong"/>
        </w:rPr>
        <w:t>dem</w:t>
      </w:r>
      <w:r>
        <w:t xml:space="preserve"> → đang nằm → Dativ </w:t>
      </w:r>
    </w:p>
    <w:p w:rsidR="005B5AE2" w:rsidRDefault="005B5AE2" w:rsidP="003A4C75">
      <w:r>
        <w:rPr>
          <w:rStyle w:val="Strong"/>
        </w:rPr>
        <w:t>den</w:t>
      </w:r>
      <w:r>
        <w:t xml:space="preserve"> → đặt lên → Akkusativ </w:t>
      </w:r>
    </w:p>
    <w:p w:rsidR="005B5AE2" w:rsidRDefault="005B5AE2" w:rsidP="003A4C75">
      <w:r>
        <w:rPr>
          <w:rStyle w:val="Strong"/>
        </w:rPr>
        <w:t>der</w:t>
      </w:r>
      <w:r>
        <w:t xml:space="preserve"> → đang treo → Dativ </w:t>
      </w:r>
    </w:p>
    <w:p w:rsidR="005B5AE2" w:rsidRDefault="005B5AE2" w:rsidP="003A4C75">
      <w:r>
        <w:rPr>
          <w:rStyle w:val="Strong"/>
        </w:rPr>
        <w:t>die</w:t>
      </w:r>
      <w:r>
        <w:t xml:space="preserve"> → treo lên → Akkusativ </w:t>
      </w:r>
    </w:p>
    <w:p w:rsidR="005B5AE2" w:rsidRDefault="005B5AE2" w:rsidP="003A4C75">
      <w:r>
        <w:rPr>
          <w:rStyle w:val="Strong"/>
        </w:rPr>
        <w:t>der</w:t>
      </w:r>
      <w:r>
        <w:t xml:space="preserve"> → đang ở → Dativ </w:t>
      </w:r>
    </w:p>
    <w:p w:rsidR="005B5AE2" w:rsidRDefault="005B5AE2" w:rsidP="003A4C75">
      <w:r>
        <w:rPr>
          <w:rStyle w:val="Strong"/>
        </w:rPr>
        <w:t>die</w:t>
      </w:r>
      <w:r>
        <w:t xml:space="preserve"> → đi đế</w:t>
      </w:r>
      <w:r w:rsidR="003A4C75">
        <w:t xml:space="preserve">n → Akkusativ </w:t>
      </w:r>
    </w:p>
    <w:p w:rsidR="005B5AE2" w:rsidRPr="003A4C75" w:rsidRDefault="005B5AE2" w:rsidP="003A4C75">
      <w:pPr>
        <w:rPr>
          <w:b/>
        </w:rPr>
      </w:pPr>
      <w:r w:rsidRPr="003A4C75">
        <w:rPr>
          <w:b/>
        </w:rPr>
        <w:t>Bài 4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stehe um 7 Uhr auf.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lerne am Montag Deutsch.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fahre mit dem Bus zur Arbeit.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gehe nach Hause.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bin im Supermarkt.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gehe in den Supermarkt.</w:t>
      </w:r>
      <w:r w:rsidR="003A4C75"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b/>
        </w:rPr>
        <w:t>Bài 5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stehe um 7 Uhr auf.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lerne am Montag Deutsch.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habe im August Urlaub.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fahre mit dem Bus.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komme aus Vietnam.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fahre nach Berlin.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gehe zum Arzt.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bin zu Hause.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gehe nach Hause.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Ich bin im Supermarkt.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lastRenderedPageBreak/>
        <w:t>Ich gehe in den Supermarkt.</w:t>
      </w:r>
      <w:r w:rsidRPr="003A4C75">
        <w:rPr>
          <w:b/>
        </w:rPr>
        <w:t xml:space="preserve"> </w:t>
      </w:r>
    </w:p>
    <w:p w:rsidR="005B5AE2" w:rsidRDefault="005B5AE2" w:rsidP="003A4C75">
      <w:r w:rsidRPr="003A4C75">
        <w:rPr>
          <w:rStyle w:val="Strong"/>
          <w:b w:val="0"/>
        </w:rPr>
        <w:t>Ich lerne seit einem Jahr Deutsch</w:t>
      </w:r>
      <w:r>
        <w:rPr>
          <w:rStyle w:val="Strong"/>
        </w:rPr>
        <w:t>.</w:t>
      </w:r>
      <w:r w:rsidR="003A4C75">
        <w:t xml:space="preserve"> </w:t>
      </w:r>
    </w:p>
    <w:p w:rsidR="005B5AE2" w:rsidRDefault="005B5AE2" w:rsidP="003A4C75">
      <w:r>
        <w:t>MINI TEST — ĐÁP ÁN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um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C — am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A — im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A — mit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aus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zum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nach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im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in den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auf dem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auf den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zu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B — nach</w:t>
      </w:r>
      <w:r w:rsidRPr="003A4C75">
        <w:rPr>
          <w:b/>
        </w:rPr>
        <w:t xml:space="preserve"> </w:t>
      </w:r>
    </w:p>
    <w:p w:rsidR="005B5AE2" w:rsidRPr="003A4C75" w:rsidRDefault="005B5AE2" w:rsidP="003A4C75">
      <w:pPr>
        <w:rPr>
          <w:b/>
        </w:rPr>
      </w:pPr>
      <w:r w:rsidRPr="003A4C75">
        <w:rPr>
          <w:rStyle w:val="Strong"/>
          <w:b w:val="0"/>
        </w:rPr>
        <w:t>A — seit</w:t>
      </w:r>
      <w:r w:rsidRPr="003A4C75">
        <w:rPr>
          <w:b/>
        </w:rPr>
        <w:t xml:space="preserve"> </w:t>
      </w:r>
    </w:p>
    <w:p w:rsidR="005B5AE2" w:rsidRDefault="005B5AE2" w:rsidP="003A4C75">
      <w:r>
        <w:t>15.</w:t>
      </w:r>
    </w:p>
    <w:p w:rsidR="005B5AE2" w:rsidRDefault="005B5AE2" w:rsidP="003A4C75">
      <w:r>
        <w:rPr>
          <w:rStyle w:val="Strong"/>
          <w:rFonts w:eastAsiaTheme="majorEastAsia"/>
        </w:rPr>
        <w:t>Tôi đi Berlin bằng/với bạn tôi.</w:t>
      </w:r>
    </w:p>
    <w:p w:rsidR="005B5AE2" w:rsidRDefault="005B5AE2" w:rsidP="003A4C75">
      <w:r>
        <w:rPr>
          <w:rStyle w:val="Strong"/>
        </w:rPr>
        <w:t>mit meinem Freund</w:t>
      </w:r>
      <w:r>
        <w:t xml:space="preserve"> = với bạn tôi → Dativ </w:t>
      </w:r>
    </w:p>
    <w:p w:rsidR="005B5AE2" w:rsidRDefault="005B5AE2" w:rsidP="003A4C75">
      <w:r>
        <w:rPr>
          <w:rStyle w:val="Strong"/>
        </w:rPr>
        <w:t>nach Berlin</w:t>
      </w:r>
      <w:r>
        <w:t xml:space="preserve"> = đến Berlin </w:t>
      </w:r>
    </w:p>
    <w:p w:rsidR="005B5AE2" w:rsidRDefault="005B5AE2" w:rsidP="003A4C75">
      <w:r>
        <w:t>16.</w:t>
      </w:r>
    </w:p>
    <w:p w:rsidR="005B5AE2" w:rsidRDefault="005B5AE2" w:rsidP="003A4C75">
      <w:r>
        <w:rPr>
          <w:rStyle w:val="Strong"/>
          <w:rFonts w:eastAsiaTheme="majorEastAsia"/>
        </w:rPr>
        <w:t>Tôi đang ở trong nhà hàng.</w:t>
      </w:r>
    </w:p>
    <w:p w:rsidR="005B5AE2" w:rsidRDefault="005B5AE2" w:rsidP="003A4C75">
      <w:r>
        <w:rPr>
          <w:rStyle w:val="Strong"/>
          <w:rFonts w:eastAsiaTheme="majorEastAsia"/>
        </w:rPr>
        <w:t>im Restaurant</w:t>
      </w:r>
      <w:r>
        <w:t xml:space="preserve"> = in dem Restaurant → Dativ, vì đang ở đó.</w:t>
      </w:r>
    </w:p>
    <w:p w:rsidR="005B5AE2" w:rsidRDefault="005B5AE2" w:rsidP="003A4C75">
      <w:r>
        <w:t>17.</w:t>
      </w:r>
    </w:p>
    <w:p w:rsidR="005B5AE2" w:rsidRDefault="005B5AE2" w:rsidP="003A4C75">
      <w:r>
        <w:rPr>
          <w:rStyle w:val="Strong"/>
          <w:rFonts w:eastAsiaTheme="majorEastAsia"/>
        </w:rPr>
        <w:t>Tôi đi vào nhà hàng.</w:t>
      </w:r>
    </w:p>
    <w:p w:rsidR="005B5AE2" w:rsidRDefault="005B5AE2" w:rsidP="005B5AE2">
      <w:r>
        <w:rPr>
          <w:rStyle w:val="Strong"/>
          <w:rFonts w:eastAsiaTheme="majorEastAsia"/>
        </w:rPr>
        <w:t>ins Restaurant</w:t>
      </w:r>
      <w:r>
        <w:t xml:space="preserve"> = in das Restaurant → Akkusativ, vì có hướ</w:t>
      </w:r>
      <w:r w:rsidR="003A4C75">
        <w:t>ng đi vào.</w:t>
      </w:r>
    </w:p>
    <w:p w:rsidR="003A4C75" w:rsidRDefault="003A4C75" w:rsidP="005B5AE2"/>
    <w:p w:rsidR="005B5AE2" w:rsidRDefault="005B5AE2" w:rsidP="005B5AE2">
      <w:pPr>
        <w:pStyle w:val="Heading1"/>
      </w:pPr>
      <w:bookmarkStart w:id="440" w:name="_Toc240230587"/>
      <w:r>
        <w:lastRenderedPageBreak/>
        <w:t>5 CÂU "THẦN CHÚ" CỦA GIAI ĐOẠN 5</w:t>
      </w:r>
      <w:bookmarkEnd w:id="440"/>
    </w:p>
    <w:p w:rsidR="005B5AE2" w:rsidRDefault="005B5AE2" w:rsidP="005B5AE2">
      <w:pPr>
        <w:pStyle w:val="NormalWeb"/>
      </w:pPr>
      <w:r>
        <w:t xml:space="preserve">Nếu hôm nay bạn chỉ nhớ được 5 thứ, hãy nhớ </w:t>
      </w:r>
      <w:r>
        <w:rPr>
          <w:rStyle w:val="Strong"/>
          <w:rFonts w:eastAsiaTheme="majorEastAsia"/>
        </w:rPr>
        <w:t>5 câu này</w:t>
      </w:r>
      <w:r>
        <w:t>:</w:t>
      </w:r>
    </w:p>
    <w:p w:rsidR="005B5AE2" w:rsidRDefault="005B5AE2" w:rsidP="005B5AE2">
      <w:pPr>
        <w:pStyle w:val="NormalWeb"/>
      </w:pPr>
      <w:r>
        <w:rPr>
          <w:rFonts w:ascii="Segoe UI Symbol" w:hAnsi="Segoe UI Symbol" w:cs="Segoe UI Symbol"/>
        </w:rPr>
        <w:t>🕐</w:t>
      </w:r>
      <w:r>
        <w:t xml:space="preserve"> </w:t>
      </w:r>
      <w:r>
        <w:rPr>
          <w:rStyle w:val="Strong"/>
          <w:rFonts w:eastAsiaTheme="majorEastAsia"/>
        </w:rPr>
        <w:t>Ich stehe um 7 Uhr auf.</w:t>
      </w:r>
      <w:r>
        <w:br/>
        <w:t>Tôi thức dậy lúc 7 giờ.</w:t>
      </w:r>
    </w:p>
    <w:p w:rsidR="005B5AE2" w:rsidRDefault="005B5AE2" w:rsidP="005B5AE2">
      <w:pPr>
        <w:pStyle w:val="NormalWeb"/>
      </w:pPr>
      <w:r>
        <w:rPr>
          <w:rFonts w:ascii="Segoe UI Symbol" w:hAnsi="Segoe UI Symbol" w:cs="Segoe UI Symbol"/>
        </w:rPr>
        <w:t>📅</w:t>
      </w:r>
      <w:r>
        <w:t xml:space="preserve"> </w:t>
      </w:r>
      <w:r>
        <w:rPr>
          <w:rStyle w:val="Strong"/>
          <w:rFonts w:eastAsiaTheme="majorEastAsia"/>
        </w:rPr>
        <w:t>Ich arbeite am Montag.</w:t>
      </w:r>
      <w:r>
        <w:br/>
        <w:t>Tôi làm việc vào thứ Hai.</w:t>
      </w:r>
    </w:p>
    <w:p w:rsidR="005B5AE2" w:rsidRDefault="005B5AE2" w:rsidP="005B5AE2">
      <w:pPr>
        <w:pStyle w:val="NormalWeb"/>
      </w:pPr>
      <w:r>
        <w:rPr>
          <w:rFonts w:ascii="Segoe UI Symbol" w:hAnsi="Segoe UI Symbol" w:cs="Segoe UI Symbol"/>
        </w:rPr>
        <w:t>🗓</w:t>
      </w:r>
      <w:r>
        <w:t xml:space="preserve">️ </w:t>
      </w:r>
      <w:r>
        <w:rPr>
          <w:rStyle w:val="Strong"/>
          <w:rFonts w:eastAsiaTheme="majorEastAsia"/>
        </w:rPr>
        <w:t>Ich habe im August Urlaub.</w:t>
      </w:r>
      <w:r>
        <w:br/>
        <w:t>Tôi nghỉ phép vào tháng 8.</w:t>
      </w:r>
    </w:p>
    <w:p w:rsidR="005B5AE2" w:rsidRDefault="005B5AE2" w:rsidP="005B5AE2">
      <w:pPr>
        <w:pStyle w:val="NormalWeb"/>
      </w:pPr>
      <w:r>
        <w:rPr>
          <w:rFonts w:ascii="Segoe UI Symbol" w:hAnsi="Segoe UI Symbol" w:cs="Segoe UI Symbol"/>
        </w:rPr>
        <w:t>🚌</w:t>
      </w:r>
      <w:r>
        <w:t xml:space="preserve"> </w:t>
      </w:r>
      <w:r>
        <w:rPr>
          <w:rStyle w:val="Strong"/>
          <w:rFonts w:eastAsiaTheme="majorEastAsia"/>
        </w:rPr>
        <w:t>Ich fahre mit dem Bus.</w:t>
      </w:r>
      <w:r>
        <w:br/>
        <w:t>Tôi đi bằng xe buýt.</w:t>
      </w:r>
    </w:p>
    <w:p w:rsidR="005B5AE2" w:rsidRDefault="005B5AE2" w:rsidP="005B5AE2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</w:t>
      </w:r>
      <w:r>
        <w:rPr>
          <w:rStyle w:val="Strong"/>
          <w:rFonts w:eastAsiaTheme="majorEastAsia"/>
        </w:rPr>
        <w:t>Ich bin im Supermarkt. / Ich gehe in den Supermarkt.</w:t>
      </w:r>
      <w:r>
        <w:br/>
        <w:t>Tôi đang ở siêu thị. / Tôi đi vào siêu thị.</w:t>
      </w:r>
    </w:p>
    <w:p w:rsidR="005B5AE2" w:rsidRDefault="005B5AE2" w:rsidP="005B5AE2">
      <w:pPr>
        <w:pStyle w:val="NormalWeb"/>
      </w:pPr>
      <w:r>
        <w:t>Và một câu đặc biệt:</w:t>
      </w:r>
    </w:p>
    <w:p w:rsidR="005B5AE2" w:rsidRDefault="005B5AE2" w:rsidP="005B5AE2">
      <w:pPr>
        <w:pStyle w:val="NormalWeb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  <w:rFonts w:eastAsiaTheme="majorEastAsia"/>
        </w:rPr>
        <w:t>Ich bin zu Hause, aber ich gehe nach Hause.</w:t>
      </w:r>
    </w:p>
    <w:p w:rsidR="005B5AE2" w:rsidRDefault="005B5AE2" w:rsidP="005B5AE2">
      <w:pPr>
        <w:pStyle w:val="NormalWeb"/>
      </w:pPr>
      <w:r>
        <w:t xml:space="preserve">= </w:t>
      </w:r>
      <w:r>
        <w:rPr>
          <w:rStyle w:val="Strong"/>
          <w:rFonts w:eastAsiaTheme="majorEastAsia"/>
        </w:rPr>
        <w:t>Tôi đang ở nhà, nhưng tôi đi về nhà.</w:t>
      </w:r>
    </w:p>
    <w:p w:rsidR="005B5AE2" w:rsidRDefault="005B5AE2" w:rsidP="003A4C75">
      <w:pPr>
        <w:pStyle w:val="NormalWeb"/>
      </w:pPr>
      <w:r>
        <w:rPr>
          <w:rStyle w:val="Strong"/>
          <w:rFonts w:eastAsiaTheme="majorEastAsia"/>
        </w:rPr>
        <w:t>zu Hause = ở nhà</w:t>
      </w:r>
      <w:r>
        <w:br/>
      </w:r>
      <w:r>
        <w:rPr>
          <w:rStyle w:val="Strong"/>
          <w:rFonts w:eastAsiaTheme="majorEastAsia"/>
        </w:rPr>
        <w:t>nach Hause = về nhà</w:t>
      </w:r>
    </w:p>
    <w:p w:rsidR="005B5AE2" w:rsidRDefault="005B5AE2" w:rsidP="003A4C75">
      <w:pPr>
        <w:pStyle w:val="Heading2"/>
        <w:jc w:val="center"/>
      </w:pPr>
      <w:bookmarkStart w:id="441" w:name="_Toc240230588"/>
      <w:r w:rsidRPr="003A4C75">
        <w:rPr>
          <w:highlight w:val="yellow"/>
        </w:rPr>
        <w:t>SƠ ĐỒ TOÀN BỘ GIAI ĐOẠN 5</w:t>
      </w:r>
      <w:bookmarkEnd w:id="441"/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GIỚI TỪ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┌───────────┴───────────┐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THỜI GIAN                DATIV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um → giờ              aus / bei / mit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am → ngày/thứ          nach / seit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im → tháng/mùa         von / zu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in / an / auf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┌────┴────┐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>Ở ĐÂU?     ĐI ĐÂU?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│</w:t>
      </w:r>
    </w:p>
    <w:p w:rsidR="005B5AE2" w:rsidRDefault="005B5AE2" w:rsidP="005B5AE2">
      <w:pPr>
        <w:pStyle w:val="HTMLPreformatted"/>
        <w:rPr>
          <w:rStyle w:val="HTMLCode"/>
        </w:rPr>
      </w:pPr>
      <w:r>
        <w:rPr>
          <w:rStyle w:val="HTMLCode"/>
        </w:rPr>
        <w:t xml:space="preserve"> Dativ    Akkusativ</w:t>
      </w:r>
    </w:p>
    <w:p w:rsidR="003A4C75" w:rsidRDefault="003A4C75" w:rsidP="005B5AE2">
      <w:pPr>
        <w:pStyle w:val="HTMLPreformatted"/>
      </w:pPr>
    </w:p>
    <w:p w:rsidR="005B5AE2" w:rsidRPr="003A4C75" w:rsidRDefault="005B5AE2" w:rsidP="003A4C75">
      <w:pPr>
        <w:rPr>
          <w:rStyle w:val="Strong"/>
        </w:rPr>
      </w:pPr>
      <w:r w:rsidRPr="003A4C75">
        <w:rPr>
          <w:rStyle w:val="Strong"/>
        </w:rPr>
        <w:lastRenderedPageBreak/>
        <w:t>Nếu nối với Giai đoạn 3 thì mọi thứ bắt đầu khớp lại: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Ich fahre mit dem Bus.</w:t>
      </w:r>
      <w:r>
        <w:br/>
        <w:t xml:space="preserve">→ </w:t>
      </w:r>
      <w:r>
        <w:rPr>
          <w:rStyle w:val="Emphasis"/>
        </w:rPr>
        <w:t>mit</w:t>
      </w:r>
      <w:r>
        <w:t xml:space="preserve"> bắt buộc </w:t>
      </w:r>
      <w:r>
        <w:rPr>
          <w:rStyle w:val="Strong"/>
          <w:rFonts w:eastAsiaTheme="majorEastAsia"/>
        </w:rPr>
        <w:t>Dativ</w:t>
      </w:r>
      <w:r>
        <w:t xml:space="preserve"> → </w:t>
      </w:r>
      <w:r>
        <w:rPr>
          <w:rStyle w:val="Strong"/>
          <w:rFonts w:eastAsiaTheme="majorEastAsia"/>
        </w:rPr>
        <w:t>dem Bus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Ich gehe in den Supermarkt.</w:t>
      </w:r>
      <w:r>
        <w:br/>
        <w:t xml:space="preserve">→ </w:t>
      </w:r>
      <w:r>
        <w:rPr>
          <w:rStyle w:val="Emphasis"/>
        </w:rPr>
        <w:t>in</w:t>
      </w:r>
      <w:r>
        <w:t xml:space="preserve"> + có hướng đi → </w:t>
      </w:r>
      <w:r>
        <w:rPr>
          <w:rStyle w:val="Strong"/>
          <w:rFonts w:eastAsiaTheme="majorEastAsia"/>
        </w:rPr>
        <w:t>Akkusativ</w:t>
      </w:r>
      <w:r>
        <w:t xml:space="preserve"> → </w:t>
      </w:r>
      <w:r>
        <w:rPr>
          <w:rStyle w:val="Strong"/>
          <w:rFonts w:eastAsiaTheme="majorEastAsia"/>
        </w:rPr>
        <w:t>den Supermarkt</w:t>
      </w:r>
    </w:p>
    <w:p w:rsidR="005B5AE2" w:rsidRDefault="005B5AE2" w:rsidP="005B5AE2">
      <w:pPr>
        <w:pStyle w:val="NormalWeb"/>
      </w:pPr>
      <w:r>
        <w:rPr>
          <w:rStyle w:val="Strong"/>
          <w:rFonts w:eastAsiaTheme="majorEastAsia"/>
        </w:rPr>
        <w:t>Ich bin im Supermarkt.</w:t>
      </w:r>
      <w:r>
        <w:br/>
        <w:t xml:space="preserve">→ </w:t>
      </w:r>
      <w:r>
        <w:rPr>
          <w:rStyle w:val="Emphasis"/>
        </w:rPr>
        <w:t>in</w:t>
      </w:r>
      <w:r>
        <w:t xml:space="preserve"> + vị trí → </w:t>
      </w:r>
      <w:r>
        <w:rPr>
          <w:rStyle w:val="Strong"/>
          <w:rFonts w:eastAsiaTheme="majorEastAsia"/>
        </w:rPr>
        <w:t>Dativ</w:t>
      </w:r>
      <w:r>
        <w:t xml:space="preserve"> → </w:t>
      </w:r>
      <w:r>
        <w:rPr>
          <w:rStyle w:val="Strong"/>
          <w:rFonts w:eastAsiaTheme="majorEastAsia"/>
        </w:rPr>
        <w:t>dem → im</w:t>
      </w:r>
    </w:p>
    <w:p w:rsidR="005B5AE2" w:rsidRDefault="005B5AE2" w:rsidP="005B5AE2">
      <w:pPr>
        <w:pStyle w:val="NormalWeb"/>
      </w:pPr>
      <w:r>
        <w:t xml:space="preserve">Đây chính là lý do mình cho </w:t>
      </w:r>
      <w:r>
        <w:rPr>
          <w:rStyle w:val="Strong"/>
          <w:rFonts w:eastAsiaTheme="majorEastAsia"/>
        </w:rPr>
        <w:t>Giai đoạn 3 (Kasus)</w:t>
      </w:r>
      <w:r>
        <w:t xml:space="preserve"> trước </w:t>
      </w:r>
      <w:r>
        <w:rPr>
          <w:rStyle w:val="Strong"/>
          <w:rFonts w:eastAsiaTheme="majorEastAsia"/>
        </w:rPr>
        <w:t>Giai đoạn 5 (Präpositionen)</w:t>
      </w:r>
      <w:r>
        <w:t xml:space="preserve">: giờ bạn đã có nền để hiểu </w:t>
      </w:r>
      <w:r>
        <w:rPr>
          <w:rStyle w:val="Strong"/>
          <w:rFonts w:eastAsiaTheme="majorEastAsia"/>
        </w:rPr>
        <w:t>tại sao lại là dem / den / der</w:t>
      </w:r>
      <w:r>
        <w:t>, thay vì học thuộc máy móc.</w:t>
      </w:r>
    </w:p>
    <w:p w:rsidR="00036CBB" w:rsidRDefault="00036CBB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036CBB" w:rsidRDefault="00036CBB" w:rsidP="00036CBB">
      <w:pPr>
        <w:pStyle w:val="Heading1"/>
        <w:rPr>
          <w:sz w:val="48"/>
        </w:rPr>
      </w:pPr>
      <w:bookmarkStart w:id="442" w:name="_Toc240230589"/>
      <w:r>
        <w:lastRenderedPageBreak/>
        <w:t>GIAI ĐOẠN 6 — CẤU TRÚC CÂU TIẾNG ĐỨC (Satzbau)</w:t>
      </w:r>
      <w:bookmarkEnd w:id="442"/>
    </w:p>
    <w:p w:rsidR="00036CBB" w:rsidRDefault="00036CBB" w:rsidP="00036CBB">
      <w:pPr>
        <w:pStyle w:val="NormalWeb"/>
      </w:pPr>
      <w:r>
        <w:t xml:space="preserve">Đây là giai đoạn </w:t>
      </w:r>
      <w:r>
        <w:rPr>
          <w:rStyle w:val="Strong"/>
          <w:rFonts w:eastAsiaTheme="majorEastAsia"/>
        </w:rPr>
        <w:t>cực kỳ quan trọng</w:t>
      </w:r>
      <w:r>
        <w:t xml:space="preserve"> vì bạn đã có: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Präsens 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Modalverben 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Trennbare Verben 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Präteritum 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Perfekt 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Nominativ / Akkusativ / Dativ 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nicht / kein </w:t>
      </w:r>
    </w:p>
    <w:p w:rsidR="00036CBB" w:rsidRDefault="00036CBB" w:rsidP="000E1F2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Präpositionen </w:t>
      </w:r>
    </w:p>
    <w:p w:rsidR="00036CBB" w:rsidRDefault="00036CBB" w:rsidP="00036CBB">
      <w:pPr>
        <w:pStyle w:val="NormalWeb"/>
      </w:pPr>
      <w:r>
        <w:t xml:space="preserve">Nhưng nếu </w:t>
      </w:r>
      <w:r>
        <w:rPr>
          <w:rStyle w:val="Strong"/>
          <w:rFonts w:eastAsiaTheme="majorEastAsia"/>
        </w:rPr>
        <w:t>đặt từ sai vị trí</w:t>
      </w:r>
      <w:r>
        <w:t>, câu vẫn sẽ không tự nhiên hoặc sai ngữ pháp.</w:t>
      </w:r>
    </w:p>
    <w:p w:rsidR="00036CBB" w:rsidRDefault="00036CBB" w:rsidP="00036CBB">
      <w:pPr>
        <w:pStyle w:val="NormalWeb"/>
      </w:pPr>
      <w:r>
        <w:t>Giai đoạn 6 sẽ tập trung vào 5 thứ: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6.1 Câu khẳng định</w:t>
      </w:r>
      <w:r>
        <w:br/>
      </w:r>
      <w:r>
        <w:rPr>
          <w:rStyle w:val="Strong"/>
          <w:rFonts w:eastAsiaTheme="majorEastAsia"/>
        </w:rPr>
        <w:t>6.2 Câu hỏi</w:t>
      </w:r>
      <w:r>
        <w:br/>
      </w:r>
      <w:r>
        <w:rPr>
          <w:rStyle w:val="Strong"/>
          <w:rFonts w:eastAsiaTheme="majorEastAsia"/>
        </w:rPr>
        <w:t>6.3 aber / und / oder</w:t>
      </w:r>
      <w:r>
        <w:br/>
      </w:r>
      <w:r>
        <w:rPr>
          <w:rStyle w:val="Strong"/>
          <w:rFonts w:eastAsiaTheme="majorEastAsia"/>
        </w:rPr>
        <w:t>6.4 deshalb</w:t>
      </w:r>
      <w:r>
        <w:br/>
      </w:r>
      <w:r>
        <w:rPr>
          <w:rStyle w:val="Strong"/>
          <w:rFonts w:eastAsiaTheme="majorEastAsia"/>
        </w:rPr>
        <w:t>6.5 weil</w:t>
      </w:r>
    </w:p>
    <w:p w:rsidR="00036CBB" w:rsidRDefault="00036CBB" w:rsidP="00036CBB">
      <w:pPr>
        <w:pStyle w:val="NormalWeb"/>
      </w:pPr>
      <w:r>
        <w:t xml:space="preserve">Trong đó </w:t>
      </w:r>
      <w:r>
        <w:rPr>
          <w:rStyle w:val="Strong"/>
          <w:rFonts w:eastAsiaTheme="majorEastAsia"/>
        </w:rPr>
        <w:t>weil</w:t>
      </w:r>
      <w:r>
        <w:t xml:space="preserve"> và </w:t>
      </w:r>
      <w:r>
        <w:rPr>
          <w:rStyle w:val="Strong"/>
          <w:rFonts w:eastAsiaTheme="majorEastAsia"/>
        </w:rPr>
        <w:t>deshalb</w:t>
      </w:r>
      <w:r>
        <w:t xml:space="preserve"> là hai thứ bạn sẽ dùng rất nhiều khi nói chuyện:</w:t>
      </w:r>
    </w:p>
    <w:p w:rsidR="00036CBB" w:rsidRDefault="00036CBB" w:rsidP="00036CBB">
      <w:pPr>
        <w:pStyle w:val="NormalWeb"/>
      </w:pPr>
      <w:r>
        <w:t xml:space="preserve">Tôi học tiếng Đức </w:t>
      </w:r>
      <w:r>
        <w:rPr>
          <w:rStyle w:val="Strong"/>
          <w:rFonts w:eastAsiaTheme="majorEastAsia"/>
        </w:rPr>
        <w:t>vì</w:t>
      </w:r>
      <w:r>
        <w:t xml:space="preserve"> tôi muốn sang Đức.</w:t>
      </w:r>
      <w:r>
        <w:br/>
        <w:t xml:space="preserve">Tôi mệt, </w:t>
      </w:r>
      <w:r>
        <w:rPr>
          <w:rStyle w:val="Strong"/>
          <w:rFonts w:eastAsiaTheme="majorEastAsia"/>
        </w:rPr>
        <w:t>vì vậy</w:t>
      </w:r>
      <w:r>
        <w:t xml:space="preserve"> tôi về nhà.</w:t>
      </w:r>
    </w:p>
    <w:p w:rsidR="00036CBB" w:rsidRDefault="00B10946" w:rsidP="00036CBB">
      <w:r>
        <w:pict>
          <v:rect id="_x0000_i1046" style="width:0;height:1.5pt" o:hralign="center" o:hrstd="t" o:hr="t" fillcolor="#a0a0a0" stroked="f"/>
        </w:pict>
      </w:r>
    </w:p>
    <w:p w:rsidR="00036CBB" w:rsidRDefault="00036CBB" w:rsidP="00036CBB">
      <w:pPr>
        <w:pStyle w:val="Heading2"/>
      </w:pPr>
      <w:bookmarkStart w:id="443" w:name="_Toc240230590"/>
      <w:r>
        <w:t>6.1 — CÂU KHẲNG ĐỊNH CƠ BẢN</w:t>
      </w:r>
      <w:bookmarkEnd w:id="443"/>
    </w:p>
    <w:p w:rsidR="00036CBB" w:rsidRDefault="00036CBB" w:rsidP="00036CBB">
      <w:pPr>
        <w:pStyle w:val="Heading3"/>
      </w:pPr>
      <w:bookmarkStart w:id="444" w:name="_Toc240109689"/>
      <w:bookmarkStart w:id="445" w:name="_Toc240230591"/>
      <w:r>
        <w:t>1. Công thức quan trọng nhất</w:t>
      </w:r>
      <w:bookmarkEnd w:id="444"/>
      <w:bookmarkEnd w:id="445"/>
    </w:p>
    <w:p w:rsidR="00036CBB" w:rsidRPr="00036CBB" w:rsidRDefault="00036CBB" w:rsidP="00036CBB">
      <w:pPr>
        <w:rPr>
          <w:rStyle w:val="Strong"/>
        </w:rPr>
      </w:pPr>
      <w:r w:rsidRPr="00036CBB">
        <w:rPr>
          <w:rStyle w:val="Strong"/>
        </w:rPr>
        <w:t>Câu bình thường:</w:t>
      </w:r>
    </w:p>
    <w:p w:rsidR="00036CBB" w:rsidRDefault="00036CBB" w:rsidP="00036CBB">
      <w:pPr>
        <w:pStyle w:val="NormalWeb"/>
        <w:jc w:val="center"/>
      </w:pPr>
      <w:r w:rsidRPr="00036CBB">
        <w:rPr>
          <w:rStyle w:val="Strong"/>
          <w:rFonts w:eastAsiaTheme="majorEastAsia"/>
          <w:highlight w:val="yellow"/>
        </w:rPr>
        <w:t>Chủ ngữ + ĐỘNG TỪ ĐÃ CHIA + ...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Ich lerne Deutsch.</w:t>
      </w:r>
      <w:r>
        <w:br/>
        <w:t>Tôi học tiếng Đức.</w:t>
      </w:r>
    </w:p>
    <w:p w:rsidR="00036CBB" w:rsidRDefault="00036CBB" w:rsidP="000E1F2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Ich = chủ ngữ </w:t>
      </w:r>
    </w:p>
    <w:p w:rsidR="00036CBB" w:rsidRDefault="00036CBB" w:rsidP="000E1F2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lerne = động từ đã chia </w:t>
      </w:r>
    </w:p>
    <w:p w:rsidR="00036CBB" w:rsidRDefault="00036CBB" w:rsidP="000E1F2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Deutsch = phần còn lại 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lastRenderedPageBreak/>
        <w:t>Ich kaufe einen Kaffee.</w:t>
      </w:r>
      <w:r>
        <w:br/>
        <w:t>Tôi mua một ly cà phê.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Wir fahren nach Berlin.</w:t>
      </w:r>
      <w:r>
        <w:br/>
        <w:t>Chúng tôi đi Berlin.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Meine Freundin arbeitet heute.</w:t>
      </w:r>
      <w:r>
        <w:br/>
        <w:t>Bạn gái/bạn nữ của tôi hôm nay làm việc.</w:t>
      </w:r>
    </w:p>
    <w:p w:rsidR="00036CBB" w:rsidRDefault="00036CBB" w:rsidP="00036CBB">
      <w:pPr>
        <w:pStyle w:val="Heading3"/>
      </w:pPr>
      <w:bookmarkStart w:id="446" w:name="_Toc240109690"/>
      <w:bookmarkStart w:id="447" w:name="_Toc240230592"/>
      <w:r>
        <w:t>2. Điều quan trọng nhất: ĐỘNG TỪ Ở VỊ TRÍ SỐ 2</w:t>
      </w:r>
      <w:bookmarkEnd w:id="446"/>
      <w:bookmarkEnd w:id="447"/>
    </w:p>
    <w:p w:rsidR="00036CBB" w:rsidRDefault="00036CBB" w:rsidP="00036CBB">
      <w:pPr>
        <w:pStyle w:val="NormalWeb"/>
      </w:pPr>
      <w:r>
        <w:t>Trong câu khẳng định thông thường:</w:t>
      </w:r>
    </w:p>
    <w:p w:rsidR="00036CBB" w:rsidRDefault="00036CBB" w:rsidP="00036CBB">
      <w:pPr>
        <w:pStyle w:val="NormalWeb"/>
        <w:jc w:val="center"/>
      </w:pPr>
      <w:r w:rsidRPr="00036CBB">
        <w:rPr>
          <w:rStyle w:val="Strong"/>
          <w:rFonts w:eastAsiaTheme="majorEastAsia"/>
          <w:highlight w:val="yellow"/>
        </w:rPr>
        <w:t>Động từ đã chia = vị trí số 2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t xml:space="preserve">Ich </w:t>
      </w:r>
      <w:r>
        <w:rPr>
          <w:rStyle w:val="Strong"/>
          <w:rFonts w:eastAsiaTheme="majorEastAsia"/>
        </w:rPr>
        <w:t>lerne</w:t>
      </w:r>
      <w:r>
        <w:t xml:space="preserve"> Deutsch.</w:t>
      </w:r>
    </w:p>
    <w:p w:rsidR="00036CBB" w:rsidRDefault="00036CBB" w:rsidP="000E1F2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Ich </w:t>
      </w:r>
    </w:p>
    <w:p w:rsidR="00036CBB" w:rsidRDefault="00036CBB" w:rsidP="000E1F2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lerne</w:t>
      </w:r>
      <w:r>
        <w:t xml:space="preserve"> </w:t>
      </w:r>
    </w:p>
    <w:p w:rsidR="00036CBB" w:rsidRDefault="00036CBB" w:rsidP="000E1F2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Deutsch </w:t>
      </w:r>
    </w:p>
    <w:p w:rsidR="00036CBB" w:rsidRDefault="00B10946" w:rsidP="00036CBB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036CBB" w:rsidRDefault="00036CBB" w:rsidP="00036CBB">
      <w:pPr>
        <w:pStyle w:val="NormalWeb"/>
      </w:pPr>
      <w:r>
        <w:t xml:space="preserve">Nhưng "vị trí số 2" </w:t>
      </w:r>
      <w:r>
        <w:rPr>
          <w:rStyle w:val="Strong"/>
          <w:rFonts w:eastAsiaTheme="majorEastAsia"/>
        </w:rPr>
        <w:t>không có nghĩa là từ thứ hai</w:t>
      </w:r>
      <w:r>
        <w:t>.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Heute</w:t>
      </w:r>
      <w:r>
        <w:t xml:space="preserve"> lerne ich Deutsch.</w:t>
      </w:r>
    </w:p>
    <w:p w:rsidR="00036CBB" w:rsidRDefault="00036CBB" w:rsidP="000E1F2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Heute = vị trí 1 </w:t>
      </w:r>
    </w:p>
    <w:p w:rsidR="00036CBB" w:rsidRDefault="00036CBB" w:rsidP="000E1F2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lerne</w:t>
      </w:r>
      <w:r>
        <w:t xml:space="preserve"> = vị trí 2 </w:t>
      </w:r>
    </w:p>
    <w:p w:rsidR="00036CBB" w:rsidRDefault="00036CBB" w:rsidP="000E1F2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ich </w:t>
      </w:r>
    </w:p>
    <w:p w:rsidR="00036CBB" w:rsidRDefault="00036CBB" w:rsidP="000E1F2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Deutsch </w:t>
      </w:r>
    </w:p>
    <w:p w:rsidR="00036CBB" w:rsidRDefault="00036CBB" w:rsidP="00036CBB">
      <w:pPr>
        <w:pStyle w:val="NormalWeb"/>
      </w:pPr>
      <w:r>
        <w:t>→ Động từ vẫn ở vị trí 2.</w:t>
      </w:r>
    </w:p>
    <w:p w:rsidR="00036CBB" w:rsidRDefault="00036CBB" w:rsidP="00036CBB">
      <w:pPr>
        <w:pStyle w:val="Heading3"/>
      </w:pPr>
      <w:bookmarkStart w:id="448" w:name="_Toc240109691"/>
      <w:bookmarkStart w:id="449" w:name="_Toc240230593"/>
      <w:r>
        <w:t>3. ĐỔI THỨ TỰ MÀ KHÔNG ĐỔI VỊ TRÍ ĐỘNG TỪ</w:t>
      </w:r>
      <w:bookmarkEnd w:id="448"/>
      <w:bookmarkEnd w:id="449"/>
    </w:p>
    <w:p w:rsidR="00036CBB" w:rsidRDefault="00036CBB" w:rsidP="00036CBB">
      <w:pPr>
        <w:pStyle w:val="NormalWeb"/>
      </w:pPr>
      <w:r>
        <w:t>Bạn có thể đưa thời gian lên đầu: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Heute lerne ich Deutsch.</w:t>
      </w:r>
      <w:r>
        <w:br/>
        <w:t>Hôm nay tôi học tiếng Đức.</w:t>
      </w:r>
    </w:p>
    <w:p w:rsidR="00036CBB" w:rsidRDefault="00036CBB" w:rsidP="00036CBB">
      <w:pPr>
        <w:pStyle w:val="NormalWeb"/>
      </w:pPr>
      <w:r>
        <w:t>Hoặc: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lastRenderedPageBreak/>
        <w:t>Morgen arbeite ich.</w:t>
      </w:r>
      <w:r>
        <w:br/>
        <w:t>Ngày mai tôi làm việc.</w:t>
      </w:r>
    </w:p>
    <w:p w:rsidR="00036CBB" w:rsidRDefault="00036CBB" w:rsidP="00036CBB">
      <w:pPr>
        <w:pStyle w:val="NormalWeb"/>
      </w:pPr>
      <w:r>
        <w:t>Hoặc: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Am Montag habe ich Deutschkurs.</w:t>
      </w:r>
      <w:r>
        <w:br/>
        <w:t>Thứ Hai tôi có lớp tiếng Đức.</w:t>
      </w:r>
    </w:p>
    <w:p w:rsidR="00036CBB" w:rsidRDefault="00036CBB" w:rsidP="00036CBB">
      <w:pPr>
        <w:pStyle w:val="NormalWeb"/>
      </w:pPr>
      <w:r>
        <w:t>Điểm chung: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Heute LERNE ich...</w:t>
      </w:r>
      <w:r>
        <w:br/>
      </w:r>
      <w:r>
        <w:rPr>
          <w:rStyle w:val="Strong"/>
          <w:rFonts w:eastAsiaTheme="majorEastAsia"/>
        </w:rPr>
        <w:t>Morgen ARBEITE ich...</w:t>
      </w:r>
      <w:r>
        <w:br/>
      </w:r>
      <w:r>
        <w:rPr>
          <w:rStyle w:val="Strong"/>
          <w:rFonts w:eastAsiaTheme="majorEastAsia"/>
        </w:rPr>
        <w:t>Am Montag HABE ich...</w:t>
      </w:r>
    </w:p>
    <w:p w:rsidR="00036CBB" w:rsidRDefault="00036CBB" w:rsidP="00036CBB">
      <w:pPr>
        <w:pStyle w:val="NormalWeb"/>
      </w:pPr>
      <w:r>
        <w:t xml:space="preserve">Động từ vẫn ở </w:t>
      </w:r>
      <w:r>
        <w:rPr>
          <w:rStyle w:val="Strong"/>
          <w:rFonts w:eastAsiaTheme="majorEastAsia"/>
        </w:rPr>
        <w:t>vị trí 2</w:t>
      </w:r>
      <w:r>
        <w:t>.</w:t>
      </w:r>
    </w:p>
    <w:p w:rsidR="00036CBB" w:rsidRDefault="00036CBB" w:rsidP="00036CBB">
      <w:pPr>
        <w:pStyle w:val="Heading3"/>
      </w:pPr>
      <w:bookmarkStart w:id="450" w:name="_Toc240109692"/>
      <w:bookmarkStart w:id="451" w:name="_Toc240230594"/>
      <w:r>
        <w:t>4. CỰC KỲ QUAN TRỌNG VỚI NGƯỜI MỚI HỌC</w:t>
      </w:r>
      <w:bookmarkEnd w:id="450"/>
      <w:bookmarkEnd w:id="451"/>
    </w:p>
    <w:p w:rsidR="00036CBB" w:rsidRDefault="00036CBB" w:rsidP="00036CBB">
      <w:pPr>
        <w:pStyle w:val="NormalWeb"/>
      </w:pPr>
      <w:r>
        <w:t>Đừng suy nghĩ:</w:t>
      </w:r>
    </w:p>
    <w:p w:rsidR="00036CBB" w:rsidRDefault="00036CBB" w:rsidP="00036CBB">
      <w:pPr>
        <w:pStyle w:val="NormalWeb"/>
      </w:pPr>
      <w:r>
        <w:t>"Sau trạng từ phải là chủ ngữ."</w:t>
      </w:r>
    </w:p>
    <w:p w:rsidR="00036CBB" w:rsidRDefault="00036CBB" w:rsidP="00036CBB">
      <w:pPr>
        <w:pStyle w:val="NormalWeb"/>
      </w:pPr>
      <w:r>
        <w:t>Hãy suy nghĩ:</w:t>
      </w:r>
    </w:p>
    <w:p w:rsidR="00036CBB" w:rsidRDefault="00036CBB" w:rsidP="00036CBB">
      <w:pPr>
        <w:pStyle w:val="NormalWeb"/>
        <w:jc w:val="center"/>
      </w:pPr>
      <w:r>
        <w:rPr>
          <w:rStyle w:val="Strong"/>
          <w:rFonts w:eastAsiaTheme="majorEastAsia"/>
        </w:rPr>
        <w:t>"Động từ phải đứng vị trí 2."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Heute ich lerne Deutsch.</w:t>
      </w:r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Heute lerne ich Deutsch.</w:t>
      </w:r>
    </w:p>
    <w:p w:rsidR="00036CBB" w:rsidRDefault="00036CBB" w:rsidP="00036CBB"/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Morgen ich fahre nach Berlin.</w:t>
      </w:r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Morgen fahre ich nach Berlin.</w:t>
      </w:r>
    </w:p>
    <w:p w:rsidR="00036CBB" w:rsidRDefault="00036CBB" w:rsidP="00036CBB"/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Am Samstag wir arbeiten.</w:t>
      </w:r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Am Samstag arbeiten wir.</w:t>
      </w:r>
    </w:p>
    <w:p w:rsidR="00036CBB" w:rsidRDefault="00036CBB" w:rsidP="00036CBB"/>
    <w:p w:rsidR="00036CBB" w:rsidRDefault="00036CBB" w:rsidP="00036CBB">
      <w:pPr>
        <w:pStyle w:val="Heading3"/>
      </w:pPr>
      <w:bookmarkStart w:id="452" w:name="_Toc240109693"/>
      <w:bookmarkStart w:id="453" w:name="_Toc240230595"/>
      <w:r>
        <w:lastRenderedPageBreak/>
        <w:t>5. CÂU CÓ NHIỀU THÀNH PHẦN</w:t>
      </w:r>
      <w:bookmarkEnd w:id="452"/>
      <w:bookmarkEnd w:id="453"/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  <w:jc w:val="center"/>
      </w:pPr>
      <w:r>
        <w:rPr>
          <w:rStyle w:val="Strong"/>
          <w:rFonts w:eastAsiaTheme="majorEastAsia"/>
        </w:rPr>
        <w:t>Ich lerne heute Deutsch zu Hause.</w:t>
      </w:r>
    </w:p>
    <w:p w:rsidR="00036CBB" w:rsidRDefault="00036CBB" w:rsidP="00036CBB">
      <w:pPr>
        <w:pStyle w:val="NormalWeb"/>
      </w:pPr>
      <w:r>
        <w:t>= Hôm nay tôi học tiếng Đức ở nhà.</w:t>
      </w:r>
    </w:p>
    <w:p w:rsidR="00036CBB" w:rsidRDefault="00036CBB" w:rsidP="00036CBB">
      <w:pPr>
        <w:pStyle w:val="NormalWeb"/>
      </w:pPr>
      <w:r>
        <w:t>Bạn có: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Ich</w:t>
      </w:r>
      <w:r>
        <w:t xml:space="preserve"> → ai?</w:t>
      </w:r>
      <w:r>
        <w:br/>
      </w:r>
      <w:r>
        <w:rPr>
          <w:rStyle w:val="Strong"/>
          <w:rFonts w:eastAsiaTheme="majorEastAsia"/>
        </w:rPr>
        <w:t>lerne</w:t>
      </w:r>
      <w:r>
        <w:t xml:space="preserve"> → làm gì?</w:t>
      </w:r>
      <w:r>
        <w:br/>
      </w:r>
      <w:r>
        <w:rPr>
          <w:rStyle w:val="Strong"/>
          <w:rFonts w:eastAsiaTheme="majorEastAsia"/>
        </w:rPr>
        <w:t>heute</w:t>
      </w:r>
      <w:r>
        <w:t xml:space="preserve"> → khi nào?</w:t>
      </w:r>
      <w:r>
        <w:br/>
      </w:r>
      <w:r>
        <w:rPr>
          <w:rStyle w:val="Strong"/>
          <w:rFonts w:eastAsiaTheme="majorEastAsia"/>
        </w:rPr>
        <w:t>Deutsch</w:t>
      </w:r>
      <w:r>
        <w:t xml:space="preserve"> → cái gì?</w:t>
      </w:r>
      <w:r>
        <w:br/>
      </w:r>
      <w:r>
        <w:rPr>
          <w:rStyle w:val="Strong"/>
          <w:rFonts w:eastAsiaTheme="majorEastAsia"/>
        </w:rPr>
        <w:t>zu Hause</w:t>
      </w:r>
      <w:r>
        <w:t xml:space="preserve"> → ở đâu?</w:t>
      </w:r>
    </w:p>
    <w:p w:rsidR="00036CBB" w:rsidRDefault="00036CBB" w:rsidP="00036CBB">
      <w:pPr>
        <w:pStyle w:val="NormalWeb"/>
      </w:pPr>
      <w:r>
        <w:t>Ở A1, bạn có thể dùng cấu trúc đơn giản:</w:t>
      </w:r>
    </w:p>
    <w:p w:rsidR="00036CBB" w:rsidRDefault="00036CBB" w:rsidP="00036CBB">
      <w:pPr>
        <w:pStyle w:val="NormalWeb"/>
        <w:jc w:val="center"/>
      </w:pPr>
      <w:r w:rsidRPr="00036CBB">
        <w:rPr>
          <w:rStyle w:val="Strong"/>
          <w:rFonts w:eastAsiaTheme="majorEastAsia"/>
          <w:highlight w:val="yellow"/>
        </w:rPr>
        <w:t>Chủ ngữ + động từ + thời gian + đối tượng + nơi chốn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t xml:space="preserve">Ich lerne </w:t>
      </w:r>
      <w:r>
        <w:rPr>
          <w:rStyle w:val="Strong"/>
          <w:rFonts w:eastAsiaTheme="majorEastAsia"/>
        </w:rPr>
        <w:t>heute Deutsch zu Hause</w:t>
      </w:r>
      <w:r>
        <w:t>.</w:t>
      </w:r>
    </w:p>
    <w:p w:rsidR="00036CBB" w:rsidRDefault="00036CBB" w:rsidP="00036CBB">
      <w:pPr>
        <w:pStyle w:val="Heading3"/>
      </w:pPr>
      <w:bookmarkStart w:id="454" w:name="_Toc240109694"/>
      <w:bookmarkStart w:id="455" w:name="_Toc240230596"/>
      <w:r>
        <w:t>6. Nhưng đừng quá ám ảnh thứ tự</w:t>
      </w:r>
      <w:bookmarkEnd w:id="454"/>
      <w:bookmarkEnd w:id="455"/>
    </w:p>
    <w:p w:rsidR="00036CBB" w:rsidRDefault="00036CBB" w:rsidP="00036CBB">
      <w:pPr>
        <w:pStyle w:val="NormalWeb"/>
      </w:pPr>
      <w:r>
        <w:t>Ở A1, ưu tiên số 1 là:</w:t>
      </w:r>
    </w:p>
    <w:p w:rsidR="00036CBB" w:rsidRDefault="00036CBB" w:rsidP="00036CBB">
      <w:pPr>
        <w:pStyle w:val="NormalWeb"/>
        <w:jc w:val="center"/>
      </w:pPr>
      <w:r>
        <w:rPr>
          <w:rStyle w:val="Strong"/>
          <w:rFonts w:eastAsiaTheme="majorEastAsia"/>
        </w:rPr>
        <w:t>ĐỘNG TỪ ĐÃ CHIA Ở VỊ TRÍ 2</w:t>
      </w:r>
    </w:p>
    <w:p w:rsidR="00036CBB" w:rsidRDefault="00036CBB" w:rsidP="00036CBB">
      <w:pPr>
        <w:pStyle w:val="NormalWeb"/>
      </w:pPr>
      <w:r>
        <w:t>Sau đó mới dần học cách sắp xếp thời gian, địa điểm, đối tượng tự nhiên hơn.</w:t>
      </w:r>
    </w:p>
    <w:p w:rsidR="00036CBB" w:rsidRDefault="00036CBB" w:rsidP="00036CBB">
      <w:pPr>
        <w:pStyle w:val="Heading2"/>
      </w:pPr>
      <w:bookmarkStart w:id="456" w:name="_Toc240230597"/>
      <w:r>
        <w:t>6.2 — CÂU HỎI</w:t>
      </w:r>
      <w:bookmarkEnd w:id="456"/>
    </w:p>
    <w:p w:rsidR="00036CBB" w:rsidRDefault="00036CBB" w:rsidP="00036CBB">
      <w:r>
        <w:t>Có 2 loại chính:</w:t>
      </w:r>
    </w:p>
    <w:p w:rsidR="00036CBB" w:rsidRPr="00036CBB" w:rsidRDefault="00036CBB" w:rsidP="00036CBB">
      <w:pPr>
        <w:jc w:val="center"/>
        <w:rPr>
          <w:b/>
        </w:rPr>
      </w:pPr>
      <w:r w:rsidRPr="00036CBB">
        <w:rPr>
          <w:rFonts w:ascii="Segoe UI Symbol" w:hAnsi="Segoe UI Symbol" w:cs="Segoe UI Symbol"/>
          <w:b/>
        </w:rPr>
        <w:t>❓</w:t>
      </w:r>
      <w:r w:rsidRPr="00036CBB">
        <w:rPr>
          <w:b/>
        </w:rPr>
        <w:t xml:space="preserve"> Ja/Nein-Frage</w:t>
      </w:r>
    </w:p>
    <w:p w:rsidR="00036CBB" w:rsidRDefault="00036CBB" w:rsidP="00036CBB">
      <w:r>
        <w:t>Câu hỏi trả lời:</w:t>
      </w:r>
    </w:p>
    <w:p w:rsidR="00036CBB" w:rsidRDefault="00036CBB" w:rsidP="00036CBB">
      <w:r>
        <w:t>Ja / Nein</w:t>
      </w:r>
    </w:p>
    <w:p w:rsidR="00036CBB" w:rsidRPr="00036CBB" w:rsidRDefault="00036CBB" w:rsidP="00036CBB">
      <w:pPr>
        <w:jc w:val="center"/>
        <w:rPr>
          <w:b/>
        </w:rPr>
      </w:pPr>
      <w:r w:rsidRPr="00036CBB">
        <w:rPr>
          <w:rFonts w:ascii="Segoe UI Symbol" w:hAnsi="Segoe UI Symbol" w:cs="Segoe UI Symbol"/>
          <w:b/>
        </w:rPr>
        <w:t>❓</w:t>
      </w:r>
      <w:r w:rsidRPr="00036CBB">
        <w:rPr>
          <w:b/>
        </w:rPr>
        <w:t xml:space="preserve"> W-Frage</w:t>
      </w:r>
    </w:p>
    <w:p w:rsidR="00036CBB" w:rsidRDefault="00036CBB" w:rsidP="00036CBB">
      <w:r>
        <w:t>Câu hỏi bắt đầu bằng:</w:t>
      </w:r>
    </w:p>
    <w:p w:rsidR="00036CBB" w:rsidRDefault="00036CBB" w:rsidP="00036CBB">
      <w:r>
        <w:t>wer, was, wo, wann, warum, wie...</w:t>
      </w:r>
    </w:p>
    <w:p w:rsidR="00036CBB" w:rsidRDefault="00036CBB" w:rsidP="00036CBB">
      <w:pPr>
        <w:pStyle w:val="Heading3"/>
      </w:pPr>
      <w:bookmarkStart w:id="457" w:name="_Toc240109696"/>
      <w:bookmarkStart w:id="458" w:name="_Toc240230598"/>
      <w:r>
        <w:lastRenderedPageBreak/>
        <w:t>7. CÂU HỎI YES/NO</w:t>
      </w:r>
      <w:bookmarkEnd w:id="457"/>
      <w:bookmarkEnd w:id="458"/>
    </w:p>
    <w:p w:rsidR="00036CBB" w:rsidRPr="00036CBB" w:rsidRDefault="00036CBB" w:rsidP="00036CBB">
      <w:pPr>
        <w:rPr>
          <w:rStyle w:val="Strong"/>
        </w:rPr>
      </w:pPr>
      <w:r w:rsidRPr="00036CBB">
        <w:rPr>
          <w:rStyle w:val="Strong"/>
        </w:rPr>
        <w:t>Công thức</w:t>
      </w:r>
    </w:p>
    <w:p w:rsidR="00036CBB" w:rsidRDefault="00036CBB" w:rsidP="00036CBB">
      <w:pPr>
        <w:pStyle w:val="NormalWeb"/>
        <w:jc w:val="center"/>
      </w:pPr>
      <w:r w:rsidRPr="00036CBB">
        <w:rPr>
          <w:rStyle w:val="Strong"/>
          <w:rFonts w:eastAsiaTheme="majorEastAsia"/>
          <w:highlight w:val="yellow"/>
        </w:rPr>
        <w:t>Động từ + chủ ngữ + ...?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Lernst du Deutsch?</w:t>
      </w:r>
      <w:r>
        <w:br/>
        <w:t>Bạn có học tiếng Đức không?</w:t>
      </w:r>
    </w:p>
    <w:p w:rsidR="00036CBB" w:rsidRDefault="00036CBB" w:rsidP="00036CBB"/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Arbeitest du heute?</w:t>
      </w:r>
      <w:r>
        <w:br/>
        <w:t>Hôm nay bạn có làm việc không?</w:t>
      </w:r>
    </w:p>
    <w:p w:rsidR="00036CBB" w:rsidRDefault="00036CBB" w:rsidP="00036CBB"/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Hast du Zeit?</w:t>
      </w:r>
      <w:r>
        <w:br/>
        <w:t>Bạn có thời gian không?</w:t>
      </w:r>
    </w:p>
    <w:p w:rsidR="00036CBB" w:rsidRDefault="00036CBB" w:rsidP="00036CBB"/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Bist du müde?</w:t>
      </w:r>
      <w:r>
        <w:br/>
        <w:t>Bạn mệt à?</w:t>
      </w:r>
    </w:p>
    <w:p w:rsidR="00036CBB" w:rsidRPr="00036CBB" w:rsidRDefault="00036CBB" w:rsidP="00036CBB">
      <w:pPr>
        <w:rPr>
          <w:rStyle w:val="Strong"/>
        </w:rPr>
      </w:pPr>
      <w:r w:rsidRPr="00036CBB">
        <w:rPr>
          <w:rStyle w:val="Strong"/>
        </w:rPr>
        <w:t>So sánh:</w:t>
      </w:r>
    </w:p>
    <w:p w:rsidR="00036CBB" w:rsidRDefault="00036CBB" w:rsidP="00036CBB">
      <w:pPr>
        <w:pStyle w:val="NormalWeb"/>
      </w:pPr>
      <w:r>
        <w:t>Câu thường:</w:t>
      </w:r>
    </w:p>
    <w:p w:rsidR="00036CBB" w:rsidRDefault="00036CBB" w:rsidP="00036CBB">
      <w:pPr>
        <w:pStyle w:val="NormalWeb"/>
        <w:jc w:val="center"/>
      </w:pPr>
      <w:r>
        <w:rPr>
          <w:rStyle w:val="Strong"/>
          <w:rFonts w:eastAsiaTheme="majorEastAsia"/>
        </w:rPr>
        <w:t>Du lernst Deutsch.</w:t>
      </w:r>
    </w:p>
    <w:p w:rsidR="00036CBB" w:rsidRDefault="00036CBB" w:rsidP="00036CBB">
      <w:pPr>
        <w:pStyle w:val="NormalWeb"/>
      </w:pPr>
      <w:r>
        <w:t>Câu hỏi:</w:t>
      </w:r>
    </w:p>
    <w:p w:rsidR="00036CBB" w:rsidRDefault="00036CBB" w:rsidP="00036CBB">
      <w:pPr>
        <w:pStyle w:val="NormalWeb"/>
        <w:jc w:val="center"/>
      </w:pPr>
      <w:r>
        <w:rPr>
          <w:rStyle w:val="Strong"/>
          <w:rFonts w:eastAsiaTheme="majorEastAsia"/>
        </w:rPr>
        <w:t>Lernst du Deutsch?</w:t>
      </w:r>
    </w:p>
    <w:p w:rsidR="00036CBB" w:rsidRDefault="00036CBB" w:rsidP="00036CBB">
      <w:pPr>
        <w:pStyle w:val="NormalWeb"/>
      </w:pPr>
      <w:r w:rsidRPr="00036CBB">
        <w:rPr>
          <w:highlight w:val="yellow"/>
        </w:rPr>
        <w:t>Chỉ cần đưa động từ lên đầu.</w:t>
      </w:r>
    </w:p>
    <w:p w:rsidR="00036CBB" w:rsidRDefault="00036CBB" w:rsidP="00036CBB">
      <w:pPr>
        <w:pStyle w:val="Heading3"/>
      </w:pPr>
      <w:bookmarkStart w:id="459" w:name="_Toc240109697"/>
      <w:bookmarkStart w:id="460" w:name="_Toc240230599"/>
      <w:r>
        <w:t>8. CÂU HỎI VỚI MODALVERB</w:t>
      </w:r>
      <w:bookmarkEnd w:id="459"/>
      <w:bookmarkEnd w:id="460"/>
    </w:p>
    <w:p w:rsidR="00036CBB" w:rsidRDefault="00036CBB" w:rsidP="00036CBB">
      <w:pPr>
        <w:pStyle w:val="NormalWeb"/>
      </w:pPr>
      <w:r>
        <w:t>Nhớ Giai đoạn 1:</w:t>
      </w:r>
    </w:p>
    <w:p w:rsidR="00036CBB" w:rsidRDefault="00036CBB" w:rsidP="00036CBB">
      <w:pPr>
        <w:pStyle w:val="NormalWeb"/>
      </w:pPr>
      <w:r>
        <w:t xml:space="preserve">Ich </w:t>
      </w:r>
      <w:r>
        <w:rPr>
          <w:rStyle w:val="Strong"/>
          <w:rFonts w:eastAsiaTheme="majorEastAsia"/>
        </w:rPr>
        <w:t>muss</w:t>
      </w:r>
      <w:r>
        <w:t xml:space="preserve"> heute arbeiten.</w:t>
      </w:r>
    </w:p>
    <w:p w:rsidR="00036CBB" w:rsidRDefault="00036CBB" w:rsidP="00036CBB">
      <w:pPr>
        <w:pStyle w:val="NormalWeb"/>
      </w:pPr>
      <w:r>
        <w:t>Câu hỏi: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lastRenderedPageBreak/>
        <w:t>Musst du heute arbeiten?</w:t>
      </w:r>
    </w:p>
    <w:p w:rsidR="00036CBB" w:rsidRDefault="00036CBB" w:rsidP="00036CBB"/>
    <w:p w:rsidR="00036CBB" w:rsidRDefault="00036CBB" w:rsidP="00036CBB">
      <w:pPr>
        <w:pStyle w:val="NormalWeb"/>
      </w:pPr>
      <w:r>
        <w:t>Du kannst Deutsch sprechen.</w:t>
      </w:r>
    </w:p>
    <w:p w:rsidR="00036CBB" w:rsidRDefault="00036CBB" w:rsidP="00036CBB">
      <w:pPr>
        <w:pStyle w:val="NormalWeb"/>
      </w:pPr>
      <w:r>
        <w:t>→</w:t>
      </w:r>
      <w:r>
        <w:rPr>
          <w:rStyle w:val="Strong"/>
          <w:rFonts w:eastAsiaTheme="majorEastAsia"/>
        </w:rPr>
        <w:t>Kannst du Deutsch sprechen?</w:t>
      </w:r>
    </w:p>
    <w:p w:rsidR="00036CBB" w:rsidRDefault="00036CBB" w:rsidP="00036CBB"/>
    <w:p w:rsidR="00036CBB" w:rsidRDefault="00036CBB" w:rsidP="00036CBB">
      <w:pPr>
        <w:pStyle w:val="NormalWeb"/>
      </w:pPr>
      <w:r>
        <w:t>Du willst nach Deutschland fahren.</w:t>
      </w:r>
    </w:p>
    <w:p w:rsidR="00036CBB" w:rsidRDefault="00036CBB" w:rsidP="00036CBB">
      <w:pPr>
        <w:pStyle w:val="NormalWeb"/>
      </w:pPr>
      <w:r>
        <w:t>→</w:t>
      </w:r>
      <w:r>
        <w:rPr>
          <w:rStyle w:val="Strong"/>
          <w:rFonts w:eastAsiaTheme="majorEastAsia"/>
        </w:rPr>
        <w:t>Willst du nach Deutschland fahren?</w:t>
      </w:r>
    </w:p>
    <w:p w:rsidR="00036CBB" w:rsidRDefault="00036CBB" w:rsidP="00036CBB">
      <w:pPr>
        <w:pStyle w:val="NormalWeb"/>
      </w:pPr>
      <w:r w:rsidRPr="00036CBB">
        <w:rPr>
          <w:highlight w:val="yellow"/>
        </w:rPr>
        <w:t>Modalverb lên đầu, động từ chính vẫn ở cuối.</w:t>
      </w:r>
    </w:p>
    <w:p w:rsidR="00036CBB" w:rsidRDefault="00036CBB" w:rsidP="00036CBB">
      <w:pPr>
        <w:pStyle w:val="Heading3"/>
      </w:pPr>
      <w:bookmarkStart w:id="461" w:name="_Toc240109698"/>
      <w:bookmarkStart w:id="462" w:name="_Toc240230600"/>
      <w:r>
        <w:t>9. CÂU HỎI W-FRAGE</w:t>
      </w:r>
      <w:bookmarkEnd w:id="461"/>
      <w:bookmarkEnd w:id="462"/>
    </w:p>
    <w:p w:rsidR="00036CBB" w:rsidRPr="00036CBB" w:rsidRDefault="00036CBB" w:rsidP="00036CBB">
      <w:pPr>
        <w:rPr>
          <w:b/>
        </w:rPr>
      </w:pPr>
      <w:r w:rsidRPr="00036CBB">
        <w:rPr>
          <w:b/>
        </w:rPr>
        <w:t>Công thức</w:t>
      </w:r>
    </w:p>
    <w:p w:rsidR="00036CBB" w:rsidRDefault="00036CBB" w:rsidP="00036CBB">
      <w:pPr>
        <w:jc w:val="center"/>
      </w:pPr>
      <w:r w:rsidRPr="00036CBB">
        <w:rPr>
          <w:rStyle w:val="Strong"/>
          <w:highlight w:val="yellow"/>
        </w:rPr>
        <w:t>W-Wort + động từ + chủ ngữ + ...?</w:t>
      </w:r>
    </w:p>
    <w:p w:rsidR="00036CBB" w:rsidRDefault="00036CBB" w:rsidP="00036CBB">
      <w:r>
        <w:t>Ví dụ:</w:t>
      </w:r>
    </w:p>
    <w:p w:rsidR="00036CBB" w:rsidRDefault="00036CBB" w:rsidP="00036CBB">
      <w:r>
        <w:rPr>
          <w:rStyle w:val="Strong"/>
        </w:rPr>
        <w:t>Wo wohnst du?</w:t>
      </w:r>
      <w:r>
        <w:br/>
        <w:t>Bạn sống ở đâu?</w:t>
      </w:r>
    </w:p>
    <w:p w:rsidR="00036CBB" w:rsidRDefault="00036CBB" w:rsidP="00036CBB">
      <w:r>
        <w:rPr>
          <w:rStyle w:val="Strong"/>
        </w:rPr>
        <w:t>Was machst du?</w:t>
      </w:r>
      <w:r>
        <w:br/>
        <w:t>Bạn làm gì?</w:t>
      </w:r>
    </w:p>
    <w:p w:rsidR="00036CBB" w:rsidRDefault="00036CBB" w:rsidP="00036CBB">
      <w:r>
        <w:rPr>
          <w:rStyle w:val="Strong"/>
        </w:rPr>
        <w:t>Wann arbeitest du?</w:t>
      </w:r>
      <w:r>
        <w:br/>
        <w:t>Bạn làm việc khi nào?</w:t>
      </w:r>
    </w:p>
    <w:p w:rsidR="00036CBB" w:rsidRDefault="00036CBB" w:rsidP="00036CBB">
      <w:r>
        <w:rPr>
          <w:rStyle w:val="Strong"/>
        </w:rPr>
        <w:t>Warum lernst du Deutsch?</w:t>
      </w:r>
      <w:r>
        <w:br/>
        <w:t>Tại sao bạn học tiếng Đức?</w:t>
      </w:r>
    </w:p>
    <w:p w:rsidR="00036CBB" w:rsidRDefault="00036CBB" w:rsidP="00036CBB">
      <w:r>
        <w:rPr>
          <w:rStyle w:val="Strong"/>
        </w:rPr>
        <w:t>Wie geht es dir?</w:t>
      </w:r>
      <w:r>
        <w:br/>
        <w:t>Bạn khỏe không / Bạn thế nào?</w:t>
      </w:r>
    </w:p>
    <w:p w:rsidR="00036CBB" w:rsidRDefault="00036CBB" w:rsidP="00036CBB"/>
    <w:p w:rsidR="00036CBB" w:rsidRDefault="00036CBB" w:rsidP="00036CBB"/>
    <w:p w:rsidR="00036CBB" w:rsidRDefault="00036CBB" w:rsidP="00036CBB"/>
    <w:p w:rsidR="00036CBB" w:rsidRDefault="00036CBB" w:rsidP="00036CBB"/>
    <w:p w:rsidR="00036CBB" w:rsidRDefault="00036CBB" w:rsidP="00036CBB"/>
    <w:p w:rsidR="00036CBB" w:rsidRDefault="00036CBB" w:rsidP="00036CBB"/>
    <w:p w:rsidR="00036CBB" w:rsidRDefault="00036CBB" w:rsidP="00036CBB">
      <w:pPr>
        <w:pStyle w:val="Heading3"/>
      </w:pPr>
      <w:bookmarkStart w:id="463" w:name="_Toc240109699"/>
      <w:bookmarkStart w:id="464" w:name="_Toc240230601"/>
      <w:r>
        <w:lastRenderedPageBreak/>
        <w:t>10. BẢNG W-FRAGE</w:t>
      </w:r>
      <w:bookmarkEnd w:id="463"/>
      <w:bookmarkEnd w:id="464"/>
    </w:p>
    <w:tbl>
      <w:tblPr>
        <w:tblW w:w="0" w:type="auto"/>
        <w:tblCellSpacing w:w="15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977"/>
      </w:tblGrid>
      <w:tr w:rsidR="00036CBB" w:rsidTr="00036CB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Từ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wer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ai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was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cái gì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wo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ở đâu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wohin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đi đâu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woher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từ đâu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wann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khi nào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warum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tại sao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wie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như thế nào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wie viel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bao nhiêu</w:t>
            </w:r>
          </w:p>
        </w:tc>
      </w:tr>
      <w:tr w:rsidR="00036CBB" w:rsidTr="00036CB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036CBB" w:rsidRDefault="00036CBB">
            <w:r>
              <w:rPr>
                <w:rStyle w:val="Strong"/>
              </w:rPr>
              <w:t>wie lange</w:t>
            </w:r>
          </w:p>
        </w:tc>
        <w:tc>
          <w:tcPr>
            <w:tcW w:w="2932" w:type="dxa"/>
            <w:vAlign w:val="center"/>
            <w:hideMark/>
          </w:tcPr>
          <w:p w:rsidR="00036CBB" w:rsidRDefault="00036CBB">
            <w:r>
              <w:t>bao lâu</w:t>
            </w:r>
          </w:p>
        </w:tc>
      </w:tr>
    </w:tbl>
    <w:p w:rsidR="00036CBB" w:rsidRDefault="00036CBB" w:rsidP="00036CBB"/>
    <w:p w:rsidR="00036CBB" w:rsidRDefault="00036CBB" w:rsidP="00036CBB">
      <w:pPr>
        <w:pStyle w:val="Heading3"/>
      </w:pPr>
      <w:bookmarkStart w:id="465" w:name="_Toc240109700"/>
      <w:bookmarkStart w:id="466" w:name="_Toc240230602"/>
      <w:r>
        <w:t>11. WO — WOHIN — WOHER</w:t>
      </w:r>
      <w:bookmarkEnd w:id="465"/>
      <w:bookmarkEnd w:id="466"/>
    </w:p>
    <w:p w:rsidR="00036CBB" w:rsidRDefault="00036CBB" w:rsidP="00036CBB">
      <w:pPr>
        <w:pStyle w:val="NormalWeb"/>
      </w:pPr>
      <w:r>
        <w:t>Ba từ này cực kỳ đáng học kỹ.</w:t>
      </w:r>
    </w:p>
    <w:p w:rsidR="00036CBB" w:rsidRPr="00196ABC" w:rsidRDefault="00036CBB" w:rsidP="00196ABC">
      <w:pPr>
        <w:jc w:val="center"/>
        <w:rPr>
          <w:rStyle w:val="Strong"/>
        </w:rPr>
      </w:pPr>
      <w:r w:rsidRPr="00196ABC">
        <w:rPr>
          <w:rStyle w:val="Strong"/>
          <w:rFonts w:ascii="Segoe UI Symbol" w:hAnsi="Segoe UI Symbol" w:cs="Segoe UI Symbol"/>
          <w:highlight w:val="yellow"/>
        </w:rPr>
        <w:t>📍</w:t>
      </w:r>
      <w:r w:rsidRPr="00196ABC">
        <w:rPr>
          <w:rStyle w:val="Strong"/>
          <w:highlight w:val="yellow"/>
        </w:rPr>
        <w:t xml:space="preserve"> WO = ở đâu?</w:t>
      </w:r>
    </w:p>
    <w:p w:rsidR="00036CBB" w:rsidRDefault="00036CBB" w:rsidP="00036CBB">
      <w:r>
        <w:rPr>
          <w:rStyle w:val="Strong"/>
        </w:rPr>
        <w:t>Wo wohnst du?</w:t>
      </w:r>
      <w:r>
        <w:br/>
        <w:t>Bạn sống ở đâu?</w:t>
      </w:r>
    </w:p>
    <w:p w:rsidR="00036CBB" w:rsidRDefault="00036CBB" w:rsidP="00036CBB">
      <w:r>
        <w:t xml:space="preserve">Ich wohne </w:t>
      </w:r>
      <w:r>
        <w:rPr>
          <w:rStyle w:val="Strong"/>
        </w:rPr>
        <w:t>in Berlin</w:t>
      </w:r>
      <w:r>
        <w:t>.</w:t>
      </w:r>
    </w:p>
    <w:p w:rsidR="00036CBB" w:rsidRDefault="00B10946" w:rsidP="00036CBB">
      <w:r>
        <w:pict>
          <v:rect id="_x0000_i1048" style="width:0;height:1.5pt" o:hralign="center" o:hrstd="t" o:hr="t" fillcolor="#a0a0a0" stroked="f"/>
        </w:pict>
      </w:r>
    </w:p>
    <w:p w:rsidR="00036CBB" w:rsidRPr="00196ABC" w:rsidRDefault="00036CBB" w:rsidP="00196ABC">
      <w:pPr>
        <w:jc w:val="center"/>
        <w:rPr>
          <w:b/>
        </w:rPr>
      </w:pPr>
      <w:r w:rsidRPr="00196ABC">
        <w:rPr>
          <w:b/>
        </w:rPr>
        <w:t xml:space="preserve"> </w:t>
      </w:r>
      <w:r w:rsidRPr="00196ABC">
        <w:rPr>
          <w:b/>
          <w:highlight w:val="yellow"/>
        </w:rPr>
        <w:t>WOHIN = đi đâu?</w:t>
      </w:r>
    </w:p>
    <w:p w:rsidR="00036CBB" w:rsidRDefault="00036CBB" w:rsidP="00036CBB">
      <w:r>
        <w:rPr>
          <w:rStyle w:val="Strong"/>
        </w:rPr>
        <w:t>Wohin gehst du?</w:t>
      </w:r>
      <w:r>
        <w:br/>
        <w:t>Bạn đi đâu?</w:t>
      </w:r>
    </w:p>
    <w:p w:rsidR="00036CBB" w:rsidRDefault="00036CBB" w:rsidP="00036CBB">
      <w:r>
        <w:t xml:space="preserve">Ich gehe </w:t>
      </w:r>
      <w:r>
        <w:rPr>
          <w:rStyle w:val="Strong"/>
        </w:rPr>
        <w:t>in den Supermarkt</w:t>
      </w:r>
      <w:r>
        <w:t>.</w:t>
      </w:r>
    </w:p>
    <w:p w:rsidR="00036CBB" w:rsidRDefault="00B10946" w:rsidP="00036CBB">
      <w:r>
        <w:pict>
          <v:rect id="_x0000_i1049" style="width:0;height:1.5pt" o:hralign="center" o:hrstd="t" o:hr="t" fillcolor="#a0a0a0" stroked="f"/>
        </w:pict>
      </w:r>
    </w:p>
    <w:p w:rsidR="00196ABC" w:rsidRDefault="00196ABC" w:rsidP="00036CBB">
      <w:pPr>
        <w:rPr>
          <w:rFonts w:ascii="Segoe UI Symbol" w:hAnsi="Segoe UI Symbol" w:cs="Segoe UI Symbol"/>
        </w:rPr>
      </w:pPr>
    </w:p>
    <w:p w:rsidR="00036CBB" w:rsidRPr="00196ABC" w:rsidRDefault="00036CBB" w:rsidP="00196ABC">
      <w:pPr>
        <w:jc w:val="center"/>
        <w:rPr>
          <w:b/>
        </w:rPr>
      </w:pPr>
      <w:r w:rsidRPr="00196ABC">
        <w:rPr>
          <w:b/>
          <w:highlight w:val="yellow"/>
        </w:rPr>
        <w:lastRenderedPageBreak/>
        <w:t>WOHER = từ đâu?</w:t>
      </w:r>
    </w:p>
    <w:p w:rsidR="00036CBB" w:rsidRDefault="00036CBB" w:rsidP="00036CBB">
      <w:r>
        <w:rPr>
          <w:rStyle w:val="Strong"/>
        </w:rPr>
        <w:t>Woher kommst du?</w:t>
      </w:r>
      <w:r>
        <w:br/>
        <w:t>Bạn đến từ đâu?</w:t>
      </w:r>
    </w:p>
    <w:p w:rsidR="00036CBB" w:rsidRDefault="00036CBB" w:rsidP="00036CBB">
      <w:r>
        <w:t xml:space="preserve">Ich komme </w:t>
      </w:r>
      <w:r>
        <w:rPr>
          <w:rStyle w:val="Strong"/>
        </w:rPr>
        <w:t>aus Vietnam</w:t>
      </w:r>
      <w:r w:rsidR="00196ABC">
        <w:t>.</w:t>
      </w:r>
    </w:p>
    <w:p w:rsidR="00036CBB" w:rsidRPr="00196ABC" w:rsidRDefault="00036CBB" w:rsidP="00036CBB">
      <w:pPr>
        <w:rPr>
          <w:b/>
        </w:rPr>
      </w:pPr>
      <w:r w:rsidRPr="00196ABC">
        <w:rPr>
          <w:b/>
        </w:rPr>
        <w:t>Mẹo:</w:t>
      </w:r>
    </w:p>
    <w:p w:rsidR="00036CBB" w:rsidRDefault="00036CBB" w:rsidP="00196ABC">
      <w:pPr>
        <w:jc w:val="center"/>
      </w:pPr>
      <w:r w:rsidRPr="00196ABC">
        <w:rPr>
          <w:rStyle w:val="Strong"/>
          <w:highlight w:val="yellow"/>
        </w:rPr>
        <w:t>WO</w:t>
      </w:r>
      <w:r w:rsidRPr="00196ABC">
        <w:rPr>
          <w:highlight w:val="yellow"/>
        </w:rPr>
        <w:t xml:space="preserve"> = ở đâu</w:t>
      </w:r>
      <w:r w:rsidRPr="00196ABC">
        <w:rPr>
          <w:highlight w:val="yellow"/>
        </w:rPr>
        <w:br/>
      </w:r>
      <w:r w:rsidRPr="00196ABC">
        <w:rPr>
          <w:rStyle w:val="Strong"/>
          <w:highlight w:val="yellow"/>
        </w:rPr>
        <w:t>WOHIN</w:t>
      </w:r>
      <w:r w:rsidRPr="00196ABC">
        <w:rPr>
          <w:highlight w:val="yellow"/>
        </w:rPr>
        <w:t xml:space="preserve"> = đi tới đâu</w:t>
      </w:r>
      <w:r w:rsidRPr="00196ABC">
        <w:rPr>
          <w:highlight w:val="yellow"/>
        </w:rPr>
        <w:br/>
      </w:r>
      <w:r w:rsidRPr="00196ABC">
        <w:rPr>
          <w:rStyle w:val="Strong"/>
          <w:highlight w:val="yellow"/>
        </w:rPr>
        <w:t>WOHER</w:t>
      </w:r>
      <w:r w:rsidRPr="00196ABC">
        <w:rPr>
          <w:highlight w:val="yellow"/>
        </w:rPr>
        <w:t xml:space="preserve"> = từ đâu</w:t>
      </w:r>
    </w:p>
    <w:p w:rsidR="00036CBB" w:rsidRDefault="00036CBB" w:rsidP="00036CBB">
      <w:r>
        <w:t>Nó liên kết trực tiếp với Giai đoạn 5:</w:t>
      </w:r>
    </w:p>
    <w:p w:rsidR="00036CBB" w:rsidRDefault="00036CBB" w:rsidP="00036CBB">
      <w:r>
        <w:rPr>
          <w:rStyle w:val="Strong"/>
        </w:rPr>
        <w:t>Wo? → Dativ</w:t>
      </w:r>
      <w:r>
        <w:br/>
      </w:r>
      <w:r>
        <w:rPr>
          <w:rStyle w:val="Strong"/>
        </w:rPr>
        <w:t>Wohin? → Akkusativ</w:t>
      </w:r>
      <w:r>
        <w:t xml:space="preserve"> với các Wechselpräpositionen</w:t>
      </w:r>
      <w:r>
        <w:br/>
      </w:r>
      <w:r>
        <w:rPr>
          <w:rStyle w:val="Strong"/>
        </w:rPr>
        <w:t>Woher? → aus/von...</w:t>
      </w:r>
    </w:p>
    <w:p w:rsidR="00036CBB" w:rsidRDefault="00036CBB" w:rsidP="00196ABC">
      <w:pPr>
        <w:pStyle w:val="Heading2"/>
      </w:pPr>
      <w:bookmarkStart w:id="467" w:name="_Toc240230603"/>
      <w:r>
        <w:t>6.3 — UND / ODER / ABER</w:t>
      </w:r>
      <w:bookmarkEnd w:id="467"/>
    </w:p>
    <w:p w:rsidR="00036CBB" w:rsidRDefault="00036CBB" w:rsidP="00196ABC">
      <w:r>
        <w:t>Ba từ này rất dễ.</w:t>
      </w:r>
    </w:p>
    <w:p w:rsidR="00036CBB" w:rsidRPr="00196ABC" w:rsidRDefault="00036CBB" w:rsidP="00196ABC">
      <w:pPr>
        <w:jc w:val="center"/>
        <w:rPr>
          <w:b/>
        </w:rPr>
      </w:pPr>
      <w:r w:rsidRPr="00196ABC">
        <w:rPr>
          <w:b/>
          <w:highlight w:val="yellow"/>
        </w:rPr>
        <w:t>UND = và</w:t>
      </w:r>
    </w:p>
    <w:p w:rsidR="00036CBB" w:rsidRDefault="00036CBB" w:rsidP="00196ABC">
      <w:r>
        <w:t xml:space="preserve">Ich lerne Deutsch </w:t>
      </w:r>
      <w:r>
        <w:rPr>
          <w:rStyle w:val="Strong"/>
          <w:rFonts w:eastAsiaTheme="majorEastAsia"/>
        </w:rPr>
        <w:t>und</w:t>
      </w:r>
      <w:r>
        <w:t xml:space="preserve"> ich arbeite.</w:t>
      </w:r>
    </w:p>
    <w:p w:rsidR="00036CBB" w:rsidRDefault="00036CBB" w:rsidP="00196ABC">
      <w:r>
        <w:t xml:space="preserve">Tôi học tiếng Đức </w:t>
      </w:r>
      <w:r>
        <w:rPr>
          <w:rStyle w:val="Strong"/>
          <w:rFonts w:eastAsiaTheme="majorEastAsia"/>
        </w:rPr>
        <w:t>và</w:t>
      </w:r>
      <w:r>
        <w:t xml:space="preserve"> tôi làm việc.</w:t>
      </w:r>
    </w:p>
    <w:p w:rsidR="00036CBB" w:rsidRDefault="00036CBB" w:rsidP="00196ABC"/>
    <w:p w:rsidR="00036CBB" w:rsidRDefault="00036CBB" w:rsidP="00196ABC">
      <w:r>
        <w:t xml:space="preserve">Ich kaufe Brot </w:t>
      </w:r>
      <w:r>
        <w:rPr>
          <w:rStyle w:val="Strong"/>
          <w:rFonts w:eastAsiaTheme="majorEastAsia"/>
        </w:rPr>
        <w:t>und</w:t>
      </w:r>
      <w:r>
        <w:t xml:space="preserve"> Milch.</w:t>
      </w:r>
    </w:p>
    <w:p w:rsidR="00036CBB" w:rsidRDefault="00036CBB" w:rsidP="00196ABC">
      <w:r>
        <w:t xml:space="preserve">Tôi mua bánh mì </w:t>
      </w:r>
      <w:r>
        <w:rPr>
          <w:rStyle w:val="Strong"/>
          <w:rFonts w:eastAsiaTheme="majorEastAsia"/>
        </w:rPr>
        <w:t>và</w:t>
      </w:r>
      <w:r>
        <w:t xml:space="preserve"> sữa.</w:t>
      </w:r>
    </w:p>
    <w:p w:rsidR="00036CBB" w:rsidRDefault="00036CBB" w:rsidP="00196ABC"/>
    <w:p w:rsidR="00036CBB" w:rsidRPr="00196ABC" w:rsidRDefault="00036CBB" w:rsidP="00196ABC">
      <w:pPr>
        <w:jc w:val="center"/>
        <w:rPr>
          <w:b/>
        </w:rPr>
      </w:pPr>
      <w:r w:rsidRPr="00196ABC">
        <w:rPr>
          <w:b/>
          <w:highlight w:val="yellow"/>
        </w:rPr>
        <w:t>ODER = hoặc</w:t>
      </w:r>
    </w:p>
    <w:p w:rsidR="00036CBB" w:rsidRDefault="00036CBB" w:rsidP="00196ABC">
      <w:r>
        <w:t xml:space="preserve">Möchtest du Kaffee </w:t>
      </w:r>
      <w:r>
        <w:rPr>
          <w:rStyle w:val="Strong"/>
          <w:rFonts w:eastAsiaTheme="majorEastAsia"/>
        </w:rPr>
        <w:t>oder</w:t>
      </w:r>
      <w:r>
        <w:t xml:space="preserve"> Tee?</w:t>
      </w:r>
    </w:p>
    <w:p w:rsidR="00036CBB" w:rsidRDefault="00036CBB" w:rsidP="00196ABC">
      <w:r>
        <w:t xml:space="preserve">Bạn muốn cà phê </w:t>
      </w:r>
      <w:r>
        <w:rPr>
          <w:rStyle w:val="Strong"/>
          <w:rFonts w:eastAsiaTheme="majorEastAsia"/>
        </w:rPr>
        <w:t>hay</w:t>
      </w:r>
      <w:r>
        <w:t xml:space="preserve"> trà?</w:t>
      </w:r>
    </w:p>
    <w:p w:rsidR="00036CBB" w:rsidRDefault="00036CBB" w:rsidP="00196ABC"/>
    <w:p w:rsidR="00036CBB" w:rsidRDefault="00036CBB" w:rsidP="00196ABC">
      <w:r>
        <w:t xml:space="preserve">Fährst du mit dem Bus </w:t>
      </w:r>
      <w:r>
        <w:rPr>
          <w:rStyle w:val="Strong"/>
          <w:rFonts w:eastAsiaTheme="majorEastAsia"/>
        </w:rPr>
        <w:t>oder</w:t>
      </w:r>
      <w:r>
        <w:t xml:space="preserve"> mit dem Zug?</w:t>
      </w:r>
    </w:p>
    <w:p w:rsidR="00036CBB" w:rsidRDefault="00036CBB" w:rsidP="00196ABC">
      <w:r>
        <w:t>Bạn đi xe buýt hay tàu hỏa?</w:t>
      </w:r>
    </w:p>
    <w:p w:rsidR="00036CBB" w:rsidRDefault="00036CBB" w:rsidP="00196ABC"/>
    <w:p w:rsidR="00196ABC" w:rsidRDefault="00196ABC" w:rsidP="00196ABC"/>
    <w:p w:rsidR="00196ABC" w:rsidRDefault="00196ABC" w:rsidP="00196ABC"/>
    <w:p w:rsidR="00036CBB" w:rsidRPr="00196ABC" w:rsidRDefault="00036CBB" w:rsidP="00196ABC">
      <w:pPr>
        <w:jc w:val="center"/>
        <w:rPr>
          <w:b/>
        </w:rPr>
      </w:pPr>
      <w:r w:rsidRPr="00196ABC">
        <w:rPr>
          <w:b/>
          <w:highlight w:val="yellow"/>
        </w:rPr>
        <w:lastRenderedPageBreak/>
        <w:t>ABER = nhưng</w:t>
      </w:r>
    </w:p>
    <w:p w:rsidR="00036CBB" w:rsidRDefault="00036CBB" w:rsidP="00196ABC">
      <w:r>
        <w:t xml:space="preserve">Ich bin müde, </w:t>
      </w:r>
      <w:r>
        <w:rPr>
          <w:rStyle w:val="Strong"/>
          <w:rFonts w:eastAsiaTheme="majorEastAsia"/>
        </w:rPr>
        <w:t>aber</w:t>
      </w:r>
      <w:r>
        <w:t xml:space="preserve"> ich arbeite.</w:t>
      </w:r>
    </w:p>
    <w:p w:rsidR="00036CBB" w:rsidRDefault="00036CBB" w:rsidP="00196ABC">
      <w:r>
        <w:t xml:space="preserve">Tôi mệt, </w:t>
      </w:r>
      <w:r>
        <w:rPr>
          <w:rStyle w:val="Strong"/>
          <w:rFonts w:eastAsiaTheme="majorEastAsia"/>
        </w:rPr>
        <w:t>nhưng</w:t>
      </w:r>
      <w:r>
        <w:t xml:space="preserve"> tôi làm việc.</w:t>
      </w:r>
    </w:p>
    <w:p w:rsidR="00036CBB" w:rsidRDefault="00036CBB" w:rsidP="00196ABC"/>
    <w:p w:rsidR="00036CBB" w:rsidRDefault="00036CBB" w:rsidP="00196ABC">
      <w:r>
        <w:t xml:space="preserve">Das Essen ist teuer, </w:t>
      </w:r>
      <w:r>
        <w:rPr>
          <w:rStyle w:val="Strong"/>
          <w:rFonts w:eastAsiaTheme="majorEastAsia"/>
        </w:rPr>
        <w:t>aber</w:t>
      </w:r>
      <w:r>
        <w:t xml:space="preserve"> es ist lecker.</w:t>
      </w:r>
    </w:p>
    <w:p w:rsidR="00036CBB" w:rsidRDefault="00036CBB" w:rsidP="00196ABC">
      <w:r>
        <w:t>Đồ ăn đắt, nhưng ngon.</w:t>
      </w:r>
    </w:p>
    <w:p w:rsidR="00036CBB" w:rsidRDefault="00036CBB" w:rsidP="00036CBB"/>
    <w:p w:rsidR="00036CBB" w:rsidRDefault="00036CBB" w:rsidP="00196ABC">
      <w:pPr>
        <w:pStyle w:val="Heading3"/>
      </w:pPr>
      <w:bookmarkStart w:id="468" w:name="_Toc240109702"/>
      <w:bookmarkStart w:id="469" w:name="_Toc240230604"/>
      <w:r>
        <w:t>12. QUY TẮC QUAN TRỌNG</w:t>
      </w:r>
      <w:bookmarkEnd w:id="468"/>
      <w:bookmarkEnd w:id="469"/>
    </w:p>
    <w:p w:rsidR="00036CBB" w:rsidRDefault="00036CBB" w:rsidP="00036CBB">
      <w:pPr>
        <w:pStyle w:val="NormalWeb"/>
      </w:pPr>
      <w:r>
        <w:t>Sau:</w:t>
      </w:r>
    </w:p>
    <w:p w:rsidR="00036CBB" w:rsidRDefault="00036CBB" w:rsidP="00196ABC">
      <w:pPr>
        <w:pStyle w:val="NormalWeb"/>
        <w:jc w:val="center"/>
      </w:pPr>
      <w:r w:rsidRPr="00196ABC">
        <w:rPr>
          <w:rStyle w:val="Strong"/>
          <w:rFonts w:eastAsiaTheme="majorEastAsia"/>
          <w:highlight w:val="yellow"/>
        </w:rPr>
        <w:t>und / oder / aber</w:t>
      </w:r>
    </w:p>
    <w:p w:rsidR="00036CBB" w:rsidRDefault="00036CBB" w:rsidP="00036CBB">
      <w:pPr>
        <w:pStyle w:val="NormalWeb"/>
      </w:pPr>
      <w:r>
        <w:t>→ câu vẫn giữ cấu trúc bình thường.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t xml:space="preserve">Ich bin müde, </w:t>
      </w:r>
      <w:r>
        <w:rPr>
          <w:rStyle w:val="Strong"/>
          <w:rFonts w:eastAsiaTheme="majorEastAsia"/>
        </w:rPr>
        <w:t>aber ich arbeite heute.</w:t>
      </w:r>
    </w:p>
    <w:p w:rsidR="00036CBB" w:rsidRDefault="00036CBB" w:rsidP="00036CBB">
      <w:pPr>
        <w:pStyle w:val="NormalWeb"/>
      </w:pPr>
      <w:r>
        <w:t>Không phải:</w:t>
      </w:r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aber arbeite ich heute</w:t>
      </w:r>
    </w:p>
    <w:p w:rsidR="00036CBB" w:rsidRDefault="00036CBB" w:rsidP="00036CBB">
      <w:pPr>
        <w:pStyle w:val="NormalWeb"/>
      </w:pPr>
      <w:r>
        <w:t>Mà:</w:t>
      </w:r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aber ich arbeite heute</w:t>
      </w:r>
    </w:p>
    <w:p w:rsidR="00036CBB" w:rsidRDefault="00036CBB" w:rsidP="00036CBB"/>
    <w:p w:rsidR="00036CBB" w:rsidRPr="00196ABC" w:rsidRDefault="00036CBB" w:rsidP="00196ABC">
      <w:pPr>
        <w:rPr>
          <w:rStyle w:val="Strong"/>
        </w:rPr>
      </w:pPr>
      <w:r w:rsidRPr="00196ABC">
        <w:rPr>
          <w:rStyle w:val="Strong"/>
        </w:rPr>
        <w:t>Mẹo:</w:t>
      </w:r>
    </w:p>
    <w:p w:rsidR="00036CBB" w:rsidRDefault="00036CBB" w:rsidP="00196ABC">
      <w:pPr>
        <w:jc w:val="center"/>
      </w:pPr>
      <w:r w:rsidRPr="00196ABC">
        <w:rPr>
          <w:rStyle w:val="Strong"/>
          <w:rFonts w:eastAsiaTheme="majorEastAsia"/>
          <w:highlight w:val="yellow"/>
        </w:rPr>
        <w:t>UND / ODER / ABER = KHÔNG ĐẨY ĐỘNG TỪ RA CUỐI</w:t>
      </w:r>
    </w:p>
    <w:p w:rsidR="00036CBB" w:rsidRDefault="00036CBB" w:rsidP="00196ABC">
      <w:pPr>
        <w:pStyle w:val="Heading2"/>
      </w:pPr>
      <w:bookmarkStart w:id="470" w:name="_Toc240230605"/>
      <w:r>
        <w:t>6.4 — DESHALB</w:t>
      </w:r>
      <w:bookmarkEnd w:id="470"/>
    </w:p>
    <w:p w:rsidR="00036CBB" w:rsidRDefault="00036CBB" w:rsidP="00036CBB">
      <w:pPr>
        <w:pStyle w:val="NormalWeb"/>
      </w:pPr>
      <w:r>
        <w:t>Đây là từ rất quan trọng.</w:t>
      </w:r>
    </w:p>
    <w:p w:rsidR="00036CBB" w:rsidRDefault="00036CBB" w:rsidP="00196ABC">
      <w:pPr>
        <w:pStyle w:val="NormalWeb"/>
        <w:jc w:val="center"/>
      </w:pPr>
      <w:r w:rsidRPr="00196ABC">
        <w:rPr>
          <w:rStyle w:val="Strong"/>
          <w:rFonts w:eastAsiaTheme="majorEastAsia"/>
          <w:highlight w:val="yellow"/>
        </w:rPr>
        <w:t>deshalb</w:t>
      </w:r>
      <w:r w:rsidR="00196ABC" w:rsidRPr="00196ABC">
        <w:rPr>
          <w:highlight w:val="yellow"/>
        </w:rPr>
        <w:t xml:space="preserve"> = </w:t>
      </w:r>
      <w:r w:rsidRPr="00196ABC">
        <w:rPr>
          <w:highlight w:val="yellow"/>
        </w:rPr>
        <w:t>vì vậy / do đó / cho nên</w:t>
      </w:r>
    </w:p>
    <w:p w:rsidR="00036CBB" w:rsidRDefault="00036CBB" w:rsidP="00196ABC">
      <w:pPr>
        <w:pStyle w:val="NormalWeb"/>
      </w:pPr>
      <w:r>
        <w:t>Điều đặc biệt:</w:t>
      </w:r>
      <w:r w:rsidR="00196ABC">
        <w:t xml:space="preserve"> </w:t>
      </w:r>
      <w:r w:rsidR="00196ABC">
        <w:rPr>
          <w:rFonts w:ascii="Segoe UI Symbol" w:hAnsi="Segoe UI Symbol" w:cs="Segoe UI Symbol"/>
          <w:b/>
        </w:rPr>
        <w:t>d</w:t>
      </w:r>
      <w:r>
        <w:rPr>
          <w:rStyle w:val="Strong"/>
          <w:rFonts w:eastAsiaTheme="majorEastAsia"/>
        </w:rPr>
        <w:t>eshalb đứng ở vị trí 1 → động từ vẫn phải ở vị trí 2</w:t>
      </w:r>
    </w:p>
    <w:p w:rsidR="00036CBB" w:rsidRPr="00196ABC" w:rsidRDefault="00036CBB" w:rsidP="00196ABC">
      <w:pPr>
        <w:rPr>
          <w:b/>
        </w:rPr>
      </w:pPr>
      <w:r w:rsidRPr="00196ABC">
        <w:rPr>
          <w:b/>
        </w:rPr>
        <w:lastRenderedPageBreak/>
        <w:t>Công thức</w:t>
      </w:r>
    </w:p>
    <w:p w:rsidR="00036CBB" w:rsidRDefault="00036CBB" w:rsidP="00196ABC">
      <w:pPr>
        <w:jc w:val="center"/>
      </w:pPr>
      <w:r w:rsidRPr="00196ABC">
        <w:rPr>
          <w:rStyle w:val="Strong"/>
          <w:rFonts w:eastAsiaTheme="majorEastAsia"/>
          <w:highlight w:val="yellow"/>
        </w:rPr>
        <w:t>..., deshalb + ĐỘNG TỪ + CHỦ NGỮ + ...</w:t>
      </w:r>
    </w:p>
    <w:p w:rsidR="00036CBB" w:rsidRPr="00196ABC" w:rsidRDefault="00036CBB" w:rsidP="00196ABC">
      <w:pPr>
        <w:rPr>
          <w:b/>
        </w:rPr>
      </w:pPr>
      <w:r w:rsidRPr="00196ABC">
        <w:rPr>
          <w:b/>
        </w:rPr>
        <w:t>Ví dụ:</w:t>
      </w:r>
    </w:p>
    <w:p w:rsidR="00036CBB" w:rsidRDefault="00036CBB" w:rsidP="00196ABC">
      <w:r>
        <w:t xml:space="preserve">Ich bin müde. </w:t>
      </w:r>
      <w:r>
        <w:rPr>
          <w:rStyle w:val="Strong"/>
          <w:rFonts w:eastAsiaTheme="majorEastAsia"/>
        </w:rPr>
        <w:t>Deshalb gehe ich nach Hause.</w:t>
      </w:r>
    </w:p>
    <w:p w:rsidR="00036CBB" w:rsidRDefault="00036CBB" w:rsidP="00196ABC">
      <w:r>
        <w:t xml:space="preserve">Tôi mệt. </w:t>
      </w:r>
      <w:r>
        <w:rPr>
          <w:rStyle w:val="Strong"/>
          <w:rFonts w:eastAsiaTheme="majorEastAsia"/>
        </w:rPr>
        <w:t>Vì vậy tôi về nhà.</w:t>
      </w:r>
    </w:p>
    <w:p w:rsidR="00036CBB" w:rsidRPr="00196ABC" w:rsidRDefault="00036CBB" w:rsidP="00196ABC">
      <w:pPr>
        <w:rPr>
          <w:b/>
        </w:rPr>
      </w:pPr>
      <w:r w:rsidRPr="00196ABC">
        <w:rPr>
          <w:b/>
        </w:rPr>
        <w:t>Nhìn:</w:t>
      </w:r>
    </w:p>
    <w:p w:rsidR="00036CBB" w:rsidRDefault="00036CBB" w:rsidP="00196ABC">
      <w:pPr>
        <w:jc w:val="center"/>
      </w:pPr>
      <w:r>
        <w:t xml:space="preserve">Deshalb </w:t>
      </w:r>
      <w:r>
        <w:rPr>
          <w:rStyle w:val="Strong"/>
          <w:rFonts w:eastAsiaTheme="majorEastAsia"/>
        </w:rPr>
        <w:t>gehe</w:t>
      </w:r>
      <w:r>
        <w:t xml:space="preserve"> ich...</w:t>
      </w:r>
    </w:p>
    <w:p w:rsidR="00036CBB" w:rsidRDefault="00036CBB" w:rsidP="00036CBB">
      <w:r>
        <w:rPr>
          <w:rStyle w:val="Strong"/>
          <w:rFonts w:eastAsiaTheme="majorEastAsia"/>
        </w:rPr>
        <w:t>deshalb = vị trí 1</w:t>
      </w:r>
      <w:r>
        <w:br/>
      </w:r>
      <w:r>
        <w:rPr>
          <w:rStyle w:val="Strong"/>
          <w:rFonts w:eastAsiaTheme="majorEastAsia"/>
        </w:rPr>
        <w:t>gehe = vị trí 2</w:t>
      </w:r>
    </w:p>
    <w:p w:rsidR="00036CBB" w:rsidRDefault="00036CBB" w:rsidP="00196ABC">
      <w:pPr>
        <w:pStyle w:val="Heading3"/>
      </w:pPr>
      <w:bookmarkStart w:id="471" w:name="_Toc240109704"/>
      <w:bookmarkStart w:id="472" w:name="_Toc240230606"/>
      <w:r>
        <w:t>13. Ví dụ thực tế</w:t>
      </w:r>
      <w:bookmarkEnd w:id="471"/>
      <w:bookmarkEnd w:id="472"/>
    </w:p>
    <w:p w:rsidR="00036CBB" w:rsidRDefault="00036CBB" w:rsidP="00036CBB">
      <w:pPr>
        <w:pStyle w:val="NormalWeb"/>
      </w:pPr>
      <w:r>
        <w:t xml:space="preserve">Das Wetter ist schön. </w:t>
      </w:r>
      <w:r>
        <w:rPr>
          <w:rStyle w:val="Strong"/>
          <w:rFonts w:eastAsiaTheme="majorEastAsia"/>
        </w:rPr>
        <w:t>Deshalb gehe ich spazieren.</w:t>
      </w:r>
    </w:p>
    <w:p w:rsidR="00036CBB" w:rsidRDefault="00036CBB" w:rsidP="00036CBB">
      <w:pPr>
        <w:pStyle w:val="NormalWeb"/>
      </w:pPr>
      <w:r>
        <w:t>Thời tiết đẹp. Vì vậy tôi đi dạo.</w:t>
      </w:r>
    </w:p>
    <w:p w:rsidR="00036CBB" w:rsidRDefault="00036CBB" w:rsidP="00196ABC"/>
    <w:p w:rsidR="00036CBB" w:rsidRDefault="00036CBB" w:rsidP="00036CBB">
      <w:pPr>
        <w:pStyle w:val="NormalWeb"/>
      </w:pPr>
      <w:r>
        <w:t xml:space="preserve">Ich bin müde. </w:t>
      </w:r>
      <w:r>
        <w:rPr>
          <w:rStyle w:val="Strong"/>
          <w:rFonts w:eastAsiaTheme="majorEastAsia"/>
        </w:rPr>
        <w:t>Deshalb schlafe ich früh.</w:t>
      </w:r>
    </w:p>
    <w:p w:rsidR="00036CBB" w:rsidRDefault="00036CBB" w:rsidP="00036CBB">
      <w:pPr>
        <w:pStyle w:val="NormalWeb"/>
      </w:pPr>
      <w:r>
        <w:t>Tôi mệt. Vì vậy tôi ngủ sớm.</w:t>
      </w:r>
    </w:p>
    <w:p w:rsidR="00036CBB" w:rsidRDefault="00036CBB" w:rsidP="00196ABC"/>
    <w:p w:rsidR="00036CBB" w:rsidRDefault="00036CBB" w:rsidP="00036CBB">
      <w:pPr>
        <w:pStyle w:val="NormalWeb"/>
      </w:pPr>
      <w:r>
        <w:t xml:space="preserve">Ich habe kein Geld. </w:t>
      </w:r>
      <w:r>
        <w:rPr>
          <w:rStyle w:val="Strong"/>
          <w:rFonts w:eastAsiaTheme="majorEastAsia"/>
        </w:rPr>
        <w:t>Deshalb kaufe ich nichts.</w:t>
      </w:r>
    </w:p>
    <w:p w:rsidR="00036CBB" w:rsidRDefault="00036CBB" w:rsidP="00196ABC">
      <w:pPr>
        <w:pStyle w:val="NormalWeb"/>
      </w:pPr>
      <w:r>
        <w:t>Tôi không có ti</w:t>
      </w:r>
      <w:r w:rsidR="00196ABC">
        <w:t>ền. Vì vậy tôi không mua gì cả.</w:t>
      </w:r>
    </w:p>
    <w:p w:rsidR="00036CBB" w:rsidRDefault="00036CBB" w:rsidP="00196ABC">
      <w:pPr>
        <w:pStyle w:val="Heading3"/>
      </w:pPr>
      <w:bookmarkStart w:id="473" w:name="_Toc240109705"/>
      <w:bookmarkStart w:id="474" w:name="_Toc240230607"/>
      <w:r>
        <w:t>14. LỖI RẤT HAY GẶP</w:t>
      </w:r>
      <w:bookmarkEnd w:id="473"/>
      <w:bookmarkEnd w:id="474"/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Deshalb ich gehe nach Hause.</w:t>
      </w:r>
    </w:p>
    <w:p w:rsidR="00036CBB" w:rsidRDefault="00036CBB" w:rsidP="00036CBB">
      <w:pPr>
        <w:pStyle w:val="NormalWeb"/>
      </w:pPr>
      <w:r>
        <w:t>Sai vì:</w:t>
      </w:r>
    </w:p>
    <w:p w:rsidR="00036CBB" w:rsidRDefault="00036CBB" w:rsidP="00036CBB">
      <w:pPr>
        <w:pStyle w:val="NormalWeb"/>
      </w:pPr>
      <w:r>
        <w:t>deshalb = vị trí 1</w:t>
      </w:r>
      <w:r>
        <w:br/>
        <w:t>động từ phải = vị trí 2</w:t>
      </w:r>
    </w:p>
    <w:p w:rsidR="00036CBB" w:rsidRDefault="00036CBB" w:rsidP="00196ABC">
      <w:pPr>
        <w:pStyle w:val="NormalWeb"/>
        <w:rPr>
          <w:rStyle w:val="Strong"/>
          <w:rFonts w:eastAsiaTheme="majorEastAsia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Deshalb gehe ich nach Hause.</w:t>
      </w:r>
    </w:p>
    <w:p w:rsidR="00196ABC" w:rsidRDefault="00196ABC" w:rsidP="00196ABC">
      <w:pPr>
        <w:pStyle w:val="NormalWeb"/>
      </w:pPr>
    </w:p>
    <w:p w:rsidR="00036CBB" w:rsidRDefault="00036CBB" w:rsidP="00196ABC">
      <w:pPr>
        <w:pStyle w:val="Heading2"/>
      </w:pPr>
      <w:bookmarkStart w:id="475" w:name="_Toc240230608"/>
      <w:r>
        <w:lastRenderedPageBreak/>
        <w:t>6.5 — WEIL</w:t>
      </w:r>
      <w:bookmarkEnd w:id="475"/>
    </w:p>
    <w:p w:rsidR="00036CBB" w:rsidRDefault="00036CBB" w:rsidP="00036CBB">
      <w:pPr>
        <w:pStyle w:val="NormalWeb"/>
      </w:pPr>
      <w:r>
        <w:t>Đây là phần quan trọng nhất của Giai đoạn 6.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weil = bởi vì / vì</w:t>
      </w:r>
    </w:p>
    <w:p w:rsidR="00036CBB" w:rsidRDefault="00036CBB" w:rsidP="00036CBB">
      <w:pPr>
        <w:pStyle w:val="NormalWeb"/>
      </w:pPr>
      <w:r>
        <w:t xml:space="preserve">Khác với </w:t>
      </w:r>
      <w:r>
        <w:rPr>
          <w:rStyle w:val="Strong"/>
          <w:rFonts w:eastAsiaTheme="majorEastAsia"/>
        </w:rPr>
        <w:t>deshalb</w:t>
      </w:r>
      <w:r>
        <w:t xml:space="preserve">, khi dùng </w:t>
      </w:r>
      <w:r>
        <w:rPr>
          <w:rStyle w:val="Strong"/>
          <w:rFonts w:eastAsiaTheme="majorEastAsia"/>
        </w:rPr>
        <w:t>weil</w:t>
      </w:r>
      <w:r>
        <w:t>:</w:t>
      </w:r>
    </w:p>
    <w:p w:rsidR="00036CBB" w:rsidRDefault="00036CBB" w:rsidP="00196AB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ĐỘNG TỪ ĐÃ CHIA ĐI XUỐNG CUỐI CÂU</w:t>
      </w:r>
    </w:p>
    <w:p w:rsidR="00196ABC" w:rsidRDefault="00196ABC" w:rsidP="00196ABC">
      <w:pPr>
        <w:pStyle w:val="NormalWeb"/>
      </w:pPr>
    </w:p>
    <w:p w:rsidR="00036CBB" w:rsidRDefault="00036CBB" w:rsidP="00196ABC">
      <w:pPr>
        <w:pStyle w:val="Heading3"/>
      </w:pPr>
      <w:bookmarkStart w:id="476" w:name="_Toc240109707"/>
      <w:bookmarkStart w:id="477" w:name="_Toc240230609"/>
      <w:r>
        <w:t>15. Công thức</w:t>
      </w:r>
      <w:bookmarkEnd w:id="476"/>
      <w:bookmarkEnd w:id="477"/>
    </w:p>
    <w:p w:rsidR="00036CBB" w:rsidRDefault="00036CBB" w:rsidP="00196ABC">
      <w:pPr>
        <w:pStyle w:val="NormalWeb"/>
        <w:jc w:val="center"/>
      </w:pPr>
      <w:r w:rsidRPr="00196ABC">
        <w:rPr>
          <w:rStyle w:val="Strong"/>
          <w:rFonts w:eastAsiaTheme="majorEastAsia"/>
          <w:highlight w:val="yellow"/>
        </w:rPr>
        <w:t>..., weil + chủ ngữ + ... + ĐỘNG TỪ</w:t>
      </w:r>
    </w:p>
    <w:p w:rsidR="00036CBB" w:rsidRDefault="00036CBB" w:rsidP="00036CBB">
      <w:pPr>
        <w:pStyle w:val="NormalWeb"/>
      </w:pPr>
      <w:r>
        <w:t>Ví dụ:</w:t>
      </w:r>
    </w:p>
    <w:p w:rsidR="00036CBB" w:rsidRDefault="00036CBB" w:rsidP="00036CBB">
      <w:pPr>
        <w:pStyle w:val="NormalWeb"/>
      </w:pPr>
      <w:r>
        <w:t xml:space="preserve">Ich lerne Deutsch, </w:t>
      </w:r>
      <w:r>
        <w:rPr>
          <w:rStyle w:val="Strong"/>
          <w:rFonts w:eastAsiaTheme="majorEastAsia"/>
        </w:rPr>
        <w:t>weil ich nach Deutschland gehen möchte.</w:t>
      </w:r>
    </w:p>
    <w:p w:rsidR="00036CBB" w:rsidRDefault="00036CBB" w:rsidP="00036CBB">
      <w:pPr>
        <w:pStyle w:val="NormalWeb"/>
      </w:pPr>
      <w:r>
        <w:t xml:space="preserve">Tôi học tiếng Đức </w:t>
      </w:r>
      <w:r>
        <w:rPr>
          <w:rStyle w:val="Strong"/>
          <w:rFonts w:eastAsiaTheme="majorEastAsia"/>
        </w:rPr>
        <w:t>vì tôi muốn sang Đức</w:t>
      </w:r>
      <w:r>
        <w:t>.</w:t>
      </w:r>
    </w:p>
    <w:p w:rsidR="00036CBB" w:rsidRDefault="00036CBB" w:rsidP="00036CBB">
      <w:pPr>
        <w:pStyle w:val="NormalWeb"/>
      </w:pPr>
      <w:r>
        <w:t xml:space="preserve">Nhìn phần sau </w:t>
      </w:r>
      <w:r>
        <w:rPr>
          <w:rStyle w:val="Strong"/>
          <w:rFonts w:eastAsiaTheme="majorEastAsia"/>
        </w:rPr>
        <w:t>weil</w:t>
      </w:r>
      <w:r>
        <w:t>:</w:t>
      </w:r>
    </w:p>
    <w:p w:rsidR="00036CBB" w:rsidRDefault="00036CBB" w:rsidP="00036CBB">
      <w:pPr>
        <w:pStyle w:val="NormalWeb"/>
      </w:pPr>
      <w:r>
        <w:t xml:space="preserve">weil ich nach Deutschland gehen </w:t>
      </w:r>
      <w:r>
        <w:rPr>
          <w:rStyle w:val="Strong"/>
          <w:rFonts w:eastAsiaTheme="majorEastAsia"/>
        </w:rPr>
        <w:t>möchte</w:t>
      </w:r>
    </w:p>
    <w:p w:rsidR="00036CBB" w:rsidRDefault="00036CBB" w:rsidP="00196ABC">
      <w:pPr>
        <w:pStyle w:val="NormalWeb"/>
      </w:pPr>
      <w:r>
        <w:rPr>
          <w:rStyle w:val="Strong"/>
          <w:rFonts w:eastAsiaTheme="majorEastAsia"/>
        </w:rPr>
        <w:t>möchte</w:t>
      </w:r>
      <w:r w:rsidR="00196ABC">
        <w:t xml:space="preserve"> → cuối câu.</w:t>
      </w:r>
    </w:p>
    <w:p w:rsidR="00196ABC" w:rsidRDefault="00196ABC" w:rsidP="00196ABC">
      <w:pPr>
        <w:pStyle w:val="NormalWeb"/>
      </w:pPr>
    </w:p>
    <w:p w:rsidR="00036CBB" w:rsidRDefault="00036CBB" w:rsidP="00196ABC">
      <w:pPr>
        <w:pStyle w:val="Heading3"/>
      </w:pPr>
      <w:bookmarkStart w:id="478" w:name="_Toc240109708"/>
      <w:bookmarkStart w:id="479" w:name="_Toc240230610"/>
      <w:r>
        <w:t>16. Ví dụ cực dễ</w:t>
      </w:r>
      <w:bookmarkEnd w:id="478"/>
      <w:bookmarkEnd w:id="479"/>
    </w:p>
    <w:p w:rsidR="00036CBB" w:rsidRDefault="00036CBB" w:rsidP="00036CBB">
      <w:pPr>
        <w:pStyle w:val="NormalWeb"/>
      </w:pPr>
      <w:r>
        <w:t xml:space="preserve">Ich bleibe zu Hause, </w:t>
      </w:r>
      <w:r>
        <w:rPr>
          <w:rStyle w:val="Strong"/>
          <w:rFonts w:eastAsiaTheme="majorEastAsia"/>
        </w:rPr>
        <w:t>weil ich krank bin.</w:t>
      </w:r>
    </w:p>
    <w:p w:rsidR="00036CBB" w:rsidRDefault="00036CBB" w:rsidP="00036CBB">
      <w:pPr>
        <w:pStyle w:val="NormalWeb"/>
      </w:pPr>
      <w:r>
        <w:t>Tôi ở nhà vì tôi bị ốm.</w:t>
      </w:r>
    </w:p>
    <w:p w:rsidR="00036CBB" w:rsidRDefault="00036CBB" w:rsidP="00036CBB">
      <w:pPr>
        <w:pStyle w:val="NormalWeb"/>
      </w:pPr>
      <w:r>
        <w:t>Thông thường:</w:t>
      </w:r>
    </w:p>
    <w:p w:rsidR="00036CBB" w:rsidRDefault="00036CBB" w:rsidP="00036CBB">
      <w:pPr>
        <w:pStyle w:val="NormalWeb"/>
      </w:pPr>
      <w:r>
        <w:t xml:space="preserve">Ich </w:t>
      </w:r>
      <w:r>
        <w:rPr>
          <w:rStyle w:val="Strong"/>
          <w:rFonts w:eastAsiaTheme="majorEastAsia"/>
        </w:rPr>
        <w:t>bin</w:t>
      </w:r>
      <w:r>
        <w:t xml:space="preserve"> krank.</w:t>
      </w:r>
    </w:p>
    <w:p w:rsidR="00036CBB" w:rsidRDefault="00036CBB" w:rsidP="00036CBB">
      <w:pPr>
        <w:pStyle w:val="NormalWeb"/>
      </w:pPr>
      <w:r>
        <w:t>Sau weil:</w:t>
      </w:r>
    </w:p>
    <w:p w:rsidR="00036CBB" w:rsidRDefault="00036CBB" w:rsidP="00036CBB">
      <w:pPr>
        <w:pStyle w:val="NormalWeb"/>
      </w:pPr>
      <w:r>
        <w:t xml:space="preserve">weil ich krank </w:t>
      </w:r>
      <w:r>
        <w:rPr>
          <w:rStyle w:val="Strong"/>
          <w:rFonts w:eastAsiaTheme="majorEastAsia"/>
        </w:rPr>
        <w:t>bin</w:t>
      </w:r>
      <w:r>
        <w:t>.</w:t>
      </w:r>
    </w:p>
    <w:p w:rsidR="00036CBB" w:rsidRDefault="00036CBB" w:rsidP="00036CBB"/>
    <w:p w:rsidR="00036CBB" w:rsidRPr="00196ABC" w:rsidRDefault="00036CBB" w:rsidP="00196ABC">
      <w:pPr>
        <w:rPr>
          <w:b/>
        </w:rPr>
      </w:pPr>
      <w:r w:rsidRPr="00196ABC">
        <w:rPr>
          <w:b/>
        </w:rPr>
        <w:lastRenderedPageBreak/>
        <w:t>Ví dụ 2</w:t>
      </w:r>
    </w:p>
    <w:p w:rsidR="00036CBB" w:rsidRDefault="00036CBB" w:rsidP="00196ABC">
      <w:r>
        <w:t xml:space="preserve">Ich gehe nach Hause, </w:t>
      </w:r>
      <w:r>
        <w:rPr>
          <w:rStyle w:val="Strong"/>
          <w:rFonts w:eastAsiaTheme="majorEastAsia"/>
        </w:rPr>
        <w:t>weil ich müde bin.</w:t>
      </w:r>
    </w:p>
    <w:p w:rsidR="00036CBB" w:rsidRDefault="00036CBB" w:rsidP="00196ABC">
      <w:r>
        <w:t>Tôi về nhà vì tôi mệt.</w:t>
      </w:r>
    </w:p>
    <w:p w:rsidR="00036CBB" w:rsidRDefault="00036CBB" w:rsidP="00196ABC"/>
    <w:p w:rsidR="00036CBB" w:rsidRPr="00196ABC" w:rsidRDefault="00036CBB" w:rsidP="00196ABC">
      <w:pPr>
        <w:rPr>
          <w:b/>
        </w:rPr>
      </w:pPr>
      <w:r w:rsidRPr="00196ABC">
        <w:rPr>
          <w:b/>
        </w:rPr>
        <w:t>Ví dụ 3</w:t>
      </w:r>
    </w:p>
    <w:p w:rsidR="00036CBB" w:rsidRDefault="00036CBB" w:rsidP="00196ABC">
      <w:r>
        <w:t xml:space="preserve">Ich lerne Deutsch, </w:t>
      </w:r>
      <w:r>
        <w:rPr>
          <w:rStyle w:val="Strong"/>
          <w:rFonts w:eastAsiaTheme="majorEastAsia"/>
        </w:rPr>
        <w:t>weil ich in Deutschland arbeiten möchte.</w:t>
      </w:r>
    </w:p>
    <w:p w:rsidR="00036CBB" w:rsidRDefault="00036CBB" w:rsidP="00196ABC">
      <w:r>
        <w:t>Tôi học tiếng Đức vì tôi muốn làm việc ở Đức.</w:t>
      </w:r>
    </w:p>
    <w:p w:rsidR="00036CBB" w:rsidRDefault="00036CBB" w:rsidP="00196ABC"/>
    <w:p w:rsidR="00036CBB" w:rsidRPr="00196ABC" w:rsidRDefault="00036CBB" w:rsidP="00196ABC">
      <w:pPr>
        <w:rPr>
          <w:b/>
        </w:rPr>
      </w:pPr>
      <w:r w:rsidRPr="00196ABC">
        <w:rPr>
          <w:b/>
        </w:rPr>
        <w:t>Ví dụ 4 — Modalverb</w:t>
      </w:r>
    </w:p>
    <w:p w:rsidR="00036CBB" w:rsidRDefault="00036CBB" w:rsidP="00196ABC">
      <w:r>
        <w:t xml:space="preserve">Ich muss heute arbeiten, </w:t>
      </w:r>
      <w:r>
        <w:rPr>
          <w:rStyle w:val="Strong"/>
          <w:rFonts w:eastAsiaTheme="majorEastAsia"/>
        </w:rPr>
        <w:t>weil ich morgen frei haben möchte.</w:t>
      </w:r>
    </w:p>
    <w:p w:rsidR="00036CBB" w:rsidRDefault="00036CBB" w:rsidP="00196ABC">
      <w:r>
        <w:t>Tôi phải làm việc hôm nay vì tôi muốn ngày mai được nghỉ.</w:t>
      </w:r>
    </w:p>
    <w:p w:rsidR="00036CBB" w:rsidRDefault="00036CBB" w:rsidP="00196ABC">
      <w:r>
        <w:t>Ở phần sau:</w:t>
      </w:r>
    </w:p>
    <w:p w:rsidR="00036CBB" w:rsidRDefault="00036CBB" w:rsidP="00196ABC">
      <w:r>
        <w:t xml:space="preserve">ich morgen frei haben </w:t>
      </w:r>
      <w:r>
        <w:rPr>
          <w:rStyle w:val="Strong"/>
          <w:rFonts w:eastAsiaTheme="majorEastAsia"/>
        </w:rPr>
        <w:t>möchte</w:t>
      </w:r>
    </w:p>
    <w:p w:rsidR="00036CBB" w:rsidRDefault="00036CBB" w:rsidP="00036CBB">
      <w:r>
        <w:t xml:space="preserve">Modal-like verb </w:t>
      </w:r>
      <w:r>
        <w:rPr>
          <w:rStyle w:val="Strong"/>
          <w:rFonts w:eastAsiaTheme="majorEastAsia"/>
        </w:rPr>
        <w:t>möchte</w:t>
      </w:r>
      <w:r>
        <w:t xml:space="preserve"> xuống cuố</w:t>
      </w:r>
      <w:r w:rsidR="00196ABC">
        <w:t>i.</w:t>
      </w:r>
    </w:p>
    <w:p w:rsidR="00196ABC" w:rsidRDefault="00196ABC" w:rsidP="00036CBB"/>
    <w:p w:rsidR="00036CBB" w:rsidRDefault="00036CBB" w:rsidP="00196ABC">
      <w:pPr>
        <w:pStyle w:val="Heading3"/>
      </w:pPr>
      <w:bookmarkStart w:id="480" w:name="_Toc240109709"/>
      <w:bookmarkStart w:id="481" w:name="_Toc240230611"/>
      <w:r>
        <w:t>17. SO SÁNH DESHALB VS WEIL</w:t>
      </w:r>
      <w:bookmarkEnd w:id="480"/>
      <w:bookmarkEnd w:id="481"/>
    </w:p>
    <w:p w:rsidR="00036CBB" w:rsidRDefault="00036CBB" w:rsidP="00196ABC">
      <w:r>
        <w:t xml:space="preserve">Đây là cặp bạn </w:t>
      </w:r>
      <w:r>
        <w:rPr>
          <w:rStyle w:val="Strong"/>
          <w:rFonts w:eastAsiaTheme="majorEastAsia"/>
        </w:rPr>
        <w:t>phải phân biệt</w:t>
      </w:r>
      <w:r>
        <w:t>.</w:t>
      </w:r>
    </w:p>
    <w:p w:rsidR="00036CBB" w:rsidRPr="00196ABC" w:rsidRDefault="00036CBB" w:rsidP="00196ABC">
      <w:pPr>
        <w:rPr>
          <w:b/>
          <w:u w:val="single"/>
        </w:rPr>
      </w:pPr>
      <w:r w:rsidRPr="00196ABC">
        <w:rPr>
          <w:b/>
          <w:u w:val="single"/>
        </w:rPr>
        <w:t>DESHALB</w:t>
      </w:r>
    </w:p>
    <w:p w:rsidR="00036CBB" w:rsidRDefault="00036CBB" w:rsidP="00196ABC">
      <w:r>
        <w:t xml:space="preserve">Ich bin müde. </w:t>
      </w:r>
      <w:r>
        <w:rPr>
          <w:rStyle w:val="Strong"/>
          <w:rFonts w:eastAsiaTheme="majorEastAsia"/>
        </w:rPr>
        <w:t>Deshalb gehe ich nach Hause.</w:t>
      </w:r>
    </w:p>
    <w:p w:rsidR="00036CBB" w:rsidRDefault="00036CBB" w:rsidP="00196ABC">
      <w:r>
        <w:t xml:space="preserve">= Tôi mệt. </w:t>
      </w:r>
      <w:r>
        <w:rPr>
          <w:rStyle w:val="Strong"/>
          <w:rFonts w:eastAsiaTheme="majorEastAsia"/>
        </w:rPr>
        <w:t>Vì vậy tôi về nhà.</w:t>
      </w:r>
    </w:p>
    <w:p w:rsidR="00036CBB" w:rsidRDefault="00036CBB" w:rsidP="00196ABC">
      <w:r>
        <w:t>Cấu trúc:</w:t>
      </w:r>
    </w:p>
    <w:p w:rsidR="00036CBB" w:rsidRDefault="00036CBB" w:rsidP="00196ABC">
      <w:pPr>
        <w:jc w:val="center"/>
      </w:pPr>
      <w:r w:rsidRPr="00196ABC">
        <w:rPr>
          <w:rStyle w:val="Strong"/>
          <w:rFonts w:eastAsiaTheme="majorEastAsia"/>
          <w:highlight w:val="yellow"/>
        </w:rPr>
        <w:t>Deshalb + ĐỘNG TỪ + CHỦ NGỮ</w:t>
      </w:r>
    </w:p>
    <w:p w:rsidR="00036CBB" w:rsidRDefault="00036CBB" w:rsidP="00196ABC"/>
    <w:p w:rsidR="00036CBB" w:rsidRPr="00196ABC" w:rsidRDefault="00036CBB" w:rsidP="00196ABC">
      <w:pPr>
        <w:rPr>
          <w:b/>
          <w:u w:val="single"/>
        </w:rPr>
      </w:pPr>
      <w:r w:rsidRPr="00196ABC">
        <w:rPr>
          <w:b/>
          <w:u w:val="single"/>
        </w:rPr>
        <w:t>WEIL</w:t>
      </w:r>
    </w:p>
    <w:p w:rsidR="00036CBB" w:rsidRDefault="00036CBB" w:rsidP="00196ABC">
      <w:r>
        <w:t xml:space="preserve">Ich gehe nach Hause, </w:t>
      </w:r>
      <w:r>
        <w:rPr>
          <w:rStyle w:val="Strong"/>
          <w:rFonts w:eastAsiaTheme="majorEastAsia"/>
        </w:rPr>
        <w:t>weil ich müde bin.</w:t>
      </w:r>
    </w:p>
    <w:p w:rsidR="00036CBB" w:rsidRDefault="00036CBB" w:rsidP="00196ABC">
      <w:r>
        <w:t xml:space="preserve">= Tôi về nhà </w:t>
      </w:r>
      <w:r>
        <w:rPr>
          <w:rStyle w:val="Strong"/>
          <w:rFonts w:eastAsiaTheme="majorEastAsia"/>
        </w:rPr>
        <w:t>vì tôi mệt</w:t>
      </w:r>
      <w:r>
        <w:t>.</w:t>
      </w:r>
    </w:p>
    <w:p w:rsidR="00036CBB" w:rsidRDefault="00036CBB" w:rsidP="00196ABC">
      <w:r>
        <w:t>Cấu trúc:</w:t>
      </w:r>
    </w:p>
    <w:p w:rsidR="00036CBB" w:rsidRDefault="00036CBB" w:rsidP="00196ABC">
      <w:pPr>
        <w:jc w:val="center"/>
      </w:pPr>
      <w:r w:rsidRPr="00196ABC">
        <w:rPr>
          <w:rStyle w:val="Strong"/>
          <w:rFonts w:eastAsiaTheme="majorEastAsia"/>
          <w:highlight w:val="yellow"/>
        </w:rPr>
        <w:t>weil + CHỦ NGỮ + ... + ĐỘNG TỪ</w:t>
      </w:r>
    </w:p>
    <w:p w:rsidR="00036CBB" w:rsidRDefault="00036CBB" w:rsidP="00196ABC">
      <w:pPr>
        <w:pStyle w:val="Heading3"/>
      </w:pPr>
      <w:bookmarkStart w:id="482" w:name="_Toc240109710"/>
      <w:bookmarkStart w:id="483" w:name="_Toc240230612"/>
      <w:r>
        <w:lastRenderedPageBreak/>
        <w:t>18. MẸO NHỚ</w:t>
      </w:r>
      <w:bookmarkEnd w:id="482"/>
      <w:bookmarkEnd w:id="483"/>
    </w:p>
    <w:p w:rsidR="00036CBB" w:rsidRPr="00196ABC" w:rsidRDefault="00036CBB" w:rsidP="00196ABC">
      <w:r w:rsidRPr="00196ABC">
        <w:rPr>
          <w:rStyle w:val="Strong"/>
          <w:bCs w:val="0"/>
        </w:rPr>
        <w:t>DESHALB</w:t>
      </w:r>
    </w:p>
    <w:p w:rsidR="00036CBB" w:rsidRDefault="00036CBB" w:rsidP="00196ABC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động từ đứng NGAY SAU deshalb</w:t>
      </w:r>
    </w:p>
    <w:p w:rsidR="00036CBB" w:rsidRDefault="00036CBB" w:rsidP="00196ABC">
      <w:r>
        <w:t xml:space="preserve">Deshalb </w:t>
      </w:r>
      <w:r>
        <w:rPr>
          <w:rStyle w:val="Strong"/>
          <w:rFonts w:eastAsiaTheme="majorEastAsia"/>
        </w:rPr>
        <w:t>gehe</w:t>
      </w:r>
      <w:r>
        <w:t xml:space="preserve"> ich...</w:t>
      </w:r>
    </w:p>
    <w:p w:rsidR="00036CBB" w:rsidRDefault="00036CBB" w:rsidP="00196ABC"/>
    <w:p w:rsidR="00036CBB" w:rsidRPr="00196ABC" w:rsidRDefault="00036CBB" w:rsidP="00196ABC">
      <w:r w:rsidRPr="00196ABC">
        <w:rPr>
          <w:rStyle w:val="Strong"/>
          <w:bCs w:val="0"/>
        </w:rPr>
        <w:t>WEIL</w:t>
      </w:r>
    </w:p>
    <w:p w:rsidR="00036CBB" w:rsidRDefault="00036CBB" w:rsidP="00196ABC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động từ CHẠY VỀ CUỐI</w:t>
      </w:r>
    </w:p>
    <w:p w:rsidR="00036CBB" w:rsidRDefault="00036CBB" w:rsidP="00196ABC">
      <w:r>
        <w:t xml:space="preserve">weil ich müde </w:t>
      </w:r>
      <w:r>
        <w:rPr>
          <w:rStyle w:val="Strong"/>
          <w:rFonts w:eastAsiaTheme="majorEastAsia"/>
        </w:rPr>
        <w:t>bin</w:t>
      </w:r>
    </w:p>
    <w:p w:rsidR="00036CBB" w:rsidRDefault="00036CBB" w:rsidP="00196ABC">
      <w:r>
        <w:t>Một câu thần chú:</w:t>
      </w:r>
    </w:p>
    <w:p w:rsidR="00036CBB" w:rsidRDefault="00036CBB" w:rsidP="00196ABC">
      <w:pPr>
        <w:jc w:val="center"/>
      </w:pPr>
      <w:r w:rsidRPr="00196ABC">
        <w:rPr>
          <w:highlight w:val="yellow"/>
        </w:rPr>
        <w:t xml:space="preserve"> </w:t>
      </w:r>
      <w:r w:rsidRPr="00196ABC">
        <w:rPr>
          <w:rStyle w:val="Strong"/>
          <w:rFonts w:eastAsiaTheme="majorEastAsia"/>
          <w:highlight w:val="yellow"/>
        </w:rPr>
        <w:t>DESHALB → VERB SỚM</w:t>
      </w:r>
      <w:r w:rsidRPr="00196ABC">
        <w:rPr>
          <w:highlight w:val="yellow"/>
        </w:rPr>
        <w:br/>
        <w:t xml:space="preserve"> </w:t>
      </w:r>
      <w:r w:rsidRPr="00196ABC">
        <w:rPr>
          <w:rStyle w:val="Strong"/>
          <w:rFonts w:eastAsiaTheme="majorEastAsia"/>
          <w:highlight w:val="yellow"/>
        </w:rPr>
        <w:t>WEIL → VERB CUỐI</w:t>
      </w:r>
    </w:p>
    <w:p w:rsidR="00036CBB" w:rsidRDefault="00036CBB" w:rsidP="00196ABC">
      <w:pPr>
        <w:pStyle w:val="Heading3"/>
      </w:pPr>
      <w:bookmarkStart w:id="484" w:name="_Toc240109711"/>
      <w:bookmarkStart w:id="485" w:name="_Toc240230613"/>
      <w:r>
        <w:t>19. GHÉP CẢ HAI</w:t>
      </w:r>
      <w:bookmarkEnd w:id="484"/>
      <w:bookmarkEnd w:id="485"/>
    </w:p>
    <w:p w:rsidR="00036CBB" w:rsidRDefault="00036CBB" w:rsidP="00036CBB">
      <w:pPr>
        <w:pStyle w:val="NormalWeb"/>
      </w:pPr>
      <w:r>
        <w:t>Bạn có thể nói cùng một ý theo hai cách:</w:t>
      </w:r>
    </w:p>
    <w:p w:rsidR="00036CBB" w:rsidRPr="00196ABC" w:rsidRDefault="00036CBB" w:rsidP="00196ABC">
      <w:pPr>
        <w:rPr>
          <w:b/>
        </w:rPr>
      </w:pPr>
      <w:r w:rsidRPr="00196ABC">
        <w:rPr>
          <w:b/>
        </w:rPr>
        <w:t>Cách 1 — deshalb</w:t>
      </w:r>
    </w:p>
    <w:p w:rsidR="00036CBB" w:rsidRDefault="00036CBB" w:rsidP="00196ABC">
      <w:r>
        <w:t xml:space="preserve">Ich bin müde. </w:t>
      </w:r>
      <w:r w:rsidRPr="00196ABC">
        <w:rPr>
          <w:rStyle w:val="Strong"/>
          <w:rFonts w:eastAsiaTheme="majorEastAsia"/>
          <w:highlight w:val="yellow"/>
        </w:rPr>
        <w:t>Deshalb</w:t>
      </w:r>
      <w:r>
        <w:rPr>
          <w:rStyle w:val="Strong"/>
          <w:rFonts w:eastAsiaTheme="majorEastAsia"/>
        </w:rPr>
        <w:t xml:space="preserve"> gehe ich nach Hause.</w:t>
      </w:r>
    </w:p>
    <w:p w:rsidR="00036CBB" w:rsidRPr="00196ABC" w:rsidRDefault="00036CBB" w:rsidP="00196ABC">
      <w:pPr>
        <w:rPr>
          <w:b/>
        </w:rPr>
      </w:pPr>
      <w:r w:rsidRPr="00196ABC">
        <w:rPr>
          <w:b/>
        </w:rPr>
        <w:t>Cách 2 — weil</w:t>
      </w:r>
    </w:p>
    <w:p w:rsidR="00036CBB" w:rsidRDefault="00036CBB" w:rsidP="00196ABC">
      <w:r>
        <w:t>Ich gehe nach Hause</w:t>
      </w:r>
      <w:r w:rsidRPr="00196ABC">
        <w:rPr>
          <w:highlight w:val="yellow"/>
        </w:rPr>
        <w:t xml:space="preserve">, </w:t>
      </w:r>
      <w:r w:rsidRPr="00196ABC">
        <w:rPr>
          <w:rStyle w:val="Strong"/>
          <w:rFonts w:eastAsiaTheme="majorEastAsia"/>
          <w:highlight w:val="yellow"/>
        </w:rPr>
        <w:t>weil</w:t>
      </w:r>
      <w:r>
        <w:rPr>
          <w:rStyle w:val="Strong"/>
          <w:rFonts w:eastAsiaTheme="majorEastAsia"/>
        </w:rPr>
        <w:t xml:space="preserve"> ich müde bin.</w:t>
      </w:r>
    </w:p>
    <w:p w:rsidR="00036CBB" w:rsidRDefault="00036CBB" w:rsidP="00036CBB">
      <w:r>
        <w:t>Ý nghĩa gần như giố</w:t>
      </w:r>
      <w:r w:rsidR="00196ABC">
        <w:t>ng nhau.</w:t>
      </w:r>
    </w:p>
    <w:p w:rsidR="00196ABC" w:rsidRDefault="00196ABC" w:rsidP="00036CBB"/>
    <w:p w:rsidR="00196ABC" w:rsidRDefault="00196ABC" w:rsidP="00036CBB"/>
    <w:p w:rsidR="00196ABC" w:rsidRDefault="00196ABC" w:rsidP="00036CBB"/>
    <w:p w:rsidR="00036CBB" w:rsidRDefault="00036CBB" w:rsidP="00196ABC">
      <w:pPr>
        <w:pStyle w:val="Heading3"/>
      </w:pPr>
      <w:bookmarkStart w:id="486" w:name="_Toc240109712"/>
      <w:bookmarkStart w:id="487" w:name="_Toc240230614"/>
      <w:r>
        <w:t>20. WEIL + TRỢ ĐỘNG TỪ / MODAL</w:t>
      </w:r>
      <w:bookmarkEnd w:id="486"/>
      <w:bookmarkEnd w:id="487"/>
    </w:p>
    <w:p w:rsidR="00036CBB" w:rsidRDefault="00036CBB" w:rsidP="00196ABC">
      <w:r>
        <w:t>Đây là chỗ nối với các bài trước.</w:t>
      </w:r>
    </w:p>
    <w:p w:rsidR="00036CBB" w:rsidRDefault="00036CBB" w:rsidP="00196ABC">
      <w:r>
        <w:t>Bình thường:</w:t>
      </w:r>
    </w:p>
    <w:p w:rsidR="00036CBB" w:rsidRDefault="00036CBB" w:rsidP="00196ABC">
      <w:r>
        <w:t xml:space="preserve">Ich </w:t>
      </w:r>
      <w:r>
        <w:rPr>
          <w:rStyle w:val="Strong"/>
          <w:rFonts w:eastAsiaTheme="majorEastAsia"/>
        </w:rPr>
        <w:t>muss</w:t>
      </w:r>
      <w:r>
        <w:t xml:space="preserve"> arbeiten.</w:t>
      </w:r>
    </w:p>
    <w:p w:rsidR="00036CBB" w:rsidRDefault="00036CBB" w:rsidP="00196ABC">
      <w:r>
        <w:t>Với weil:</w:t>
      </w:r>
    </w:p>
    <w:p w:rsidR="00036CBB" w:rsidRDefault="00036CBB" w:rsidP="00196ABC">
      <w:pPr>
        <w:jc w:val="center"/>
      </w:pPr>
      <w:r>
        <w:t xml:space="preserve">..., weil ich arbeiten </w:t>
      </w:r>
      <w:r>
        <w:rPr>
          <w:rStyle w:val="Strong"/>
          <w:rFonts w:eastAsiaTheme="majorEastAsia"/>
        </w:rPr>
        <w:t>muss</w:t>
      </w:r>
      <w:r>
        <w:t>.</w:t>
      </w:r>
    </w:p>
    <w:p w:rsidR="00036CBB" w:rsidRDefault="00036CBB" w:rsidP="00196ABC"/>
    <w:p w:rsidR="00036CBB" w:rsidRDefault="00036CBB" w:rsidP="00196ABC">
      <w:r>
        <w:lastRenderedPageBreak/>
        <w:t>Bình thường:</w:t>
      </w:r>
    </w:p>
    <w:p w:rsidR="00036CBB" w:rsidRDefault="00036CBB" w:rsidP="00196ABC">
      <w:r>
        <w:t xml:space="preserve">Ich </w:t>
      </w:r>
      <w:r>
        <w:rPr>
          <w:rStyle w:val="Strong"/>
          <w:rFonts w:eastAsiaTheme="majorEastAsia"/>
        </w:rPr>
        <w:t>kann</w:t>
      </w:r>
      <w:r>
        <w:t xml:space="preserve"> Deutsch sprechen.</w:t>
      </w:r>
    </w:p>
    <w:p w:rsidR="00036CBB" w:rsidRDefault="00036CBB" w:rsidP="00196ABC">
      <w:r>
        <w:t>Với weil:</w:t>
      </w:r>
    </w:p>
    <w:p w:rsidR="00036CBB" w:rsidRDefault="00036CBB" w:rsidP="00196ABC">
      <w:pPr>
        <w:jc w:val="center"/>
      </w:pPr>
      <w:r>
        <w:t xml:space="preserve">..., weil ich Deutsch sprechen </w:t>
      </w:r>
      <w:r>
        <w:rPr>
          <w:rStyle w:val="Strong"/>
          <w:rFonts w:eastAsiaTheme="majorEastAsia"/>
        </w:rPr>
        <w:t>kann</w:t>
      </w:r>
      <w:r>
        <w:t>.</w:t>
      </w:r>
    </w:p>
    <w:p w:rsidR="00036CBB" w:rsidRDefault="00036CBB" w:rsidP="00196ABC"/>
    <w:p w:rsidR="00036CBB" w:rsidRDefault="00036CBB" w:rsidP="00196ABC">
      <w:r>
        <w:t>Bình thường:</w:t>
      </w:r>
    </w:p>
    <w:p w:rsidR="00036CBB" w:rsidRDefault="00036CBB" w:rsidP="00196ABC">
      <w:r>
        <w:t xml:space="preserve">Ich </w:t>
      </w:r>
      <w:r>
        <w:rPr>
          <w:rStyle w:val="Strong"/>
          <w:rFonts w:eastAsiaTheme="majorEastAsia"/>
        </w:rPr>
        <w:t>möchte</w:t>
      </w:r>
      <w:r>
        <w:t xml:space="preserve"> nach Deutschland fahren.</w:t>
      </w:r>
    </w:p>
    <w:p w:rsidR="00036CBB" w:rsidRDefault="00036CBB" w:rsidP="00196ABC">
      <w:r>
        <w:t>Với weil:</w:t>
      </w:r>
    </w:p>
    <w:p w:rsidR="00036CBB" w:rsidRDefault="00036CBB" w:rsidP="00196ABC">
      <w:pPr>
        <w:jc w:val="center"/>
      </w:pPr>
      <w:r>
        <w:t xml:space="preserve">..., weil ich nach Deutschland fahren </w:t>
      </w:r>
      <w:r>
        <w:rPr>
          <w:rStyle w:val="Strong"/>
          <w:rFonts w:eastAsiaTheme="majorEastAsia"/>
        </w:rPr>
        <w:t>möchte</w:t>
      </w:r>
      <w:r>
        <w:t>.</w:t>
      </w:r>
    </w:p>
    <w:p w:rsidR="00036CBB" w:rsidRDefault="00036CBB" w:rsidP="00036CBB">
      <w:r>
        <w:t>Cả cụm động từ cuố</w:t>
      </w:r>
      <w:r w:rsidR="00196ABC">
        <w:t>i câu.</w:t>
      </w:r>
    </w:p>
    <w:p w:rsidR="00036CBB" w:rsidRDefault="00036CBB" w:rsidP="00196ABC">
      <w:pPr>
        <w:pStyle w:val="Heading3"/>
      </w:pPr>
      <w:bookmarkStart w:id="488" w:name="_Toc240109713"/>
      <w:bookmarkStart w:id="489" w:name="_Toc240230615"/>
      <w:r>
        <w:t>21. WEIL + PERFekt</w:t>
      </w:r>
      <w:bookmarkEnd w:id="488"/>
      <w:bookmarkEnd w:id="489"/>
    </w:p>
    <w:p w:rsidR="00036CBB" w:rsidRDefault="00036CBB" w:rsidP="00036CBB">
      <w:pPr>
        <w:pStyle w:val="NormalWeb"/>
      </w:pPr>
      <w:r>
        <w:t>Bạn cũng có thể gặp:</w:t>
      </w:r>
    </w:p>
    <w:p w:rsidR="00036CBB" w:rsidRDefault="00036CBB" w:rsidP="00036CBB">
      <w:pPr>
        <w:pStyle w:val="NormalWeb"/>
      </w:pPr>
      <w:r>
        <w:t xml:space="preserve">Ich bin müde, weil ich gestern lange </w:t>
      </w:r>
      <w:r>
        <w:rPr>
          <w:rStyle w:val="Strong"/>
          <w:rFonts w:eastAsiaTheme="majorEastAsia"/>
        </w:rPr>
        <w:t>gearbeitet habe</w:t>
      </w:r>
      <w:r>
        <w:t>.</w:t>
      </w:r>
    </w:p>
    <w:p w:rsidR="00036CBB" w:rsidRDefault="00036CBB" w:rsidP="00036CBB">
      <w:pPr>
        <w:pStyle w:val="NormalWeb"/>
      </w:pPr>
      <w:r>
        <w:t>Tôi mệt vì hôm qua tôi đã làm việc lâu.</w:t>
      </w:r>
    </w:p>
    <w:p w:rsidR="00036CBB" w:rsidRDefault="00036CBB" w:rsidP="00036CBB">
      <w:pPr>
        <w:pStyle w:val="NormalWeb"/>
      </w:pPr>
      <w:r>
        <w:t>Bình thường:</w:t>
      </w:r>
    </w:p>
    <w:p w:rsidR="00036CBB" w:rsidRDefault="00036CBB" w:rsidP="00036CBB">
      <w:pPr>
        <w:pStyle w:val="NormalWeb"/>
      </w:pPr>
      <w:r>
        <w:t xml:space="preserve">Ich </w:t>
      </w:r>
      <w:r>
        <w:rPr>
          <w:rStyle w:val="Strong"/>
          <w:rFonts w:eastAsiaTheme="majorEastAsia"/>
        </w:rPr>
        <w:t>habe</w:t>
      </w:r>
      <w:r>
        <w:t xml:space="preserve"> gestern lange gearbeitet.</w:t>
      </w:r>
    </w:p>
    <w:p w:rsidR="00036CBB" w:rsidRDefault="00036CBB" w:rsidP="00036CBB">
      <w:pPr>
        <w:pStyle w:val="NormalWeb"/>
      </w:pPr>
      <w:r>
        <w:t xml:space="preserve">Sau </w:t>
      </w:r>
      <w:r>
        <w:rPr>
          <w:rStyle w:val="Strong"/>
          <w:rFonts w:eastAsiaTheme="majorEastAsia"/>
        </w:rPr>
        <w:t>weil</w:t>
      </w:r>
      <w:r>
        <w:t>:</w:t>
      </w:r>
    </w:p>
    <w:p w:rsidR="00036CBB" w:rsidRDefault="00036CBB" w:rsidP="00036CBB">
      <w:pPr>
        <w:pStyle w:val="NormalWeb"/>
      </w:pPr>
      <w:r>
        <w:t xml:space="preserve">weil ich gestern lange gearbeitet </w:t>
      </w:r>
      <w:r>
        <w:rPr>
          <w:rStyle w:val="Strong"/>
          <w:rFonts w:eastAsiaTheme="majorEastAsia"/>
        </w:rPr>
        <w:t>habe</w:t>
      </w:r>
      <w:r>
        <w:t>.</w:t>
      </w:r>
    </w:p>
    <w:p w:rsidR="00036CBB" w:rsidRDefault="00036CBB" w:rsidP="006D043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eastAsiaTheme="majorEastAsia"/>
        </w:rPr>
        <w:t>haben</w:t>
      </w:r>
      <w:r w:rsidR="006D043A">
        <w:t xml:space="preserve"> chạy xuống cuối.</w:t>
      </w:r>
    </w:p>
    <w:p w:rsidR="006D043A" w:rsidRDefault="006D043A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:rsidR="00036CBB" w:rsidRDefault="00036CBB" w:rsidP="006D043A">
      <w:pPr>
        <w:pStyle w:val="Heading3"/>
      </w:pPr>
      <w:bookmarkStart w:id="490" w:name="_Toc240109714"/>
      <w:bookmarkStart w:id="491" w:name="_Toc240230616"/>
      <w:r>
        <w:lastRenderedPageBreak/>
        <w:t>22. SƠ ĐỒ CỰC QUAN TRỌNG</w:t>
      </w:r>
      <w:bookmarkEnd w:id="490"/>
      <w:bookmarkEnd w:id="491"/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CÂU BÌNH THƯỜNG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Ich lerne Deutsch.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Verb = vị trí 2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CÓ DESHALB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Deshalb lerne ich Deutsch.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Verb = vẫn vị trí 2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CÓ WEIL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weil ich Deutsch lerne.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</w:pPr>
      <w:r>
        <w:rPr>
          <w:rStyle w:val="HTMLCode"/>
        </w:rPr>
        <w:t>Verb = cuối</w:t>
      </w:r>
    </w:p>
    <w:p w:rsidR="00036CBB" w:rsidRDefault="00036CBB" w:rsidP="006D043A">
      <w:pPr>
        <w:jc w:val="center"/>
      </w:pP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TẬP 1 — SẮP XẾP CÂU</w:t>
      </w:r>
    </w:p>
    <w:p w:rsidR="00036CBB" w:rsidRDefault="00036CBB" w:rsidP="006D043A">
      <w:r>
        <w:t>Sắp xếp thành câu đúng.</w:t>
      </w:r>
    </w:p>
    <w:p w:rsidR="00036CBB" w:rsidRDefault="006D043A" w:rsidP="006D043A">
      <w:r>
        <w:t>1.</w:t>
      </w:r>
      <w:r w:rsidR="00036CBB">
        <w:t>heute / ich / Deutsch / lerne</w:t>
      </w:r>
    </w:p>
    <w:p w:rsidR="00036CBB" w:rsidRDefault="006D043A" w:rsidP="006D043A">
      <w:r>
        <w:t>2.</w:t>
      </w:r>
      <w:r w:rsidR="00036CBB">
        <w:t>morgen / ich / arbeite</w:t>
      </w:r>
    </w:p>
    <w:p w:rsidR="00036CBB" w:rsidRDefault="006D043A" w:rsidP="006D043A">
      <w:r>
        <w:t>3.</w:t>
      </w:r>
      <w:r w:rsidR="00036CBB">
        <w:t>am Montag / wir / nach Berlin / fahren</w:t>
      </w:r>
    </w:p>
    <w:p w:rsidR="00036CBB" w:rsidRDefault="006D043A" w:rsidP="006D043A">
      <w:r>
        <w:t>4.</w:t>
      </w:r>
      <w:r w:rsidR="00036CBB">
        <w:t>du / Deutsch / lernst / ?</w:t>
      </w:r>
    </w:p>
    <w:p w:rsidR="00036CBB" w:rsidRDefault="006D043A" w:rsidP="006D043A">
      <w:r>
        <w:t>5.</w:t>
      </w:r>
      <w:r w:rsidR="00036CBB">
        <w:t>wo / du / wohnst / ?</w:t>
      </w:r>
    </w:p>
    <w:p w:rsidR="00036CBB" w:rsidRDefault="006D043A" w:rsidP="006D043A">
      <w:r>
        <w:t>6.</w:t>
      </w:r>
      <w:r w:rsidR="00036CBB">
        <w:t>wa</w:t>
      </w:r>
      <w:r>
        <w:t>rum / du / Deutsch / lernst / ?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TẬP 2 — CHỌN ĐÁP ÁN</w:t>
      </w:r>
    </w:p>
    <w:p w:rsidR="00036CBB" w:rsidRDefault="006D043A" w:rsidP="006D043A">
      <w:r>
        <w:t>1.</w:t>
      </w:r>
      <w:r w:rsidR="00036CBB">
        <w:t>Heute ___ ich Deutsch.</w:t>
      </w:r>
    </w:p>
    <w:p w:rsidR="00036CBB" w:rsidRDefault="00036CBB" w:rsidP="006D043A">
      <w:r>
        <w:t>A. lerne</w:t>
      </w:r>
      <w:r>
        <w:br/>
        <w:t>B. ich lerne</w:t>
      </w:r>
      <w:r>
        <w:br/>
        <w:t>C. Deutsch lerne</w:t>
      </w:r>
    </w:p>
    <w:p w:rsidR="00036CBB" w:rsidRDefault="006D043A" w:rsidP="006D043A">
      <w:r>
        <w:t>2.</w:t>
      </w:r>
      <w:r w:rsidR="00036CBB">
        <w:t>___ du heute?</w:t>
      </w:r>
    </w:p>
    <w:p w:rsidR="00036CBB" w:rsidRDefault="00036CBB" w:rsidP="006D043A">
      <w:r>
        <w:t>A. Arbeitest</w:t>
      </w:r>
      <w:r>
        <w:br/>
        <w:t>B. Du arbeitest</w:t>
      </w:r>
      <w:r>
        <w:br/>
        <w:t>C. Arbeitest du</w:t>
      </w:r>
    </w:p>
    <w:p w:rsidR="00036CBB" w:rsidRDefault="006D043A" w:rsidP="006D043A">
      <w:r>
        <w:t>3.</w:t>
      </w:r>
      <w:r w:rsidR="00036CBB">
        <w:t>Wo ___ du?</w:t>
      </w:r>
    </w:p>
    <w:p w:rsidR="00036CBB" w:rsidRDefault="00036CBB" w:rsidP="006D043A">
      <w:r>
        <w:t>A. wohnst</w:t>
      </w:r>
      <w:r>
        <w:br/>
        <w:t>B. du wohnst</w:t>
      </w:r>
      <w:r>
        <w:br/>
        <w:t>C. wohnst du</w:t>
      </w:r>
    </w:p>
    <w:p w:rsidR="00036CBB" w:rsidRDefault="006D043A" w:rsidP="006D043A">
      <w:r>
        <w:lastRenderedPageBreak/>
        <w:t>4.</w:t>
      </w:r>
      <w:r w:rsidR="00036CBB">
        <w:t>Ich bin müde, ___ ich arbeite.</w:t>
      </w:r>
    </w:p>
    <w:p w:rsidR="00036CBB" w:rsidRDefault="00036CBB" w:rsidP="006D043A">
      <w:r>
        <w:t>A. aber</w:t>
      </w:r>
      <w:r>
        <w:br/>
        <w:t>B. deshalb</w:t>
      </w:r>
      <w:r>
        <w:br/>
        <w:t>C. weil</w:t>
      </w:r>
    </w:p>
    <w:p w:rsidR="00036CBB" w:rsidRDefault="006D043A" w:rsidP="006D043A">
      <w:r>
        <w:t>5.</w:t>
      </w:r>
      <w:r w:rsidR="00036CBB">
        <w:t>Ich bin müde. Deshalb ___ ich nach Hause.</w:t>
      </w:r>
    </w:p>
    <w:p w:rsidR="00036CBB" w:rsidRDefault="00036CBB" w:rsidP="006D043A">
      <w:r>
        <w:t>A. ich gehe</w:t>
      </w:r>
      <w:r>
        <w:br/>
        <w:t>B. gehe ich</w:t>
      </w:r>
      <w:r>
        <w:br/>
        <w:t>C. gehe</w:t>
      </w:r>
    </w:p>
    <w:p w:rsidR="00036CBB" w:rsidRDefault="006D043A" w:rsidP="006D043A">
      <w:r>
        <w:t>6.</w:t>
      </w:r>
      <w:r w:rsidR="00036CBB">
        <w:t>Ich gehe nach Hause, weil ich müde ___.</w:t>
      </w:r>
    </w:p>
    <w:p w:rsidR="00036CBB" w:rsidRDefault="006D043A" w:rsidP="006D043A">
      <w:r>
        <w:t>A. bin</w:t>
      </w:r>
      <w:r>
        <w:br/>
        <w:t>B. ich bin</w:t>
      </w:r>
      <w:r>
        <w:br/>
        <w:t>C. müde bin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TẬP 3 — UND / ODER / ABER</w:t>
      </w:r>
    </w:p>
    <w:p w:rsidR="00036CBB" w:rsidRDefault="00036CBB" w:rsidP="006D043A">
      <w:r>
        <w:t xml:space="preserve">Điền </w:t>
      </w:r>
      <w:r>
        <w:rPr>
          <w:rStyle w:val="Strong"/>
          <w:rFonts w:eastAsiaTheme="majorEastAsia"/>
        </w:rPr>
        <w:t>und / oder / aber</w:t>
      </w:r>
      <w:r>
        <w:t>.</w:t>
      </w:r>
    </w:p>
    <w:p w:rsidR="00036CBB" w:rsidRDefault="00036CBB" w:rsidP="006D043A">
      <w:r>
        <w:t xml:space="preserve">Ich lerne Deutsch ___ ich arbeite. </w:t>
      </w:r>
    </w:p>
    <w:p w:rsidR="00036CBB" w:rsidRDefault="00036CBB" w:rsidP="006D043A">
      <w:r>
        <w:t xml:space="preserve">Möchtest du Kaffee ___ Tee? </w:t>
      </w:r>
    </w:p>
    <w:p w:rsidR="00036CBB" w:rsidRDefault="00036CBB" w:rsidP="006D043A">
      <w:r>
        <w:t xml:space="preserve">Ich bin müde, ___ ich muss arbeiten. </w:t>
      </w:r>
    </w:p>
    <w:p w:rsidR="00036CBB" w:rsidRDefault="00036CBB" w:rsidP="006D043A">
      <w:r>
        <w:t xml:space="preserve">Das Wetter ist kalt, ___ die Sonne scheint. </w:t>
      </w:r>
    </w:p>
    <w:p w:rsidR="00036CBB" w:rsidRDefault="006D043A" w:rsidP="006D043A">
      <w:r>
        <w:t xml:space="preserve">Ich kaufe Brot ___ Milch.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TẬP 4 — DESHALB HAY WEIL?</w:t>
      </w:r>
    </w:p>
    <w:p w:rsidR="00036CBB" w:rsidRDefault="00036CBB" w:rsidP="006D043A">
      <w:r>
        <w:t xml:space="preserve">Chọn </w:t>
      </w:r>
      <w:r>
        <w:rPr>
          <w:rStyle w:val="Strong"/>
          <w:rFonts w:eastAsiaTheme="majorEastAsia"/>
        </w:rPr>
        <w:t>deshalb</w:t>
      </w:r>
      <w:r>
        <w:t xml:space="preserve"> hoặc </w:t>
      </w:r>
      <w:r>
        <w:rPr>
          <w:rStyle w:val="Strong"/>
          <w:rFonts w:eastAsiaTheme="majorEastAsia"/>
        </w:rPr>
        <w:t>weil</w:t>
      </w:r>
      <w:r>
        <w:t>.</w:t>
      </w:r>
    </w:p>
    <w:p w:rsidR="00036CBB" w:rsidRDefault="00036CBB" w:rsidP="006D043A">
      <w:r>
        <w:t xml:space="preserve">Ich bin müde. ___ gehe ich nach Hause. </w:t>
      </w:r>
    </w:p>
    <w:p w:rsidR="00036CBB" w:rsidRDefault="00036CBB" w:rsidP="006D043A">
      <w:r>
        <w:t xml:space="preserve">Ich gehe nach Hause, ___ ich müde bin. </w:t>
      </w:r>
    </w:p>
    <w:p w:rsidR="00036CBB" w:rsidRDefault="00036CBB" w:rsidP="006D043A">
      <w:r>
        <w:t xml:space="preserve">Ich lerne Deutsch, ___ ich in Deutschland arbeiten möchte. </w:t>
      </w:r>
    </w:p>
    <w:p w:rsidR="00036CBB" w:rsidRDefault="00036CBB" w:rsidP="006D043A">
      <w:r>
        <w:t xml:space="preserve">Ich möchte in Deutschland arbeiten. ___ lerne ich Deutsch. </w:t>
      </w:r>
    </w:p>
    <w:p w:rsidR="00036CBB" w:rsidRDefault="00036CBB" w:rsidP="006D043A">
      <w:r>
        <w:t>Es re</w:t>
      </w:r>
      <w:r w:rsidR="006D043A">
        <w:t xml:space="preserve">gnet. ___ bleibe ich zu Hause.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TẬP 5 — SỬA CÂU SAI</w:t>
      </w:r>
    </w:p>
    <w:p w:rsidR="006D043A" w:rsidRDefault="006D043A" w:rsidP="006D043A">
      <w:r>
        <w:t>1.</w:t>
      </w:r>
      <w:r w:rsidR="00036CBB">
        <w:rPr>
          <w:rFonts w:ascii="Segoe UI Symbol" w:hAnsi="Segoe UI Symbol" w:cs="Segoe UI Symbol"/>
        </w:rPr>
        <w:t>❌</w:t>
      </w:r>
      <w:r w:rsidR="00036CBB">
        <w:t xml:space="preserve"> Heute ich lerne Deutsch.</w:t>
      </w:r>
    </w:p>
    <w:p w:rsidR="00036CBB" w:rsidRDefault="006D043A" w:rsidP="006D043A">
      <w:r>
        <w:t>2.</w:t>
      </w:r>
      <w:r w:rsidR="00036CBB">
        <w:rPr>
          <w:rFonts w:ascii="Segoe UI Symbol" w:hAnsi="Segoe UI Symbol" w:cs="Segoe UI Symbol"/>
        </w:rPr>
        <w:t>❌</w:t>
      </w:r>
      <w:r w:rsidR="00036CBB">
        <w:t xml:space="preserve"> Deshalb ich gehe nach Hause.</w:t>
      </w:r>
    </w:p>
    <w:p w:rsidR="00036CBB" w:rsidRDefault="00036CBB" w:rsidP="006D043A">
      <w:r>
        <w:t>3.</w:t>
      </w:r>
      <w:r>
        <w:rPr>
          <w:rFonts w:ascii="Segoe UI Symbol" w:hAnsi="Segoe UI Symbol" w:cs="Segoe UI Symbol"/>
        </w:rPr>
        <w:t>❌</w:t>
      </w:r>
      <w:r>
        <w:t xml:space="preserve"> Weil ich bin müde.</w:t>
      </w:r>
    </w:p>
    <w:p w:rsidR="00036CBB" w:rsidRDefault="006D043A" w:rsidP="006D043A">
      <w:r>
        <w:lastRenderedPageBreak/>
        <w:t>4.</w:t>
      </w:r>
      <w:r w:rsidR="00036CBB">
        <w:rPr>
          <w:rFonts w:ascii="Segoe UI Symbol" w:hAnsi="Segoe UI Symbol" w:cs="Segoe UI Symbol"/>
        </w:rPr>
        <w:t>❌</w:t>
      </w:r>
      <w:r w:rsidR="00036CBB">
        <w:t xml:space="preserve"> Ich bleibe zu Hause, weil ich bin müde.</w:t>
      </w:r>
    </w:p>
    <w:p w:rsidR="00036CBB" w:rsidRDefault="006D043A" w:rsidP="006D043A">
      <w:r>
        <w:t>5.</w:t>
      </w:r>
      <w:r w:rsidR="00036CBB">
        <w:rPr>
          <w:rFonts w:ascii="Segoe UI Symbol" w:hAnsi="Segoe UI Symbol" w:cs="Segoe UI Symbol"/>
        </w:rPr>
        <w:t>❌</w:t>
      </w:r>
      <w:r w:rsidR="00036CBB">
        <w:t xml:space="preserve"> Ich lerne Deutsch, weil ich </w:t>
      </w:r>
      <w:r>
        <w:t>möchte in Deutschland arbeiten.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TẬP 6 — DỊCH</w:t>
      </w:r>
    </w:p>
    <w:p w:rsidR="00036CBB" w:rsidRDefault="00036CBB" w:rsidP="006D043A">
      <w:r>
        <w:t xml:space="preserve">Hôm nay tôi học tiếng Đức. </w:t>
      </w:r>
    </w:p>
    <w:p w:rsidR="00036CBB" w:rsidRDefault="00036CBB" w:rsidP="006D043A">
      <w:r>
        <w:t xml:space="preserve">Ngày mai tôi làm việc. </w:t>
      </w:r>
    </w:p>
    <w:p w:rsidR="00036CBB" w:rsidRDefault="00036CBB" w:rsidP="006D043A">
      <w:r>
        <w:t xml:space="preserve">Bạn sống ở đâu? </w:t>
      </w:r>
    </w:p>
    <w:p w:rsidR="00036CBB" w:rsidRDefault="00036CBB" w:rsidP="006D043A">
      <w:r>
        <w:t xml:space="preserve">Bạn đi đâu? </w:t>
      </w:r>
    </w:p>
    <w:p w:rsidR="00036CBB" w:rsidRDefault="00036CBB" w:rsidP="006D043A">
      <w:r>
        <w:t xml:space="preserve">Bạn đến từ đâu? </w:t>
      </w:r>
    </w:p>
    <w:p w:rsidR="00036CBB" w:rsidRDefault="00036CBB" w:rsidP="006D043A">
      <w:r>
        <w:t xml:space="preserve">Tại sao bạn học tiếng Đức? </w:t>
      </w:r>
    </w:p>
    <w:p w:rsidR="00036CBB" w:rsidRDefault="00036CBB" w:rsidP="006D043A">
      <w:r>
        <w:t xml:space="preserve">Tôi mệt nhưng tôi phải làm việc. </w:t>
      </w:r>
    </w:p>
    <w:p w:rsidR="00036CBB" w:rsidRDefault="00036CBB" w:rsidP="006D043A">
      <w:r>
        <w:t xml:space="preserve">Tôi mệt. Vì vậy tôi về nhà. </w:t>
      </w:r>
    </w:p>
    <w:p w:rsidR="00036CBB" w:rsidRDefault="00036CBB" w:rsidP="006D043A">
      <w:r>
        <w:t xml:space="preserve">Tôi về nhà vì tôi mệt. </w:t>
      </w:r>
    </w:p>
    <w:p w:rsidR="00036CBB" w:rsidRDefault="00036CBB" w:rsidP="006D043A">
      <w:r>
        <w:t>Tôi học tiếng Đức vì tôi muốn làm việc ở Đứ</w:t>
      </w:r>
      <w:r w:rsidR="006D043A">
        <w:t xml:space="preserve">c. </w:t>
      </w:r>
    </w:p>
    <w:p w:rsidR="00036CBB" w:rsidRDefault="00036CBB" w:rsidP="006D043A">
      <w:pPr>
        <w:pStyle w:val="Heading2"/>
      </w:pPr>
      <w:bookmarkStart w:id="492" w:name="_Toc240230617"/>
      <w:r>
        <w:t>MINI TEST — GIAI ĐOẠN 6</w:t>
      </w:r>
      <w:bookmarkEnd w:id="492"/>
    </w:p>
    <w:p w:rsidR="00036CBB" w:rsidRDefault="00036CBB" w:rsidP="00036CBB">
      <w:pPr>
        <w:pStyle w:val="NormalWeb"/>
      </w:pPr>
      <w:r>
        <w:t xml:space="preserve">Không nhìn đáp án trước nhé </w:t>
      </w:r>
      <w:r>
        <w:rPr>
          <w:rFonts w:ascii="Segoe UI Symbol" w:hAnsi="Segoe UI Symbol" w:cs="Segoe UI Symbol"/>
        </w:rPr>
        <w:t>😎</w:t>
      </w:r>
    </w:p>
    <w:p w:rsidR="00036CBB" w:rsidRDefault="00036CBB" w:rsidP="006D043A">
      <w:r>
        <w:t>1.Heute ___ ich Deutsch.</w:t>
      </w:r>
    </w:p>
    <w:p w:rsidR="00036CBB" w:rsidRDefault="00036CBB" w:rsidP="006D043A">
      <w:r>
        <w:t xml:space="preserve">A. ich </w:t>
      </w:r>
      <w:r w:rsidR="006D043A">
        <w:t>lerne</w:t>
      </w:r>
      <w:r w:rsidR="006D043A">
        <w:br/>
        <w:t>B. lerne</w:t>
      </w:r>
      <w:r w:rsidR="006D043A">
        <w:br/>
        <w:t>C. Deutsch lerne</w:t>
      </w:r>
    </w:p>
    <w:p w:rsidR="00036CBB" w:rsidRDefault="006D043A" w:rsidP="006D043A">
      <w:r>
        <w:t>2.</w:t>
      </w:r>
      <w:r w:rsidR="00036CBB">
        <w:t>___ du morgen?</w:t>
      </w:r>
    </w:p>
    <w:p w:rsidR="00036CBB" w:rsidRDefault="00036CBB" w:rsidP="006D043A">
      <w:r>
        <w:t>A. Arbeitest</w:t>
      </w:r>
      <w:r>
        <w:br/>
        <w:t xml:space="preserve">B. Du </w:t>
      </w:r>
      <w:r w:rsidR="006D043A">
        <w:t>arbeitest</w:t>
      </w:r>
      <w:r w:rsidR="006D043A">
        <w:br/>
        <w:t>C. Arbeitest du</w:t>
      </w:r>
    </w:p>
    <w:p w:rsidR="00036CBB" w:rsidRDefault="006D043A" w:rsidP="006D043A">
      <w:r>
        <w:t>3.</w:t>
      </w:r>
      <w:r w:rsidR="00036CBB">
        <w:t>Wo ___ du?</w:t>
      </w:r>
    </w:p>
    <w:p w:rsidR="00036CBB" w:rsidRDefault="00036CBB" w:rsidP="006D043A">
      <w:r>
        <w:t>A. w</w:t>
      </w:r>
      <w:r w:rsidR="006D043A">
        <w:t>ohnst</w:t>
      </w:r>
      <w:r w:rsidR="006D043A">
        <w:br/>
        <w:t>B. du wohnst</w:t>
      </w:r>
      <w:r w:rsidR="006D043A">
        <w:br/>
        <w:t>C. wohnst du</w:t>
      </w:r>
    </w:p>
    <w:p w:rsidR="006D043A" w:rsidRDefault="006D043A" w:rsidP="006D043A"/>
    <w:p w:rsidR="006D043A" w:rsidRDefault="006D043A" w:rsidP="006D043A"/>
    <w:p w:rsidR="00036CBB" w:rsidRDefault="006D043A" w:rsidP="006D043A">
      <w:r>
        <w:lastRenderedPageBreak/>
        <w:t>4.</w:t>
      </w:r>
      <w:r w:rsidR="00036CBB">
        <w:t>___ gehst du heute Abend?</w:t>
      </w:r>
    </w:p>
    <w:p w:rsidR="00036CBB" w:rsidRDefault="00036CBB" w:rsidP="006D043A">
      <w:r>
        <w:t>A. Wo</w:t>
      </w:r>
      <w:r>
        <w:br/>
        <w:t>B. Wohin</w:t>
      </w:r>
      <w:r>
        <w:br/>
        <w:t>C. Woher</w:t>
      </w:r>
    </w:p>
    <w:p w:rsidR="00036CBB" w:rsidRDefault="00036CBB" w:rsidP="006D043A"/>
    <w:p w:rsidR="00036CBB" w:rsidRDefault="006D043A" w:rsidP="006D043A">
      <w:r>
        <w:t>5.</w:t>
      </w:r>
      <w:r w:rsidR="00036CBB">
        <w:t>___ kommst du?</w:t>
      </w:r>
    </w:p>
    <w:p w:rsidR="00036CBB" w:rsidRDefault="006D043A" w:rsidP="006D043A">
      <w:r>
        <w:t>A. Wo</w:t>
      </w:r>
      <w:r>
        <w:br/>
        <w:t>B. Wohin</w:t>
      </w:r>
      <w:r>
        <w:br/>
        <w:t>C. Woher</w:t>
      </w:r>
    </w:p>
    <w:p w:rsidR="00036CBB" w:rsidRDefault="006D043A" w:rsidP="006D043A">
      <w:r>
        <w:t>6.</w:t>
      </w:r>
      <w:r w:rsidR="00036CBB">
        <w:t>Ich bin müde, ___ ich arbeite.</w:t>
      </w:r>
    </w:p>
    <w:p w:rsidR="00036CBB" w:rsidRDefault="006D043A" w:rsidP="006D043A">
      <w:r>
        <w:t>A. aber</w:t>
      </w:r>
      <w:r>
        <w:br/>
        <w:t>B. deshalb</w:t>
      </w:r>
      <w:r>
        <w:br/>
        <w:t>C. weil</w:t>
      </w:r>
    </w:p>
    <w:p w:rsidR="00036CBB" w:rsidRDefault="006D043A" w:rsidP="006D043A">
      <w:r>
        <w:t>7.</w:t>
      </w:r>
      <w:r w:rsidR="00036CBB">
        <w:t>Ich bin müde. Deshalb ___ ich nach Hause.</w:t>
      </w:r>
    </w:p>
    <w:p w:rsidR="00036CBB" w:rsidRDefault="006D043A" w:rsidP="006D043A">
      <w:r>
        <w:t>A. gehe</w:t>
      </w:r>
      <w:r>
        <w:br/>
        <w:t>B. ich gehe</w:t>
      </w:r>
      <w:r>
        <w:br/>
        <w:t>C. gehe ich</w:t>
      </w:r>
    </w:p>
    <w:p w:rsidR="00036CBB" w:rsidRDefault="006D043A" w:rsidP="006D043A">
      <w:r>
        <w:t>8.</w:t>
      </w:r>
      <w:r w:rsidR="00036CBB">
        <w:t>Ich gehe nach Hause, weil ich müde ___.</w:t>
      </w:r>
    </w:p>
    <w:p w:rsidR="00036CBB" w:rsidRDefault="006D043A" w:rsidP="006D043A">
      <w:r>
        <w:t>A. bin</w:t>
      </w:r>
      <w:r>
        <w:br/>
        <w:t>B. ich bin</w:t>
      </w:r>
      <w:r>
        <w:br/>
        <w:t>C. müde bin</w:t>
      </w:r>
    </w:p>
    <w:p w:rsidR="00036CBB" w:rsidRDefault="006D043A" w:rsidP="006D043A">
      <w:r>
        <w:t>9.</w:t>
      </w:r>
      <w:r w:rsidR="00036CBB">
        <w:t>Ich lerne Deutsch, weil ich nach Deutschland ___.</w:t>
      </w:r>
    </w:p>
    <w:p w:rsidR="00036CBB" w:rsidRDefault="00036CBB" w:rsidP="006D043A">
      <w:r>
        <w:t>A. möchte fahren</w:t>
      </w:r>
      <w:r>
        <w:br/>
        <w:t>B. fah</w:t>
      </w:r>
      <w:r w:rsidR="006D043A">
        <w:t>ren möchte</w:t>
      </w:r>
      <w:r w:rsidR="006D043A">
        <w:br/>
        <w:t>C. ich fahren möchte</w:t>
      </w:r>
    </w:p>
    <w:p w:rsidR="00036CBB" w:rsidRDefault="006D043A" w:rsidP="006D043A">
      <w:r>
        <w:t>10.</w:t>
      </w:r>
      <w:r w:rsidR="00036CBB">
        <w:t>Ich muss arbeiten, weil ich Geld verdienen ___.</w:t>
      </w:r>
    </w:p>
    <w:p w:rsidR="00036CBB" w:rsidRDefault="00036CBB" w:rsidP="006D043A">
      <w:r>
        <w:t>A. mus</w:t>
      </w:r>
      <w:r w:rsidR="006D043A">
        <w:t>s</w:t>
      </w:r>
      <w:r w:rsidR="006D043A">
        <w:br/>
        <w:t>B. ich muss</w:t>
      </w:r>
      <w:r w:rsidR="006D043A">
        <w:br/>
        <w:t>C. verdienen muss</w:t>
      </w:r>
    </w:p>
    <w:p w:rsidR="00036CBB" w:rsidRDefault="006D043A" w:rsidP="006D043A">
      <w:r>
        <w:t>11.</w:t>
      </w:r>
      <w:r w:rsidR="00036CBB">
        <w:t>Sắp xếp:</w:t>
      </w:r>
    </w:p>
    <w:p w:rsidR="00036CBB" w:rsidRDefault="00036CBB" w:rsidP="006D043A">
      <w:r>
        <w:t>am Samstag / ich / mit meinem Freund / nach Berlin / fahre</w:t>
      </w:r>
    </w:p>
    <w:p w:rsidR="00036CBB" w:rsidRDefault="00036CBB" w:rsidP="006D043A"/>
    <w:p w:rsidR="00036CBB" w:rsidRDefault="00036CBB" w:rsidP="006D043A">
      <w:r>
        <w:t>12.Sắp xếp:</w:t>
      </w:r>
    </w:p>
    <w:p w:rsidR="00036CBB" w:rsidRDefault="00036CBB" w:rsidP="006D043A">
      <w:r>
        <w:lastRenderedPageBreak/>
        <w:t>weil / ich / müde / bin / nach Hause / gehe ich</w:t>
      </w:r>
    </w:p>
    <w:p w:rsidR="00036CBB" w:rsidRDefault="00036CBB" w:rsidP="006D043A">
      <w:r>
        <w:rPr>
          <w:rFonts w:ascii="Segoe UI Symbol" w:hAnsi="Segoe UI Symbol" w:cs="Segoe UI Symbol"/>
        </w:rPr>
        <w:t>⚠</w:t>
      </w:r>
      <w:r>
        <w:t xml:space="preserve">Hãy chú ý: câu này có </w:t>
      </w:r>
      <w:r>
        <w:rPr>
          <w:rStyle w:val="Strong"/>
          <w:rFonts w:eastAsiaTheme="majorEastAsia"/>
        </w:rPr>
        <w:t>weil</w:t>
      </w:r>
      <w:r>
        <w:t xml:space="preserve">, nên động từ trong mệnh đề </w:t>
      </w:r>
      <w:r>
        <w:rPr>
          <w:rStyle w:val="Emphasis"/>
        </w:rPr>
        <w:t>weil</w:t>
      </w:r>
      <w:r>
        <w:t xml:space="preserve"> phải xuống cuối.</w:t>
      </w:r>
    </w:p>
    <w:p w:rsidR="00036CBB" w:rsidRDefault="00036CBB" w:rsidP="006D043A"/>
    <w:p w:rsidR="00036CBB" w:rsidRDefault="006D043A" w:rsidP="006D043A">
      <w:r>
        <w:t>13.</w:t>
      </w:r>
      <w:r w:rsidR="00036CBB">
        <w:t>Sửa:</w:t>
      </w:r>
    </w:p>
    <w:p w:rsidR="00036CBB" w:rsidRDefault="00036CBB" w:rsidP="006D043A">
      <w:r>
        <w:rPr>
          <w:rFonts w:ascii="Segoe UI Symbol" w:hAnsi="Segoe UI Symbol" w:cs="Segoe UI Symbol"/>
        </w:rPr>
        <w:t>❌</w:t>
      </w:r>
      <w:r>
        <w:t xml:space="preserve"> Morgen ich gehe zum Arzt.</w:t>
      </w:r>
    </w:p>
    <w:p w:rsidR="00036CBB" w:rsidRDefault="00036CBB" w:rsidP="006D043A"/>
    <w:p w:rsidR="00036CBB" w:rsidRDefault="006D043A" w:rsidP="006D043A">
      <w:r>
        <w:t>14.S</w:t>
      </w:r>
      <w:r w:rsidR="00036CBB">
        <w:t>ửa:</w:t>
      </w:r>
    </w:p>
    <w:p w:rsidR="00036CBB" w:rsidRDefault="00036CBB" w:rsidP="006D043A">
      <w:r>
        <w:rPr>
          <w:rFonts w:ascii="Segoe UI Symbol" w:hAnsi="Segoe UI Symbol" w:cs="Segoe UI Symbol"/>
        </w:rPr>
        <w:t>❌</w:t>
      </w:r>
      <w:r>
        <w:t xml:space="preserve"> Ich bleibe zu Hause, weil ich bin müde.</w:t>
      </w:r>
    </w:p>
    <w:p w:rsidR="00036CBB" w:rsidRDefault="00036CBB" w:rsidP="006D043A"/>
    <w:p w:rsidR="00036CBB" w:rsidRDefault="006D043A" w:rsidP="006D043A">
      <w:r>
        <w:t>15.</w:t>
      </w:r>
      <w:r w:rsidR="00036CBB">
        <w:t>Dịch:</w:t>
      </w:r>
    </w:p>
    <w:p w:rsidR="00036CBB" w:rsidRDefault="006D043A" w:rsidP="006D043A">
      <w:r>
        <w:t>Deshalb lerne ich Deutsch.</w:t>
      </w:r>
    </w:p>
    <w:p w:rsidR="006D043A" w:rsidRDefault="006D043A" w:rsidP="006D043A"/>
    <w:p w:rsidR="00036CBB" w:rsidRDefault="006D043A" w:rsidP="006D043A">
      <w:r>
        <w:t>16.</w:t>
      </w:r>
      <w:r w:rsidR="00036CBB">
        <w:t>Dịch:</w:t>
      </w:r>
    </w:p>
    <w:p w:rsidR="00036CBB" w:rsidRDefault="00036CBB" w:rsidP="006D043A">
      <w:r>
        <w:t>Ich lerne Deutsch, weil ich in Deutschland arbeiten möchte.</w:t>
      </w:r>
    </w:p>
    <w:p w:rsidR="00036CBB" w:rsidRDefault="00036CBB" w:rsidP="00036CBB"/>
    <w:p w:rsidR="00036CBB" w:rsidRPr="006D043A" w:rsidRDefault="00036CBB" w:rsidP="006D043A">
      <w:pPr>
        <w:rPr>
          <w:b/>
        </w:rPr>
      </w:pPr>
      <w:r w:rsidRPr="006D043A">
        <w:rPr>
          <w:b/>
        </w:rPr>
        <w:t>ĐÁP ÁN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1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Heute lerne ich Deutsch.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Morgen arbeite ich.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Am Montag fahren wir nach Berlin.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Lernst du Deutsch?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Wo wohnst du?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Warum lernst du Deutsch?</w:t>
      </w:r>
      <w:r w:rsidR="006D043A"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2</w:t>
      </w:r>
    </w:p>
    <w:p w:rsidR="00036CBB" w:rsidRDefault="00036CBB" w:rsidP="006D043A">
      <w:r>
        <w:rPr>
          <w:rStyle w:val="Strong"/>
        </w:rPr>
        <w:t>A — lerne</w:t>
      </w:r>
      <w:r>
        <w:br/>
        <w:t xml:space="preserve">→ Heute ở vị trí 1 nên </w:t>
      </w:r>
      <w:r>
        <w:rPr>
          <w:rStyle w:val="Strong"/>
        </w:rPr>
        <w:t>lerne</w:t>
      </w:r>
      <w:r>
        <w:t xml:space="preserve"> phải ở vị trí 2. </w:t>
      </w:r>
    </w:p>
    <w:p w:rsidR="00036CBB" w:rsidRDefault="00036CBB" w:rsidP="006D043A">
      <w:r>
        <w:rPr>
          <w:rStyle w:val="Strong"/>
        </w:rPr>
        <w:t>C — Arbeitest du</w:t>
      </w:r>
      <w:r>
        <w:br/>
        <w:t xml:space="preserve">→ câu hỏi Yes/No: Verb + Subjekt. </w:t>
      </w:r>
    </w:p>
    <w:p w:rsidR="00036CBB" w:rsidRDefault="00036CBB" w:rsidP="006D043A">
      <w:r>
        <w:rPr>
          <w:rStyle w:val="Strong"/>
        </w:rPr>
        <w:lastRenderedPageBreak/>
        <w:t>C — wohnst du</w:t>
      </w:r>
      <w:r>
        <w:br/>
        <w:t xml:space="preserve">→ W-Frage: Wo + Verb + Subjekt. </w:t>
      </w:r>
    </w:p>
    <w:p w:rsidR="00036CBB" w:rsidRDefault="00036CBB" w:rsidP="006D043A">
      <w:r>
        <w:rPr>
          <w:rStyle w:val="Strong"/>
        </w:rPr>
        <w:t>A — aber</w:t>
      </w:r>
      <w:r>
        <w:br/>
        <w:t xml:space="preserve">→ "Tôi mệt nhưng tôi làm việc." </w:t>
      </w:r>
    </w:p>
    <w:p w:rsidR="00036CBB" w:rsidRDefault="00036CBB" w:rsidP="006D043A">
      <w:r>
        <w:rPr>
          <w:rStyle w:val="Strong"/>
        </w:rPr>
        <w:t>B — gehe ich</w:t>
      </w:r>
      <w:r>
        <w:br/>
        <w:t xml:space="preserve">→ deshalb đứng đầu → động từ đứng vị trí 2. </w:t>
      </w:r>
    </w:p>
    <w:p w:rsidR="00036CBB" w:rsidRDefault="00036CBB" w:rsidP="006D043A">
      <w:r>
        <w:rPr>
          <w:rStyle w:val="Strong"/>
        </w:rPr>
        <w:t>A — bin</w:t>
      </w:r>
      <w:r>
        <w:br/>
        <w:t>→ weil → động từ xuống cuố</w:t>
      </w:r>
      <w:r w:rsidR="006D043A">
        <w:t xml:space="preserve">i.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3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und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oder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aber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aber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und</w:t>
      </w:r>
      <w:r w:rsid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4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deshalb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weil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weil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deshalb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deshalb</w:t>
      </w:r>
      <w:r w:rsid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Bài 5</w:t>
      </w:r>
    </w:p>
    <w:p w:rsidR="00036CBB" w:rsidRDefault="00036CBB" w:rsidP="006D043A">
      <w:r>
        <w:rPr>
          <w:rStyle w:val="Strong"/>
        </w:rPr>
        <w:t>Heute lerne ich Deutsch.</w:t>
      </w:r>
      <w:r>
        <w:br/>
        <w:t xml:space="preserve">→ Động từ phải ở vị trí 2. </w:t>
      </w:r>
    </w:p>
    <w:p w:rsidR="00036CBB" w:rsidRDefault="00036CBB" w:rsidP="006D043A">
      <w:r>
        <w:rPr>
          <w:rStyle w:val="Strong"/>
        </w:rPr>
        <w:t>Deshalb gehe ich nach Hause.</w:t>
      </w:r>
      <w:r>
        <w:br/>
        <w:t xml:space="preserve">→ deshalb + Verb + Subjekt. </w:t>
      </w:r>
    </w:p>
    <w:p w:rsidR="00036CBB" w:rsidRDefault="00036CBB" w:rsidP="006D043A">
      <w:r>
        <w:rPr>
          <w:rStyle w:val="Strong"/>
        </w:rPr>
        <w:t>Weil ich müde bin.</w:t>
      </w:r>
      <w:r>
        <w:br/>
        <w:t xml:space="preserve">→ weil → Verb cuối. </w:t>
      </w:r>
    </w:p>
    <w:p w:rsidR="00036CBB" w:rsidRDefault="00036CBB" w:rsidP="006D043A">
      <w:r>
        <w:rPr>
          <w:rStyle w:val="Strong"/>
        </w:rPr>
        <w:t>Ich bleibe zu Hause, weil ich müde bin.</w:t>
      </w:r>
      <w:r>
        <w:br/>
        <w:t xml:space="preserve">→ </w:t>
      </w:r>
      <w:r>
        <w:rPr>
          <w:rStyle w:val="Emphasis"/>
        </w:rPr>
        <w:t>bin</w:t>
      </w:r>
      <w:r>
        <w:t xml:space="preserve"> xuống cuối mệnh đề weil. </w:t>
      </w:r>
    </w:p>
    <w:p w:rsidR="00036CBB" w:rsidRDefault="00036CBB" w:rsidP="006D043A">
      <w:r>
        <w:rPr>
          <w:rStyle w:val="Strong"/>
        </w:rPr>
        <w:t>Ich lerne Deutsch, weil ich in Deutschland arbeiten möchte.</w:t>
      </w:r>
      <w:r>
        <w:br/>
        <w:t xml:space="preserve">→ </w:t>
      </w:r>
      <w:r>
        <w:rPr>
          <w:rStyle w:val="Emphasis"/>
        </w:rPr>
        <w:t>möchte</w:t>
      </w:r>
      <w:r>
        <w:t xml:space="preserve"> xuống cuối.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lastRenderedPageBreak/>
        <w:t>Bài 6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Heute lerne ich Deutsch.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Morgen arbeite ich.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Wo wohnst du?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Wohin gehst du?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Woher kommst du?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Warum lernst du Deutsch?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Ich bin müde, aber ich muss arbeiten.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Ich bin müde. Deshalb gehe ich nach Hause.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Ich gehe nach Hause, weil ich müde bin.</w:t>
      </w:r>
      <w:r w:rsidRP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rStyle w:val="Strong"/>
          <w:b w:val="0"/>
        </w:rPr>
        <w:t>Ich lerne Deutsch, weil ich in Deutschland arbeiten möchte.</w:t>
      </w:r>
      <w:r w:rsidR="006D043A">
        <w:rPr>
          <w:b/>
        </w:rPr>
        <w:t xml:space="preserve"> 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MINI TEST — ĐÁP ÁN</w:t>
      </w:r>
    </w:p>
    <w:p w:rsidR="00036CBB" w:rsidRDefault="006D043A" w:rsidP="006D043A">
      <w:r>
        <w:t>1.</w:t>
      </w:r>
      <w:r w:rsidR="00036CBB">
        <w:rPr>
          <w:rStyle w:val="Strong"/>
          <w:rFonts w:eastAsiaTheme="majorEastAsia"/>
        </w:rPr>
        <w:t>B — lerne</w:t>
      </w:r>
    </w:p>
    <w:p w:rsidR="00036CBB" w:rsidRDefault="00036CBB" w:rsidP="006D043A">
      <w:r>
        <w:t xml:space="preserve">→ Heute </w:t>
      </w:r>
      <w:r>
        <w:rPr>
          <w:rStyle w:val="Strong"/>
          <w:rFonts w:eastAsiaTheme="majorEastAsia"/>
        </w:rPr>
        <w:t>lerne</w:t>
      </w:r>
      <w:r w:rsidR="006D043A">
        <w:t xml:space="preserve"> ich...</w:t>
      </w:r>
    </w:p>
    <w:p w:rsidR="00036CBB" w:rsidRDefault="006D043A" w:rsidP="006D043A">
      <w:r>
        <w:t>2.</w:t>
      </w:r>
      <w:r w:rsidR="00036CBB">
        <w:rPr>
          <w:rStyle w:val="Strong"/>
          <w:rFonts w:eastAsiaTheme="majorEastAsia"/>
        </w:rPr>
        <w:t>C — Arbeitest du</w:t>
      </w:r>
    </w:p>
    <w:p w:rsidR="00036CBB" w:rsidRDefault="00036CBB" w:rsidP="006D043A">
      <w:r>
        <w:t>→ câu hỏ</w:t>
      </w:r>
      <w:r w:rsidR="006D043A">
        <w:t>i Yes/No.</w:t>
      </w:r>
    </w:p>
    <w:p w:rsidR="00036CBB" w:rsidRDefault="006D043A" w:rsidP="006D043A">
      <w:r>
        <w:t>3.</w:t>
      </w:r>
      <w:r w:rsidR="00036CBB">
        <w:rPr>
          <w:rStyle w:val="Strong"/>
          <w:rFonts w:eastAsiaTheme="majorEastAsia"/>
        </w:rPr>
        <w:t>C — wohnst du</w:t>
      </w:r>
    </w:p>
    <w:p w:rsidR="00036CBB" w:rsidRDefault="006D043A" w:rsidP="006D043A">
      <w:r>
        <w:t>→ Wo + Verb + Subjekt.</w:t>
      </w:r>
    </w:p>
    <w:p w:rsidR="00036CBB" w:rsidRDefault="006D043A" w:rsidP="006D043A">
      <w:r>
        <w:t>4.</w:t>
      </w:r>
      <w:r w:rsidR="00036CBB">
        <w:rPr>
          <w:rStyle w:val="Strong"/>
          <w:rFonts w:eastAsiaTheme="majorEastAsia"/>
        </w:rPr>
        <w:t>B — Wohin</w:t>
      </w:r>
    </w:p>
    <w:p w:rsidR="00036CBB" w:rsidRDefault="00036CBB" w:rsidP="006D043A">
      <w:r>
        <w:t>→ đi đế</w:t>
      </w:r>
      <w:r w:rsidR="006D043A">
        <w:t>n đâu?</w:t>
      </w:r>
    </w:p>
    <w:p w:rsidR="00036CBB" w:rsidRDefault="006D043A" w:rsidP="006D043A">
      <w:r>
        <w:t>5.</w:t>
      </w:r>
      <w:r w:rsidR="00036CBB">
        <w:rPr>
          <w:rStyle w:val="Strong"/>
          <w:rFonts w:eastAsiaTheme="majorEastAsia"/>
        </w:rPr>
        <w:t>C — Woher</w:t>
      </w:r>
    </w:p>
    <w:p w:rsidR="00036CBB" w:rsidRDefault="00036CBB" w:rsidP="006D043A">
      <w:r>
        <w:t>→ đến từ</w:t>
      </w:r>
      <w:r w:rsidR="006D043A">
        <w:t xml:space="preserve"> đâu?</w:t>
      </w:r>
    </w:p>
    <w:p w:rsidR="00036CBB" w:rsidRDefault="006D043A" w:rsidP="006D043A">
      <w:r>
        <w:t>6.</w:t>
      </w:r>
      <w:r w:rsidR="00036CBB">
        <w:rPr>
          <w:rStyle w:val="Strong"/>
          <w:rFonts w:eastAsiaTheme="majorEastAsia"/>
        </w:rPr>
        <w:t>A — aber</w:t>
      </w:r>
    </w:p>
    <w:p w:rsidR="00036CBB" w:rsidRDefault="006D043A" w:rsidP="006D043A">
      <w:r>
        <w:t>→ nhưng.</w:t>
      </w:r>
    </w:p>
    <w:p w:rsidR="00036CBB" w:rsidRDefault="006D043A" w:rsidP="006D043A">
      <w:r>
        <w:t>7.</w:t>
      </w:r>
      <w:r w:rsidR="00036CBB">
        <w:rPr>
          <w:rStyle w:val="Strong"/>
          <w:rFonts w:eastAsiaTheme="majorEastAsia"/>
        </w:rPr>
        <w:t>C — gehe ich</w:t>
      </w:r>
    </w:p>
    <w:p w:rsidR="00036CBB" w:rsidRDefault="00036CBB" w:rsidP="006D043A">
      <w:r>
        <w:t xml:space="preserve">→ Deshalb </w:t>
      </w:r>
      <w:r>
        <w:rPr>
          <w:rStyle w:val="Strong"/>
          <w:rFonts w:eastAsiaTheme="majorEastAsia"/>
        </w:rPr>
        <w:t>gehe ich</w:t>
      </w:r>
      <w:r w:rsidR="006D043A">
        <w:t>...</w:t>
      </w:r>
    </w:p>
    <w:p w:rsidR="00036CBB" w:rsidRDefault="006D043A" w:rsidP="006D043A">
      <w:r>
        <w:t>8.</w:t>
      </w:r>
      <w:r w:rsidR="00036CBB">
        <w:rPr>
          <w:rStyle w:val="Strong"/>
          <w:rFonts w:eastAsiaTheme="majorEastAsia"/>
        </w:rPr>
        <w:t>A — bin</w:t>
      </w:r>
    </w:p>
    <w:p w:rsidR="00036CBB" w:rsidRDefault="00036CBB" w:rsidP="006D043A">
      <w:r>
        <w:t xml:space="preserve">→ weil ich müde </w:t>
      </w:r>
      <w:r>
        <w:rPr>
          <w:rStyle w:val="Strong"/>
          <w:rFonts w:eastAsiaTheme="majorEastAsia"/>
        </w:rPr>
        <w:t>bin</w:t>
      </w:r>
      <w:r>
        <w:t>.</w:t>
      </w:r>
    </w:p>
    <w:p w:rsidR="00036CBB" w:rsidRDefault="006D043A" w:rsidP="006D043A">
      <w:r>
        <w:lastRenderedPageBreak/>
        <w:t>9.</w:t>
      </w:r>
      <w:r w:rsidR="00036CBB">
        <w:rPr>
          <w:rStyle w:val="Strong"/>
          <w:rFonts w:eastAsiaTheme="majorEastAsia"/>
        </w:rPr>
        <w:t>B — fahren möchte</w:t>
      </w:r>
    </w:p>
    <w:p w:rsidR="00036CBB" w:rsidRDefault="00036CBB" w:rsidP="006D043A">
      <w:r>
        <w:t xml:space="preserve">→ weil ich nach Deutschland </w:t>
      </w:r>
      <w:r>
        <w:rPr>
          <w:rStyle w:val="Strong"/>
          <w:rFonts w:eastAsiaTheme="majorEastAsia"/>
        </w:rPr>
        <w:t>fahren möchte</w:t>
      </w:r>
      <w:r w:rsidR="006D043A">
        <w:t>.</w:t>
      </w:r>
    </w:p>
    <w:p w:rsidR="00036CBB" w:rsidRDefault="006D043A" w:rsidP="006D043A">
      <w:r>
        <w:t>10.</w:t>
      </w:r>
      <w:r w:rsidR="00036CBB">
        <w:rPr>
          <w:rStyle w:val="Strong"/>
          <w:rFonts w:eastAsiaTheme="majorEastAsia"/>
        </w:rPr>
        <w:t>A — muss</w:t>
      </w:r>
    </w:p>
    <w:p w:rsidR="00036CBB" w:rsidRDefault="00036CBB" w:rsidP="006D043A">
      <w:r>
        <w:t xml:space="preserve">→ weil ich Geld verdienen </w:t>
      </w:r>
      <w:r>
        <w:rPr>
          <w:rStyle w:val="Strong"/>
          <w:rFonts w:eastAsiaTheme="majorEastAsia"/>
        </w:rPr>
        <w:t>muss</w:t>
      </w:r>
      <w:r w:rsidR="006D043A">
        <w:t>.</w:t>
      </w:r>
    </w:p>
    <w:p w:rsidR="00036CBB" w:rsidRDefault="006D043A" w:rsidP="006D043A">
      <w:r>
        <w:t>11.</w:t>
      </w:r>
      <w:r w:rsidR="00036CBB">
        <w:rPr>
          <w:rStyle w:val="Strong"/>
          <w:rFonts w:eastAsiaTheme="majorEastAsia"/>
        </w:rPr>
        <w:t>Am Samstag fahre ich mit meinem Freund nach Berlin.</w:t>
      </w:r>
    </w:p>
    <w:p w:rsidR="00036CBB" w:rsidRDefault="00036CBB" w:rsidP="006D043A">
      <w:r>
        <w:t>→ Am Samstag = vị trí 1</w:t>
      </w:r>
      <w:r>
        <w:br/>
        <w:t>→ fahre = vị</w:t>
      </w:r>
      <w:r w:rsidR="006D043A">
        <w:t xml:space="preserve"> trí 2.</w:t>
      </w:r>
    </w:p>
    <w:p w:rsidR="00036CBB" w:rsidRDefault="006D043A" w:rsidP="006D043A">
      <w:r>
        <w:t>12.</w:t>
      </w:r>
      <w:r w:rsidR="00036CBB">
        <w:rPr>
          <w:rStyle w:val="Strong"/>
          <w:rFonts w:eastAsiaTheme="majorEastAsia"/>
        </w:rPr>
        <w:t>Ich gehe nach Hause, weil ich müde bin.</w:t>
      </w:r>
    </w:p>
    <w:p w:rsidR="00036CBB" w:rsidRDefault="00036CBB" w:rsidP="006D043A">
      <w:r>
        <w:t xml:space="preserve">→ Mệnh đề chính: </w:t>
      </w:r>
      <w:r>
        <w:rPr>
          <w:rStyle w:val="Strong"/>
          <w:rFonts w:eastAsiaTheme="majorEastAsia"/>
        </w:rPr>
        <w:t>Ich gehe...</w:t>
      </w:r>
      <w:r>
        <w:br/>
        <w:t xml:space="preserve">→ Mệnh đề weil: </w:t>
      </w:r>
      <w:r>
        <w:rPr>
          <w:rStyle w:val="Strong"/>
          <w:rFonts w:eastAsiaTheme="majorEastAsia"/>
        </w:rPr>
        <w:t>ich müde bin</w:t>
      </w:r>
    </w:p>
    <w:p w:rsidR="00036CBB" w:rsidRDefault="006D043A" w:rsidP="006D043A">
      <w:r>
        <w:t>13.</w:t>
      </w:r>
      <w:r w:rsidR="00036CBB">
        <w:rPr>
          <w:rFonts w:ascii="Segoe UI Symbol" w:hAnsi="Segoe UI Symbol" w:cs="Segoe UI Symbol"/>
        </w:rPr>
        <w:t>❌</w:t>
      </w:r>
      <w:r w:rsidR="00036CBB">
        <w:t xml:space="preserve"> Morgen ich gehe zum Arzt.</w:t>
      </w:r>
    </w:p>
    <w:p w:rsidR="00036CBB" w:rsidRDefault="00036CBB" w:rsidP="006D043A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Morgen gehe ich zum Arzt.</w:t>
      </w:r>
    </w:p>
    <w:p w:rsidR="00036CBB" w:rsidRDefault="006D043A" w:rsidP="006D043A">
      <w:r>
        <w:t>14.</w:t>
      </w:r>
      <w:r w:rsidR="00036CBB">
        <w:rPr>
          <w:rFonts w:ascii="Segoe UI Symbol" w:hAnsi="Segoe UI Symbol" w:cs="Segoe UI Symbol"/>
        </w:rPr>
        <w:t>❌</w:t>
      </w:r>
      <w:r w:rsidR="00036CBB">
        <w:t xml:space="preserve"> Ich bleibe zu Hause, weil ich bin müde.</w:t>
      </w:r>
    </w:p>
    <w:p w:rsidR="00036CBB" w:rsidRDefault="00036CBB" w:rsidP="006D043A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Ich bleibe zu Hause, weil ich müde bin.</w:t>
      </w:r>
    </w:p>
    <w:p w:rsidR="00036CBB" w:rsidRDefault="006D043A" w:rsidP="006D043A">
      <w:r>
        <w:t>15.</w:t>
      </w:r>
      <w:r w:rsidR="00036CBB">
        <w:rPr>
          <w:rStyle w:val="Strong"/>
          <w:rFonts w:eastAsiaTheme="majorEastAsia"/>
        </w:rPr>
        <w:t>Vì vậy tôi học tiếng Đức.</w:t>
      </w:r>
    </w:p>
    <w:p w:rsidR="00036CBB" w:rsidRDefault="00036CBB" w:rsidP="006D043A"/>
    <w:p w:rsidR="00036CBB" w:rsidRDefault="006D043A" w:rsidP="006D043A">
      <w:r>
        <w:t>16.</w:t>
      </w:r>
      <w:r w:rsidR="00036CBB">
        <w:rPr>
          <w:rStyle w:val="Strong"/>
          <w:rFonts w:eastAsiaTheme="majorEastAsia"/>
        </w:rPr>
        <w:t>Tôi học tiếng Đức vì tôi muốn làm việc ở Đức.</w:t>
      </w:r>
    </w:p>
    <w:p w:rsidR="00036CBB" w:rsidRDefault="00B10946" w:rsidP="00036CBB">
      <w:r>
        <w:pict>
          <v:rect id="_x0000_i1050" style="width:0;height:1.5pt" o:hralign="center" o:hrstd="t" o:hr="t" fillcolor="#a0a0a0" stroked="f"/>
        </w:pict>
      </w:r>
    </w:p>
    <w:p w:rsidR="00036CBB" w:rsidRDefault="00036CBB" w:rsidP="00036CBB">
      <w:pPr>
        <w:pStyle w:val="Heading1"/>
      </w:pPr>
      <w:bookmarkStart w:id="493" w:name="_Toc240230618"/>
      <w:r>
        <w:t>TỔNG KẾT GIAI ĐOẠN 6 — 5 QUY TẮC "VÀNG"</w:t>
      </w:r>
      <w:bookmarkEnd w:id="493"/>
    </w:p>
    <w:p w:rsidR="00036CBB" w:rsidRDefault="00036CBB" w:rsidP="006D043A">
      <w:r>
        <w:t xml:space="preserve">Nếu phải rút toàn bộ bài hôm nay xuống chỉ còn </w:t>
      </w:r>
      <w:r>
        <w:rPr>
          <w:rStyle w:val="Strong"/>
          <w:rFonts w:eastAsiaTheme="majorEastAsia"/>
        </w:rPr>
        <w:t>5 điều</w:t>
      </w:r>
      <w:r>
        <w:t>, hãy nhớ:</w:t>
      </w:r>
    </w:p>
    <w:p w:rsidR="00036CBB" w:rsidRPr="006D043A" w:rsidRDefault="00036CBB" w:rsidP="006D043A">
      <w:pPr>
        <w:rPr>
          <w:b/>
        </w:rPr>
      </w:pPr>
      <w:r w:rsidRPr="006D043A">
        <w:rPr>
          <w:rFonts w:ascii="Cambria Math" w:hAnsi="Cambria Math" w:cs="Cambria Math"/>
          <w:b/>
        </w:rPr>
        <w:t>①</w:t>
      </w:r>
      <w:r w:rsidRPr="006D043A">
        <w:rPr>
          <w:b/>
        </w:rPr>
        <w:t xml:space="preserve"> C</w:t>
      </w:r>
      <w:r w:rsidRPr="006D043A">
        <w:rPr>
          <w:rFonts w:cs="Times New Roman"/>
          <w:b/>
        </w:rPr>
        <w:t>Â</w:t>
      </w:r>
      <w:r w:rsidRPr="006D043A">
        <w:rPr>
          <w:b/>
        </w:rPr>
        <w:t>U TH</w:t>
      </w:r>
      <w:r w:rsidRPr="006D043A">
        <w:rPr>
          <w:rFonts w:cs="Times New Roman"/>
          <w:b/>
        </w:rPr>
        <w:t>Ư</w:t>
      </w:r>
      <w:r w:rsidRPr="006D043A">
        <w:rPr>
          <w:b/>
        </w:rPr>
        <w:t>ỜNG</w:t>
      </w:r>
    </w:p>
    <w:p w:rsidR="00036CBB" w:rsidRDefault="00036CBB" w:rsidP="006D043A">
      <w:pPr>
        <w:jc w:val="center"/>
      </w:pPr>
      <w:r w:rsidRPr="006D043A">
        <w:rPr>
          <w:rStyle w:val="Strong"/>
          <w:rFonts w:eastAsiaTheme="majorEastAsia"/>
          <w:highlight w:val="yellow"/>
        </w:rPr>
        <w:t>Động từ = vị trí 2</w:t>
      </w:r>
    </w:p>
    <w:p w:rsidR="00036CBB" w:rsidRDefault="00036CBB" w:rsidP="006D043A">
      <w:r>
        <w:t xml:space="preserve">Heute </w:t>
      </w:r>
      <w:r>
        <w:rPr>
          <w:rStyle w:val="Strong"/>
          <w:rFonts w:eastAsiaTheme="majorEastAsia"/>
        </w:rPr>
        <w:t>lerne</w:t>
      </w:r>
      <w:r>
        <w:t xml:space="preserve"> ich Deutsch.</w:t>
      </w:r>
    </w:p>
    <w:p w:rsidR="00036CBB" w:rsidRDefault="00B10946" w:rsidP="006D043A">
      <w:r>
        <w:pict>
          <v:rect id="_x0000_i1051" style="width:0;height:1.5pt" o:hralign="center" o:hrstd="t" o:hr="t" fillcolor="#a0a0a0" stroked="f"/>
        </w:pict>
      </w:r>
    </w:p>
    <w:p w:rsidR="00036CBB" w:rsidRPr="006D043A" w:rsidRDefault="00036CBB" w:rsidP="006D043A">
      <w:pPr>
        <w:rPr>
          <w:b/>
        </w:rPr>
      </w:pPr>
      <w:r w:rsidRPr="006D043A">
        <w:rPr>
          <w:rFonts w:ascii="Cambria Math" w:hAnsi="Cambria Math" w:cs="Cambria Math"/>
          <w:b/>
        </w:rPr>
        <w:t>②</w:t>
      </w:r>
      <w:r w:rsidRPr="006D043A">
        <w:rPr>
          <w:b/>
        </w:rPr>
        <w:t xml:space="preserve"> C</w:t>
      </w:r>
      <w:r w:rsidRPr="006D043A">
        <w:rPr>
          <w:rFonts w:cs="Times New Roman"/>
          <w:b/>
        </w:rPr>
        <w:t>Â</w:t>
      </w:r>
      <w:r w:rsidRPr="006D043A">
        <w:rPr>
          <w:b/>
        </w:rPr>
        <w:t>U HỎI YES/NO</w:t>
      </w:r>
    </w:p>
    <w:p w:rsidR="00036CBB" w:rsidRDefault="00036CBB" w:rsidP="006D043A">
      <w:pPr>
        <w:jc w:val="center"/>
      </w:pPr>
      <w:r w:rsidRPr="006D043A">
        <w:rPr>
          <w:rStyle w:val="Strong"/>
          <w:rFonts w:eastAsiaTheme="majorEastAsia"/>
          <w:highlight w:val="yellow"/>
        </w:rPr>
        <w:t>Verb + Subjekt + ...?</w:t>
      </w:r>
    </w:p>
    <w:p w:rsidR="00036CBB" w:rsidRDefault="00036CBB" w:rsidP="006D043A">
      <w:r>
        <w:rPr>
          <w:rStyle w:val="Strong"/>
          <w:rFonts w:eastAsiaTheme="majorEastAsia"/>
        </w:rPr>
        <w:t>Lernst du Deutsch?</w:t>
      </w:r>
    </w:p>
    <w:p w:rsidR="00036CBB" w:rsidRDefault="00B10946" w:rsidP="006D043A">
      <w:r>
        <w:pict>
          <v:rect id="_x0000_i1052" style="width:0;height:1.5pt" o:hralign="center" o:hrstd="t" o:hr="t" fillcolor="#a0a0a0" stroked="f"/>
        </w:pict>
      </w:r>
    </w:p>
    <w:p w:rsidR="00036CBB" w:rsidRPr="006D043A" w:rsidRDefault="00036CBB" w:rsidP="006D043A">
      <w:pPr>
        <w:rPr>
          <w:b/>
        </w:rPr>
      </w:pPr>
      <w:r w:rsidRPr="006D043A">
        <w:rPr>
          <w:rFonts w:ascii="Cambria Math" w:hAnsi="Cambria Math" w:cs="Cambria Math"/>
          <w:b/>
        </w:rPr>
        <w:lastRenderedPageBreak/>
        <w:t>③</w:t>
      </w:r>
      <w:r w:rsidRPr="006D043A">
        <w:rPr>
          <w:b/>
        </w:rPr>
        <w:t xml:space="preserve"> W-FRAGE</w:t>
      </w:r>
    </w:p>
    <w:p w:rsidR="00036CBB" w:rsidRDefault="00036CBB" w:rsidP="006D043A">
      <w:pPr>
        <w:jc w:val="center"/>
      </w:pPr>
      <w:r w:rsidRPr="006D043A">
        <w:rPr>
          <w:rStyle w:val="Strong"/>
          <w:rFonts w:eastAsiaTheme="majorEastAsia"/>
          <w:highlight w:val="yellow"/>
        </w:rPr>
        <w:t>W-Wort + Verb + Subjekt + ...?</w:t>
      </w:r>
    </w:p>
    <w:p w:rsidR="00036CBB" w:rsidRDefault="00036CBB" w:rsidP="006D043A">
      <w:r>
        <w:rPr>
          <w:rStyle w:val="Strong"/>
          <w:rFonts w:eastAsiaTheme="majorEastAsia"/>
        </w:rPr>
        <w:t>Wo wohnst du?</w:t>
      </w:r>
    </w:p>
    <w:p w:rsidR="00036CBB" w:rsidRDefault="00B10946" w:rsidP="006D043A">
      <w:r>
        <w:pict>
          <v:rect id="_x0000_i1053" style="width:0;height:1.5pt" o:hralign="center" o:hrstd="t" o:hr="t" fillcolor="#a0a0a0" stroked="f"/>
        </w:pict>
      </w:r>
    </w:p>
    <w:p w:rsidR="00036CBB" w:rsidRPr="006D043A" w:rsidRDefault="00036CBB" w:rsidP="006D043A">
      <w:pPr>
        <w:rPr>
          <w:b/>
        </w:rPr>
      </w:pPr>
      <w:r w:rsidRPr="006D043A">
        <w:rPr>
          <w:rFonts w:ascii="Cambria Math" w:hAnsi="Cambria Math" w:cs="Cambria Math"/>
          <w:b/>
        </w:rPr>
        <w:t>④</w:t>
      </w:r>
      <w:r w:rsidRPr="006D043A">
        <w:rPr>
          <w:b/>
        </w:rPr>
        <w:t xml:space="preserve"> DESHALB</w:t>
      </w:r>
    </w:p>
    <w:p w:rsidR="00036CBB" w:rsidRDefault="00036CBB" w:rsidP="006D043A">
      <w:pPr>
        <w:jc w:val="center"/>
      </w:pPr>
      <w:r w:rsidRPr="006D043A">
        <w:rPr>
          <w:rStyle w:val="Strong"/>
          <w:rFonts w:eastAsiaTheme="majorEastAsia"/>
          <w:highlight w:val="yellow"/>
        </w:rPr>
        <w:t>deshalb + Verb + Subjekt</w:t>
      </w:r>
    </w:p>
    <w:p w:rsidR="00036CBB" w:rsidRDefault="00036CBB" w:rsidP="006D043A">
      <w:r>
        <w:rPr>
          <w:rStyle w:val="Strong"/>
          <w:rFonts w:eastAsiaTheme="majorEastAsia"/>
        </w:rPr>
        <w:t>Deshalb gehe ich nach Hause.</w:t>
      </w:r>
    </w:p>
    <w:p w:rsidR="00036CBB" w:rsidRPr="006D043A" w:rsidRDefault="00036CBB" w:rsidP="006D043A">
      <w:pPr>
        <w:rPr>
          <w:b/>
        </w:rPr>
      </w:pPr>
      <w:r w:rsidRPr="006D043A">
        <w:rPr>
          <w:rFonts w:ascii="Cambria Math" w:hAnsi="Cambria Math" w:cs="Cambria Math"/>
          <w:b/>
        </w:rPr>
        <w:t>⑤</w:t>
      </w:r>
      <w:r w:rsidRPr="006D043A">
        <w:rPr>
          <w:b/>
        </w:rPr>
        <w:t xml:space="preserve"> WEIL</w:t>
      </w:r>
    </w:p>
    <w:p w:rsidR="00036CBB" w:rsidRDefault="00036CBB" w:rsidP="006D043A">
      <w:pPr>
        <w:jc w:val="center"/>
      </w:pPr>
      <w:r w:rsidRPr="006D043A">
        <w:rPr>
          <w:rStyle w:val="Strong"/>
          <w:rFonts w:eastAsiaTheme="majorEastAsia"/>
          <w:highlight w:val="yellow"/>
        </w:rPr>
        <w:t>weil + Subjekt + ... + Verb</w:t>
      </w:r>
    </w:p>
    <w:p w:rsidR="00036CBB" w:rsidRDefault="00036CBB" w:rsidP="00036CBB">
      <w:r>
        <w:t xml:space="preserve">Ich gehe nach Hause, </w:t>
      </w:r>
      <w:r>
        <w:rPr>
          <w:rStyle w:val="Strong"/>
          <w:rFonts w:eastAsiaTheme="majorEastAsia"/>
        </w:rPr>
        <w:t>weil ich müde bin.</w:t>
      </w:r>
    </w:p>
    <w:p w:rsidR="00036CBB" w:rsidRPr="006D043A" w:rsidRDefault="00036CBB" w:rsidP="006D043A">
      <w:pPr>
        <w:rPr>
          <w:b/>
        </w:rPr>
      </w:pPr>
      <w:r w:rsidRPr="006D043A">
        <w:rPr>
          <w:b/>
        </w:rPr>
        <w:t>Và đây là "bản đồ" từ Giai đoạn 1 → 6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GĐ 1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Präsens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→ Ich lerne Deutsch.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GĐ 2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Perfekt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→ Ich habe Deutsch gelernt.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GĐ 3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Kasus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→ Ich gebe meinem Freund ein Buch.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GĐ 4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Negation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→ Ich habe kein Buch.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→ Ich lese das Buch nicht.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GĐ 5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Präpositionen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→ Ich fahre mit dem Bus nach Berlin.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↓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GĐ 6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Satzbau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t>→ Heute fahre ich mit dem Bus nach Berlin.</w:t>
      </w:r>
    </w:p>
    <w:p w:rsidR="00036CBB" w:rsidRDefault="00036CBB" w:rsidP="006D043A">
      <w:pPr>
        <w:pStyle w:val="HTMLPreformatted"/>
        <w:jc w:val="center"/>
        <w:rPr>
          <w:rStyle w:val="HTMLCode"/>
        </w:rPr>
      </w:pPr>
      <w:r>
        <w:rPr>
          <w:rStyle w:val="HTMLCode"/>
        </w:rPr>
        <w:lastRenderedPageBreak/>
        <w:t>→ Deshalb fahre ich nach Berlin.</w:t>
      </w:r>
    </w:p>
    <w:p w:rsidR="00036CBB" w:rsidRDefault="00036CBB" w:rsidP="006D043A">
      <w:pPr>
        <w:pStyle w:val="HTMLPreformatted"/>
        <w:jc w:val="center"/>
      </w:pPr>
      <w:r>
        <w:rPr>
          <w:rStyle w:val="HTMLCode"/>
        </w:rPr>
        <w:t>→ Ich fahre nach Berlin, weil ich dort arbeiten möchte.</w:t>
      </w:r>
    </w:p>
    <w:p w:rsidR="00036CBB" w:rsidRDefault="00036CBB" w:rsidP="00036CBB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rFonts w:eastAsiaTheme="majorEastAsia"/>
        </w:rPr>
        <w:t>Đây mới là điểm quan trọng:</w:t>
      </w:r>
      <w:r>
        <w:t xml:space="preserve"> từ Giai đoạn 6 trở đi, bạn không còn học từng mảnh ngữ pháp rời rạc nữa. Bạn bắt đầu </w:t>
      </w:r>
      <w:r>
        <w:rPr>
          <w:rStyle w:val="Strong"/>
          <w:rFonts w:eastAsiaTheme="majorEastAsia"/>
        </w:rPr>
        <w:t>ghép chúng thành câu hoàn chỉnh</w:t>
      </w:r>
      <w:r>
        <w:t>.</w:t>
      </w:r>
    </w:p>
    <w:p w:rsidR="00036CBB" w:rsidRDefault="00036CBB" w:rsidP="00036CBB">
      <w:pPr>
        <w:pStyle w:val="NormalWeb"/>
      </w:pPr>
      <w:r>
        <w:t>Ví dụ một câu A1 nhưng đã dùng rất nhiều kiến thức:</w:t>
      </w:r>
    </w:p>
    <w:p w:rsidR="00036CBB" w:rsidRDefault="00036CBB" w:rsidP="00036CBB">
      <w:pPr>
        <w:pStyle w:val="NormalWeb"/>
      </w:pPr>
      <w:r>
        <w:rPr>
          <w:rStyle w:val="Strong"/>
          <w:rFonts w:eastAsiaTheme="majorEastAsia"/>
        </w:rPr>
        <w:t>Heute fahre ich nicht mit dem Bus nach Berlin, weil ich kein Geld habe.</w:t>
      </w:r>
    </w:p>
    <w:p w:rsidR="00036CBB" w:rsidRDefault="00036CBB" w:rsidP="00036CBB">
      <w:pPr>
        <w:pStyle w:val="NormalWeb"/>
      </w:pPr>
      <w:r>
        <w:t>= Hôm nay tôi không đi Berlin bằng xe buýt vì tôi không có tiền.</w:t>
      </w:r>
    </w:p>
    <w:p w:rsidR="00036CBB" w:rsidRDefault="00036CBB" w:rsidP="00036CBB">
      <w:pPr>
        <w:pStyle w:val="NormalWeb"/>
      </w:pPr>
      <w:r>
        <w:t xml:space="preserve">Trong </w:t>
      </w:r>
      <w:r>
        <w:rPr>
          <w:rStyle w:val="Strong"/>
          <w:rFonts w:eastAsiaTheme="majorEastAsia"/>
        </w:rPr>
        <w:t>một câu</w:t>
      </w:r>
      <w:r>
        <w:t xml:space="preserve"> đã có: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Heute</w:t>
      </w:r>
      <w:r>
        <w:t xml:space="preserve"> → thời gian 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fahre</w:t>
      </w:r>
      <w:r>
        <w:t xml:space="preserve"> → Präsens 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nicht</w:t>
      </w:r>
      <w:r>
        <w:t xml:space="preserve"> → phủ định 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mit</w:t>
      </w:r>
      <w:r>
        <w:t xml:space="preserve"> → Dativ 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nach Berlin</w:t>
      </w:r>
      <w:r>
        <w:t xml:space="preserve"> → giới từ địa điểm 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weil</w:t>
      </w:r>
      <w:r>
        <w:t xml:space="preserve"> → mệnh đề phụ 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kein Geld</w:t>
      </w:r>
      <w:r>
        <w:t xml:space="preserve"> → kein + danh từ </w:t>
      </w:r>
    </w:p>
    <w:p w:rsidR="00036CBB" w:rsidRDefault="00036CBB" w:rsidP="000E1F2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habe</w:t>
      </w:r>
      <w:r>
        <w:t xml:space="preserve"> → động từ chạy xuống cuối sau weil</w:t>
      </w:r>
    </w:p>
    <w:p w:rsidR="004B2088" w:rsidRDefault="004B2088">
      <w:r>
        <w:br w:type="page"/>
      </w:r>
    </w:p>
    <w:p w:rsidR="004B2088" w:rsidRDefault="004B2088" w:rsidP="004B2088">
      <w:pPr>
        <w:pStyle w:val="Heading1"/>
        <w:rPr>
          <w:sz w:val="48"/>
        </w:rPr>
      </w:pPr>
      <w:bookmarkStart w:id="494" w:name="_Toc240230619"/>
      <w:r>
        <w:lastRenderedPageBreak/>
        <w:t>GIAI ĐOẠN 7 — IMPERATIV: CÂU MỆNH LỆNH &amp; YÊU CẦU</w:t>
      </w:r>
      <w:bookmarkEnd w:id="494"/>
    </w:p>
    <w:p w:rsidR="004B2088" w:rsidRDefault="004B2088" w:rsidP="004B2088">
      <w:r>
        <w:t xml:space="preserve">Đến đây bạn đã có nền khá đầy đủ để bắt đầu </w:t>
      </w:r>
      <w:r>
        <w:rPr>
          <w:rStyle w:val="Strong"/>
        </w:rPr>
        <w:t>dùng tiếng Đức trong tình huống thực tế</w:t>
      </w:r>
      <w:r>
        <w:t>.</w:t>
      </w:r>
    </w:p>
    <w:p w:rsidR="004B2088" w:rsidRDefault="004B2088" w:rsidP="004B2088">
      <w:r>
        <w:t xml:space="preserve">Giai đoạn 7 tập trung vào </w:t>
      </w:r>
      <w:r>
        <w:rPr>
          <w:rStyle w:val="Strong"/>
        </w:rPr>
        <w:t>Imperativ</w:t>
      </w:r>
      <w:r>
        <w:t xml:space="preserve"> — cách nói:</w:t>
      </w:r>
    </w:p>
    <w:p w:rsidR="004B2088" w:rsidRPr="009714C6" w:rsidRDefault="004B2088" w:rsidP="004B2088">
      <w:pPr>
        <w:jc w:val="center"/>
      </w:pPr>
      <w:r w:rsidRPr="009714C6">
        <w:t>Hãy làm...</w:t>
      </w:r>
    </w:p>
    <w:p w:rsidR="004B2088" w:rsidRPr="009714C6" w:rsidRDefault="004B2088" w:rsidP="004B2088">
      <w:pPr>
        <w:jc w:val="center"/>
      </w:pPr>
      <w:r w:rsidRPr="009714C6">
        <w:t>Làm đi!</w:t>
      </w:r>
    </w:p>
    <w:p w:rsidR="004B2088" w:rsidRPr="009714C6" w:rsidRDefault="004B2088" w:rsidP="004B2088">
      <w:pPr>
        <w:jc w:val="center"/>
      </w:pPr>
      <w:r w:rsidRPr="009714C6">
        <w:t>Đừng làm...</w:t>
      </w:r>
    </w:p>
    <w:p w:rsidR="004B2088" w:rsidRPr="009714C6" w:rsidRDefault="004B2088" w:rsidP="004B2088">
      <w:pPr>
        <w:jc w:val="center"/>
      </w:pPr>
      <w:r w:rsidRPr="009714C6">
        <w:t>Hãy đến đây!</w:t>
      </w:r>
    </w:p>
    <w:p w:rsidR="004B2088" w:rsidRPr="009714C6" w:rsidRDefault="004B2088" w:rsidP="004B2088">
      <w:pPr>
        <w:jc w:val="center"/>
      </w:pPr>
      <w:r w:rsidRPr="009714C6">
        <w:t>Chờ một chút!</w:t>
      </w:r>
    </w:p>
    <w:p w:rsidR="004B2088" w:rsidRPr="009714C6" w:rsidRDefault="004B2088" w:rsidP="004B2088">
      <w:pPr>
        <w:jc w:val="center"/>
      </w:pPr>
      <w:r w:rsidRPr="009714C6">
        <w:t>Đi thẳng!</w:t>
      </w:r>
    </w:p>
    <w:p w:rsidR="004B2088" w:rsidRPr="009714C6" w:rsidRDefault="004B2088" w:rsidP="004B2088">
      <w:pPr>
        <w:jc w:val="center"/>
      </w:pPr>
      <w:r w:rsidRPr="009714C6">
        <w:t>Đừng lo!</w:t>
      </w:r>
    </w:p>
    <w:p w:rsidR="004B2088" w:rsidRDefault="004B2088" w:rsidP="004B2088">
      <w:pPr>
        <w:jc w:val="center"/>
      </w:pPr>
      <w:r w:rsidRPr="009714C6">
        <w:t>Hãy giúp tôi!</w:t>
      </w:r>
    </w:p>
    <w:p w:rsidR="004B2088" w:rsidRDefault="004B2088" w:rsidP="004B2088">
      <w:r>
        <w:t xml:space="preserve">Đây là cấu trúc xuất hiện rất nhiều khi </w:t>
      </w:r>
      <w:r>
        <w:rPr>
          <w:rStyle w:val="Strong"/>
        </w:rPr>
        <w:t>đi mua sắm, hỏi đường, ở trường, nơi làm việc, nhà hàng và giao tiếp hằng ngày</w:t>
      </w:r>
      <w:r>
        <w:t>.</w:t>
      </w:r>
    </w:p>
    <w:p w:rsidR="004B2088" w:rsidRDefault="00B10946" w:rsidP="004B2088">
      <w:r>
        <w:pict>
          <v:rect id="_x0000_i1054" style="width:0;height:1.5pt" o:hralign="center" o:hrstd="t" o:hr="t" fillcolor="#a0a0a0" stroked="f"/>
        </w:pict>
      </w:r>
    </w:p>
    <w:p w:rsidR="004B2088" w:rsidRDefault="004B2088" w:rsidP="00BB246D">
      <w:pPr>
        <w:pStyle w:val="Heading2"/>
      </w:pPr>
      <w:r>
        <w:t>7.1 — IMPERATIV LÀ GÌ?</w:t>
      </w:r>
    </w:p>
    <w:p w:rsidR="004B2088" w:rsidRDefault="004B2088" w:rsidP="004B2088">
      <w:r>
        <w:rPr>
          <w:rStyle w:val="Strong"/>
        </w:rPr>
        <w:t>Imperativ</w:t>
      </w:r>
      <w:r>
        <w:t xml:space="preserve"> = câu yêu cầu / mệnh lệnh / đề nghị.</w:t>
      </w:r>
    </w:p>
    <w:p w:rsidR="004B2088" w:rsidRDefault="004B2088" w:rsidP="004B2088">
      <w:r>
        <w:t>Ví dụ:</w:t>
      </w:r>
    </w:p>
    <w:p w:rsidR="004B2088" w:rsidRDefault="004B2088" w:rsidP="004B2088">
      <w:pPr>
        <w:jc w:val="center"/>
      </w:pPr>
      <w:r w:rsidRPr="009714C6">
        <w:rPr>
          <w:rStyle w:val="Strong"/>
          <w:highlight w:val="yellow"/>
        </w:rPr>
        <w:t>Komm!</w:t>
      </w:r>
    </w:p>
    <w:p w:rsidR="004B2088" w:rsidRDefault="004B2088" w:rsidP="004B2088">
      <w:r>
        <w:t>Đến đây!</w:t>
      </w:r>
    </w:p>
    <w:p w:rsidR="004B2088" w:rsidRDefault="004B2088" w:rsidP="004B2088">
      <w:pPr>
        <w:jc w:val="center"/>
        <w:rPr>
          <w:rStyle w:val="Strong"/>
        </w:rPr>
      </w:pPr>
      <w:r w:rsidRPr="009714C6">
        <w:rPr>
          <w:rStyle w:val="Strong"/>
          <w:highlight w:val="yellow"/>
        </w:rPr>
        <w:t>Warte!</w:t>
      </w:r>
    </w:p>
    <w:p w:rsidR="004B2088" w:rsidRPr="004B2088" w:rsidRDefault="004B2088" w:rsidP="004B2088">
      <w:pPr>
        <w:rPr>
          <w:b/>
          <w:bCs/>
        </w:rPr>
      </w:pPr>
      <w:r>
        <w:t>Chờ nhé!</w:t>
      </w:r>
    </w:p>
    <w:p w:rsidR="004B2088" w:rsidRDefault="004B2088" w:rsidP="004B2088">
      <w:pPr>
        <w:jc w:val="center"/>
      </w:pPr>
      <w:r w:rsidRPr="009714C6">
        <w:rPr>
          <w:rStyle w:val="Strong"/>
          <w:highlight w:val="yellow"/>
        </w:rPr>
        <w:t>Hör zu!</w:t>
      </w:r>
    </w:p>
    <w:p w:rsidR="004B2088" w:rsidRDefault="004B2088" w:rsidP="004B2088">
      <w:r>
        <w:t>Hãy nghe!</w:t>
      </w:r>
    </w:p>
    <w:p w:rsidR="00BD11DE" w:rsidRDefault="004B2088" w:rsidP="00BD11DE">
      <w:pPr>
        <w:jc w:val="center"/>
      </w:pPr>
      <w:r w:rsidRPr="009714C6">
        <w:rPr>
          <w:rStyle w:val="Strong"/>
          <w:highlight w:val="yellow"/>
        </w:rPr>
        <w:t>Gehen Sie bitte hier entlang.</w:t>
      </w:r>
    </w:p>
    <w:p w:rsidR="004B2088" w:rsidRDefault="004B2088" w:rsidP="00BD11DE">
      <w:r>
        <w:t>Xin hãy đi theo hướng này.</w:t>
      </w:r>
    </w:p>
    <w:p w:rsidR="004B2088" w:rsidRDefault="004B2088" w:rsidP="004B2088"/>
    <w:p w:rsidR="003365CF" w:rsidRDefault="003365CF" w:rsidP="004B2088"/>
    <w:p w:rsidR="004B2088" w:rsidRDefault="004B2088" w:rsidP="004B2088">
      <w:r>
        <w:lastRenderedPageBreak/>
        <w:t>Một điều cần nhớ</w:t>
      </w:r>
    </w:p>
    <w:p w:rsidR="004B2088" w:rsidRDefault="004B2088" w:rsidP="004B2088">
      <w:r>
        <w:t>Trong tiếng Việt, chúng ta có thể nói:</w:t>
      </w:r>
    </w:p>
    <w:p w:rsidR="004B2088" w:rsidRDefault="004B2088" w:rsidP="006F7734">
      <w:pPr>
        <w:jc w:val="center"/>
      </w:pPr>
      <w:r>
        <w:t>"Đi đi!"</w:t>
      </w:r>
      <w:r>
        <w:br/>
        <w:t>"Hãy đi!"</w:t>
      </w:r>
      <w:r>
        <w:br/>
        <w:t>"Đi nhé!"</w:t>
      </w:r>
    </w:p>
    <w:p w:rsidR="004B2088" w:rsidRDefault="004B2088" w:rsidP="004B2088">
      <w:r>
        <w:t xml:space="preserve">Trong tiếng Đức cũng tương tự, nhưng cách chia phụ thuộc vào </w:t>
      </w:r>
      <w:r>
        <w:rPr>
          <w:rStyle w:val="Strong"/>
        </w:rPr>
        <w:t>người bạn đang nói với</w:t>
      </w:r>
      <w:r>
        <w:t>.</w:t>
      </w:r>
    </w:p>
    <w:p w:rsidR="004B2088" w:rsidRDefault="004B2088" w:rsidP="004B2088">
      <w:r>
        <w:t>Ở A1, cần nắm 3 dạng:</w:t>
      </w:r>
    </w:p>
    <w:p w:rsidR="004B2088" w:rsidRDefault="004B2088" w:rsidP="004B2088">
      <w:r>
        <w:rPr>
          <w:rStyle w:val="Strong"/>
        </w:rPr>
        <w:t>du</w:t>
      </w:r>
      <w:r>
        <w:t xml:space="preserve"> → nói với một người thân quen</w:t>
      </w:r>
      <w:r>
        <w:br/>
      </w:r>
      <w:r>
        <w:rPr>
          <w:rStyle w:val="Strong"/>
        </w:rPr>
        <w:t>ihr</w:t>
      </w:r>
      <w:r>
        <w:t xml:space="preserve"> → nói với nhiều người thân quen</w:t>
      </w:r>
      <w:r>
        <w:br/>
      </w:r>
      <w:r>
        <w:rPr>
          <w:rStyle w:val="Strong"/>
        </w:rPr>
        <w:t>Sie</w:t>
      </w:r>
      <w:r>
        <w:t xml:space="preserve"> → nói lịch sự</w:t>
      </w:r>
    </w:p>
    <w:p w:rsidR="004B2088" w:rsidRDefault="004B2088" w:rsidP="006F7734">
      <w:pPr>
        <w:pStyle w:val="Heading2"/>
      </w:pPr>
      <w:bookmarkStart w:id="495" w:name="_Toc240230620"/>
      <w:r>
        <w:t>7.2 — IMPERATIV VỚI DU</w:t>
      </w:r>
      <w:bookmarkEnd w:id="495"/>
    </w:p>
    <w:p w:rsidR="004B2088" w:rsidRDefault="004B2088" w:rsidP="004B2088">
      <w:r>
        <w:t>Đây là dạng bạn sẽ gặp rất nhiều.</w:t>
      </w:r>
    </w:p>
    <w:p w:rsidR="004B2088" w:rsidRPr="006F7734" w:rsidRDefault="004B2088" w:rsidP="004B2088">
      <w:pPr>
        <w:rPr>
          <w:b/>
        </w:rPr>
      </w:pPr>
      <w:r w:rsidRPr="006F7734">
        <w:rPr>
          <w:b/>
        </w:rPr>
        <w:t>Công thức cơ bản</w:t>
      </w:r>
    </w:p>
    <w:p w:rsidR="004B2088" w:rsidRDefault="004B2088" w:rsidP="004B2088">
      <w:r>
        <w:t>Với nhiều động từ thường:</w:t>
      </w:r>
    </w:p>
    <w:p w:rsidR="004B2088" w:rsidRDefault="004B2088" w:rsidP="006F7734">
      <w:pPr>
        <w:jc w:val="center"/>
      </w:pPr>
      <w:r>
        <w:rPr>
          <w:rStyle w:val="Strong"/>
        </w:rPr>
        <w:t>Động từ → bỏ du và thường bỏ -st</w:t>
      </w:r>
    </w:p>
    <w:p w:rsidR="004B2088" w:rsidRDefault="004B2088" w:rsidP="004B2088">
      <w:r>
        <w:t>Ví dụ:</w:t>
      </w:r>
    </w:p>
    <w:p w:rsidR="004B2088" w:rsidRDefault="004B2088" w:rsidP="004B2088">
      <w:r>
        <w:t xml:space="preserve">du machst → </w:t>
      </w:r>
      <w:r>
        <w:rPr>
          <w:rStyle w:val="Strong"/>
        </w:rPr>
        <w:t>Mach!</w:t>
      </w:r>
    </w:p>
    <w:p w:rsidR="004B2088" w:rsidRDefault="004B2088" w:rsidP="004B2088">
      <w:r>
        <w:t xml:space="preserve">du lernst → </w:t>
      </w:r>
      <w:r>
        <w:rPr>
          <w:rStyle w:val="Strong"/>
        </w:rPr>
        <w:t>Lern!</w:t>
      </w:r>
    </w:p>
    <w:p w:rsidR="004B2088" w:rsidRDefault="004B2088" w:rsidP="004B2088">
      <w:r>
        <w:t xml:space="preserve">du kommst → </w:t>
      </w:r>
      <w:r>
        <w:rPr>
          <w:rStyle w:val="Strong"/>
        </w:rPr>
        <w:t>Komm!</w:t>
      </w:r>
    </w:p>
    <w:p w:rsidR="004B2088" w:rsidRDefault="004B2088" w:rsidP="004B2088">
      <w:r>
        <w:t xml:space="preserve">du gehst → </w:t>
      </w:r>
      <w:r>
        <w:rPr>
          <w:rStyle w:val="Strong"/>
        </w:rPr>
        <w:t>Geh!</w:t>
      </w:r>
    </w:p>
    <w:p w:rsidR="004B2088" w:rsidRDefault="004B2088" w:rsidP="004B2088"/>
    <w:p w:rsidR="004B2088" w:rsidRDefault="004B2088" w:rsidP="004B2088">
      <w:r>
        <w:t>Ví dụ thực tế</w:t>
      </w:r>
    </w:p>
    <w:p w:rsidR="006F7734" w:rsidRDefault="004B2088" w:rsidP="006F7734">
      <w:pPr>
        <w:jc w:val="center"/>
      </w:pPr>
      <w:r>
        <w:rPr>
          <w:rStyle w:val="Strong"/>
        </w:rPr>
        <w:t>Komm bitte!</w:t>
      </w:r>
    </w:p>
    <w:p w:rsidR="004B2088" w:rsidRDefault="004B2088" w:rsidP="006F7734">
      <w:r>
        <w:t>Hãy đến đây nhé!</w:t>
      </w:r>
    </w:p>
    <w:p w:rsidR="004B2088" w:rsidRDefault="004B2088" w:rsidP="004B2088">
      <w:r>
        <w:t xml:space="preserve">→ du kommst → </w:t>
      </w:r>
      <w:r>
        <w:rPr>
          <w:rStyle w:val="Strong"/>
        </w:rPr>
        <w:t>Komm</w:t>
      </w:r>
    </w:p>
    <w:p w:rsidR="004B2088" w:rsidRDefault="00B10946" w:rsidP="004B2088">
      <w:r>
        <w:pict>
          <v:rect id="_x0000_i1055" style="width:0;height:1.5pt" o:hralign="center" o:hrstd="t" o:hr="t" fillcolor="#a0a0a0" stroked="f"/>
        </w:pict>
      </w:r>
    </w:p>
    <w:p w:rsidR="00467716" w:rsidRDefault="004B2088" w:rsidP="00467716">
      <w:pPr>
        <w:jc w:val="center"/>
      </w:pPr>
      <w:r>
        <w:rPr>
          <w:rStyle w:val="Strong"/>
        </w:rPr>
        <w:t>Warte bitte!</w:t>
      </w:r>
    </w:p>
    <w:p w:rsidR="004B2088" w:rsidRDefault="004B2088" w:rsidP="00467716">
      <w:r>
        <w:t>Chờ một chút nhé!</w:t>
      </w:r>
    </w:p>
    <w:p w:rsidR="004B2088" w:rsidRDefault="004B2088" w:rsidP="004B2088">
      <w:r>
        <w:t xml:space="preserve">→ du wartest → </w:t>
      </w:r>
      <w:r>
        <w:rPr>
          <w:rStyle w:val="Strong"/>
        </w:rPr>
        <w:t>Warte</w:t>
      </w:r>
    </w:p>
    <w:p w:rsidR="004B2088" w:rsidRDefault="00B10946" w:rsidP="004B2088">
      <w:r>
        <w:pict>
          <v:rect id="_x0000_i1056" style="width:0;height:1.5pt" o:hralign="center" o:hrstd="t" o:hr="t" fillcolor="#a0a0a0" stroked="f"/>
        </w:pict>
      </w:r>
    </w:p>
    <w:p w:rsidR="0087386A" w:rsidRDefault="004B2088" w:rsidP="0087386A">
      <w:pPr>
        <w:jc w:val="center"/>
      </w:pPr>
      <w:r>
        <w:rPr>
          <w:rStyle w:val="Strong"/>
        </w:rPr>
        <w:lastRenderedPageBreak/>
        <w:t>Lern Deutsch!</w:t>
      </w:r>
    </w:p>
    <w:p w:rsidR="004B2088" w:rsidRDefault="004B2088" w:rsidP="0087386A">
      <w:r>
        <w:t>Học tiếng Đức đi!</w:t>
      </w:r>
    </w:p>
    <w:p w:rsidR="004B2088" w:rsidRDefault="004B2088" w:rsidP="004B2088">
      <w:r>
        <w:t xml:space="preserve">→ du lernst → </w:t>
      </w:r>
      <w:r>
        <w:rPr>
          <w:rStyle w:val="Strong"/>
        </w:rPr>
        <w:t>Lern</w:t>
      </w:r>
    </w:p>
    <w:p w:rsidR="004B2088" w:rsidRDefault="00B10946" w:rsidP="004B2088">
      <w:r>
        <w:pict>
          <v:rect id="_x0000_i1057" style="width:0;height:1.5pt" o:hralign="center" o:hrstd="t" o:hr="t" fillcolor="#a0a0a0" stroked="f"/>
        </w:pict>
      </w:r>
    </w:p>
    <w:p w:rsidR="004B2088" w:rsidRDefault="004B2088" w:rsidP="00874613">
      <w:pPr>
        <w:pStyle w:val="Heading2"/>
      </w:pPr>
      <w:bookmarkStart w:id="496" w:name="_Toc240230621"/>
      <w:r>
        <w:t xml:space="preserve">7.3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ĐỪ</w:t>
      </w:r>
      <w:r>
        <w:t>NG MÁY MÓC BỎ -ST</w:t>
      </w:r>
      <w:bookmarkEnd w:id="496"/>
    </w:p>
    <w:p w:rsidR="004B2088" w:rsidRDefault="004B2088" w:rsidP="004B2088">
      <w:r>
        <w:t>Có một số động từ cần nhớ riêng.</w:t>
      </w:r>
    </w:p>
    <w:p w:rsidR="004B2088" w:rsidRDefault="004B2088" w:rsidP="004B2088">
      <w:r>
        <w:t>Đặc biệt:</w:t>
      </w:r>
    </w:p>
    <w:p w:rsidR="004B2088" w:rsidRDefault="004B2088" w:rsidP="004B2088">
      <w:r>
        <w:t>fahren</w:t>
      </w:r>
    </w:p>
    <w:p w:rsidR="004B2088" w:rsidRDefault="004B2088" w:rsidP="004B2088">
      <w:r>
        <w:t xml:space="preserve">du fährst → </w:t>
      </w:r>
      <w:r>
        <w:rPr>
          <w:rStyle w:val="Strong"/>
        </w:rPr>
        <w:t>Fahr!</w:t>
      </w:r>
    </w:p>
    <w:p w:rsidR="004B2088" w:rsidRDefault="004B2088" w:rsidP="004B2088">
      <w:r>
        <w:t>Không phải:</w:t>
      </w:r>
    </w:p>
    <w:p w:rsidR="004B2088" w:rsidRDefault="004B2088" w:rsidP="004B2088">
      <w:r>
        <w:rPr>
          <w:rFonts w:ascii="Segoe UI Symbol" w:hAnsi="Segoe UI Symbol" w:cs="Segoe UI Symbol"/>
        </w:rPr>
        <w:t>❌</w:t>
      </w:r>
      <w:r>
        <w:t xml:space="preserve"> F</w:t>
      </w:r>
      <w:r>
        <w:rPr>
          <w:rFonts w:cs="Times New Roman"/>
        </w:rPr>
        <w:t>ä</w:t>
      </w:r>
      <w:r>
        <w:t>hrst!</w:t>
      </w:r>
    </w:p>
    <w:p w:rsidR="004B2088" w:rsidRDefault="00B10946" w:rsidP="004B2088">
      <w:r>
        <w:pict>
          <v:rect id="_x0000_i1058" style="width:0;height:1.5pt" o:hralign="center" o:hrstd="t" o:hr="t" fillcolor="#a0a0a0" stroked="f"/>
        </w:pict>
      </w:r>
    </w:p>
    <w:p w:rsidR="004B2088" w:rsidRDefault="004B2088" w:rsidP="004B2088">
      <w:r>
        <w:t>lesen</w:t>
      </w:r>
    </w:p>
    <w:p w:rsidR="004B2088" w:rsidRDefault="004B2088" w:rsidP="004B2088">
      <w:r>
        <w:t xml:space="preserve">du liest → </w:t>
      </w:r>
      <w:r>
        <w:rPr>
          <w:rStyle w:val="Strong"/>
        </w:rPr>
        <w:t>Lies!</w:t>
      </w:r>
    </w:p>
    <w:p w:rsidR="004B2088" w:rsidRDefault="004B2088" w:rsidP="004B2088"/>
    <w:p w:rsidR="004B2088" w:rsidRDefault="004B2088" w:rsidP="004B2088">
      <w:r>
        <w:t>essen</w:t>
      </w:r>
    </w:p>
    <w:p w:rsidR="004B2088" w:rsidRDefault="004B2088" w:rsidP="004B2088">
      <w:r>
        <w:t xml:space="preserve">du isst → </w:t>
      </w:r>
      <w:r>
        <w:rPr>
          <w:rStyle w:val="Strong"/>
        </w:rPr>
        <w:t>Iss!</w:t>
      </w:r>
    </w:p>
    <w:p w:rsidR="004B2088" w:rsidRDefault="004B2088" w:rsidP="004B2088"/>
    <w:p w:rsidR="004B2088" w:rsidRDefault="004B2088" w:rsidP="004B2088">
      <w:r>
        <w:t>sprechen</w:t>
      </w:r>
    </w:p>
    <w:p w:rsidR="004B2088" w:rsidRDefault="004B2088" w:rsidP="004B2088">
      <w:r>
        <w:t xml:space="preserve">du sprichst → </w:t>
      </w:r>
      <w:r>
        <w:rPr>
          <w:rStyle w:val="Strong"/>
        </w:rPr>
        <w:t>Sprich!</w:t>
      </w:r>
    </w:p>
    <w:p w:rsidR="004B2088" w:rsidRDefault="004B2088" w:rsidP="004B2088"/>
    <w:p w:rsidR="004B2088" w:rsidRDefault="004B2088" w:rsidP="004B2088">
      <w:r>
        <w:t>nehmen</w:t>
      </w:r>
    </w:p>
    <w:p w:rsidR="004B2088" w:rsidRDefault="004B2088" w:rsidP="004B2088">
      <w:r>
        <w:t xml:space="preserve">du nimmst → </w:t>
      </w:r>
      <w:r>
        <w:rPr>
          <w:rStyle w:val="Strong"/>
        </w:rPr>
        <w:t>Nimm!</w:t>
      </w:r>
    </w:p>
    <w:p w:rsidR="004B2088" w:rsidRDefault="004B2088" w:rsidP="004B2088"/>
    <w:p w:rsidR="00874613" w:rsidRDefault="00874613" w:rsidP="004B2088"/>
    <w:p w:rsidR="00874613" w:rsidRDefault="00874613" w:rsidP="004B2088"/>
    <w:p w:rsidR="00874613" w:rsidRDefault="00874613" w:rsidP="004B2088"/>
    <w:p w:rsidR="00874613" w:rsidRDefault="00874613" w:rsidP="004B2088"/>
    <w:p w:rsidR="004B2088" w:rsidRDefault="004B2088" w:rsidP="004B2088">
      <w:r>
        <w:lastRenderedPageBreak/>
        <w:t>Nhóm này nên học thuộc</w:t>
      </w:r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3"/>
        <w:gridCol w:w="2410"/>
      </w:tblGrid>
      <w:tr w:rsidR="004B2088" w:rsidTr="0073778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Infinitiv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du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Imperativ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kommen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kommst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Komm!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machen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machst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Mach!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lernen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lernst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Lern!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warten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wartest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Warte!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fahren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fährst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Fahr!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lesen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liest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Lies!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essen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isst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Iss!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sprechen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sprichst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Sprich!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nehmen</w:t>
            </w:r>
          </w:p>
        </w:tc>
        <w:tc>
          <w:tcPr>
            <w:tcW w:w="2663" w:type="dxa"/>
            <w:vAlign w:val="center"/>
            <w:hideMark/>
          </w:tcPr>
          <w:p w:rsidR="004B2088" w:rsidRDefault="004B2088" w:rsidP="004B2088">
            <w:r>
              <w:t>du nimmst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Nimm!</w:t>
            </w:r>
          </w:p>
        </w:tc>
      </w:tr>
    </w:tbl>
    <w:p w:rsidR="004B2088" w:rsidRDefault="004B2088" w:rsidP="0073778F">
      <w:pPr>
        <w:pStyle w:val="Heading2"/>
      </w:pPr>
      <w:bookmarkStart w:id="497" w:name="_Toc240230622"/>
      <w:r>
        <w:t>7.4 — IMPERATIV VỚI IHR</w:t>
      </w:r>
      <w:bookmarkEnd w:id="497"/>
    </w:p>
    <w:p w:rsidR="004B2088" w:rsidRDefault="004B2088" w:rsidP="004B2088">
      <w:r>
        <w:t xml:space="preserve">Đây là khi bạn nói với </w:t>
      </w:r>
      <w:r>
        <w:rPr>
          <w:rStyle w:val="Strong"/>
        </w:rPr>
        <w:t>nhiều người thân quen</w:t>
      </w:r>
      <w:r>
        <w:t>.</w:t>
      </w:r>
    </w:p>
    <w:p w:rsidR="004B2088" w:rsidRDefault="004B2088" w:rsidP="004B2088">
      <w:r>
        <w:t>Điều dễ nhấ</w:t>
      </w:r>
      <w:r w:rsidR="0073778F">
        <w:t>t</w:t>
      </w:r>
    </w:p>
    <w:p w:rsidR="004B2088" w:rsidRDefault="004B2088" w:rsidP="0073778F">
      <w:pPr>
        <w:jc w:val="center"/>
      </w:pPr>
      <w:r>
        <w:rPr>
          <w:rStyle w:val="Strong"/>
        </w:rPr>
        <w:t>Imperativ ihr = dạng chia của ihr nhưng bỏ ihr</w:t>
      </w:r>
    </w:p>
    <w:p w:rsidR="004B2088" w:rsidRDefault="004B2088" w:rsidP="004B2088">
      <w:r>
        <w:t>Ví dụ:</w:t>
      </w:r>
    </w:p>
    <w:p w:rsidR="004B2088" w:rsidRDefault="004B2088" w:rsidP="004B2088">
      <w:r>
        <w:t>Ihr kommt.</w:t>
      </w:r>
    </w:p>
    <w:p w:rsidR="004B2088" w:rsidRDefault="004B2088" w:rsidP="004B2088">
      <w:r>
        <w:t xml:space="preserve">→ </w:t>
      </w:r>
      <w:r>
        <w:rPr>
          <w:rStyle w:val="Strong"/>
        </w:rPr>
        <w:t>Kommt!</w:t>
      </w:r>
    </w:p>
    <w:p w:rsidR="004B2088" w:rsidRDefault="004B2088" w:rsidP="004B2088"/>
    <w:p w:rsidR="004B2088" w:rsidRDefault="004B2088" w:rsidP="004B2088">
      <w:r>
        <w:t>Ihr wartet.</w:t>
      </w:r>
    </w:p>
    <w:p w:rsidR="004B2088" w:rsidRDefault="004B2088" w:rsidP="004B2088">
      <w:r>
        <w:t xml:space="preserve">→ </w:t>
      </w:r>
      <w:r>
        <w:rPr>
          <w:rStyle w:val="Strong"/>
        </w:rPr>
        <w:t>Wartet!</w:t>
      </w:r>
    </w:p>
    <w:p w:rsidR="004B2088" w:rsidRDefault="004B2088" w:rsidP="004B2088"/>
    <w:p w:rsidR="004B2088" w:rsidRDefault="004B2088" w:rsidP="004B2088">
      <w:r>
        <w:t>Ihr lernt Deutsch.</w:t>
      </w:r>
    </w:p>
    <w:p w:rsidR="004B2088" w:rsidRDefault="004B2088" w:rsidP="004B2088">
      <w:r>
        <w:t xml:space="preserve">→ </w:t>
      </w:r>
      <w:r>
        <w:rPr>
          <w:rStyle w:val="Strong"/>
        </w:rPr>
        <w:t>Lernt Deutsch!</w:t>
      </w:r>
    </w:p>
    <w:p w:rsidR="004B2088" w:rsidRDefault="004B2088" w:rsidP="004B2088"/>
    <w:p w:rsidR="0073778F" w:rsidRDefault="0073778F" w:rsidP="004B2088"/>
    <w:p w:rsidR="004B2088" w:rsidRDefault="004B2088" w:rsidP="004B2088">
      <w:r>
        <w:lastRenderedPageBreak/>
        <w:t>Ihr geht nach Hause.</w:t>
      </w:r>
    </w:p>
    <w:p w:rsidR="004B2088" w:rsidRDefault="004B2088" w:rsidP="004B2088">
      <w:r>
        <w:t xml:space="preserve">→ </w:t>
      </w:r>
      <w:r>
        <w:rPr>
          <w:rStyle w:val="Strong"/>
        </w:rPr>
        <w:t>Geht nach Hause!</w:t>
      </w:r>
    </w:p>
    <w:p w:rsidR="004B2088" w:rsidRPr="0073778F" w:rsidRDefault="004B2088" w:rsidP="004B2088">
      <w:pPr>
        <w:rPr>
          <w:b/>
        </w:rPr>
      </w:pPr>
      <w:r w:rsidRPr="0073778F">
        <w:rPr>
          <w:b/>
        </w:rPr>
        <w:t>Bảng:</w:t>
      </w:r>
    </w:p>
    <w:tbl>
      <w:tblPr>
        <w:tblW w:w="0" w:type="auto"/>
        <w:tblCellSpacing w:w="15" w:type="dxa"/>
        <w:tblInd w:w="3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3"/>
      </w:tblGrid>
      <w:tr w:rsidR="004B2088" w:rsidTr="0073778F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Câu bình thường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Imperativ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kommt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Kommt!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macht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Macht!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lernt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Lernt!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wartet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Wartet!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geht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Geht!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fahrt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Fahrt!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lest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Lest!</w:t>
            </w:r>
          </w:p>
        </w:tc>
      </w:tr>
      <w:tr w:rsidR="004B2088" w:rsidTr="0073778F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4B2088" w:rsidRDefault="004B2088" w:rsidP="004B2088">
            <w:r>
              <w:t>ihr esst</w:t>
            </w:r>
          </w:p>
        </w:tc>
        <w:tc>
          <w:tcPr>
            <w:tcW w:w="2648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Esst!</w:t>
            </w:r>
          </w:p>
        </w:tc>
      </w:tr>
    </w:tbl>
    <w:p w:rsidR="004B2088" w:rsidRDefault="004B2088" w:rsidP="004B2088">
      <w:r>
        <w:t>Mẹo:</w:t>
      </w:r>
    </w:p>
    <w:p w:rsidR="004B2088" w:rsidRDefault="004B2088" w:rsidP="004B2088">
      <w:r>
        <w:rPr>
          <w:rStyle w:val="Strong"/>
        </w:rPr>
        <w:t>DU → thường bỏ -st</w:t>
      </w:r>
      <w:r>
        <w:br/>
      </w:r>
      <w:r>
        <w:rPr>
          <w:rStyle w:val="Strong"/>
        </w:rPr>
        <w:t>IHR → giữ nguyên dạng ihr, bỏ "ihr"</w:t>
      </w:r>
    </w:p>
    <w:p w:rsidR="0073778F" w:rsidRDefault="0073778F" w:rsidP="004B2088"/>
    <w:p w:rsidR="004B2088" w:rsidRDefault="004B2088" w:rsidP="0073778F">
      <w:pPr>
        <w:pStyle w:val="Heading2"/>
      </w:pPr>
      <w:bookmarkStart w:id="498" w:name="_Toc240230623"/>
      <w:r>
        <w:t>7.5 — IMPERATIV VỚI SIE</w:t>
      </w:r>
      <w:bookmarkEnd w:id="498"/>
    </w:p>
    <w:p w:rsidR="004B2088" w:rsidRDefault="004B2088" w:rsidP="004B2088">
      <w:r>
        <w:t xml:space="preserve">Đây là dạng </w:t>
      </w:r>
      <w:r>
        <w:rPr>
          <w:rStyle w:val="Strong"/>
        </w:rPr>
        <w:t>lịch sự</w:t>
      </w:r>
      <w:r>
        <w:t>, cực kỳ quan trọng khi:</w:t>
      </w:r>
    </w:p>
    <w:p w:rsidR="004B2088" w:rsidRDefault="004B2088" w:rsidP="004B2088">
      <w:r>
        <w:t xml:space="preserve">nói với khách hàng </w:t>
      </w:r>
    </w:p>
    <w:p w:rsidR="004B2088" w:rsidRDefault="004B2088" w:rsidP="004B2088">
      <w:r>
        <w:t xml:space="preserve">nói với người lạ </w:t>
      </w:r>
    </w:p>
    <w:p w:rsidR="004B2088" w:rsidRDefault="004B2088" w:rsidP="004B2088">
      <w:r>
        <w:t xml:space="preserve">nơi làm việc </w:t>
      </w:r>
    </w:p>
    <w:p w:rsidR="004B2088" w:rsidRDefault="004B2088" w:rsidP="004B2088">
      <w:r>
        <w:t xml:space="preserve">cửa hàng </w:t>
      </w:r>
    </w:p>
    <w:p w:rsidR="004B2088" w:rsidRDefault="004B2088" w:rsidP="004B2088">
      <w:r>
        <w:t xml:space="preserve">bác sĩ </w:t>
      </w:r>
    </w:p>
    <w:p w:rsidR="004B2088" w:rsidRDefault="004B2088" w:rsidP="004B2088">
      <w:r>
        <w:t xml:space="preserve">cơ quan </w:t>
      </w:r>
    </w:p>
    <w:p w:rsidR="004B2088" w:rsidRDefault="004B2088" w:rsidP="004B2088">
      <w:r>
        <w:t xml:space="preserve">người lớn tuổi </w:t>
      </w:r>
    </w:p>
    <w:p w:rsidR="0073778F" w:rsidRDefault="0073778F" w:rsidP="004B2088"/>
    <w:p w:rsidR="0073778F" w:rsidRDefault="0073778F" w:rsidP="004B2088"/>
    <w:p w:rsidR="004B2088" w:rsidRPr="0073778F" w:rsidRDefault="004B2088" w:rsidP="004B2088">
      <w:pPr>
        <w:rPr>
          <w:b/>
        </w:rPr>
      </w:pPr>
      <w:r w:rsidRPr="0073778F">
        <w:rPr>
          <w:b/>
        </w:rPr>
        <w:lastRenderedPageBreak/>
        <w:t>Công thức</w:t>
      </w:r>
    </w:p>
    <w:p w:rsidR="004B2088" w:rsidRDefault="004B2088" w:rsidP="0073778F">
      <w:pPr>
        <w:jc w:val="center"/>
      </w:pPr>
      <w:r>
        <w:rPr>
          <w:rStyle w:val="Strong"/>
        </w:rPr>
        <w:t>Động từ nguyên mẫu + Sie</w:t>
      </w:r>
    </w:p>
    <w:p w:rsidR="004B2088" w:rsidRDefault="004B2088" w:rsidP="004B2088">
      <w:r>
        <w:t>Ví dụ:</w:t>
      </w:r>
    </w:p>
    <w:p w:rsidR="004B2088" w:rsidRDefault="004B2088" w:rsidP="004B2088">
      <w:r>
        <w:rPr>
          <w:rStyle w:val="Strong"/>
        </w:rPr>
        <w:t>Kommen Sie!</w:t>
      </w:r>
      <w:r>
        <w:br/>
        <w:t>Xin hãy đến.</w:t>
      </w:r>
    </w:p>
    <w:p w:rsidR="004B2088" w:rsidRDefault="004B2088" w:rsidP="004B2088">
      <w:r>
        <w:rPr>
          <w:rStyle w:val="Strong"/>
        </w:rPr>
        <w:t>Warten Sie bitte!</w:t>
      </w:r>
      <w:r>
        <w:br/>
        <w:t>Xin hãy chờ.</w:t>
      </w:r>
    </w:p>
    <w:p w:rsidR="004B2088" w:rsidRDefault="004B2088" w:rsidP="004B2088">
      <w:r>
        <w:rPr>
          <w:rStyle w:val="Strong"/>
        </w:rPr>
        <w:t>Sprechen Sie bitte langsam.</w:t>
      </w:r>
      <w:r>
        <w:br/>
        <w:t>Xin hãy nói chậm.</w:t>
      </w:r>
    </w:p>
    <w:p w:rsidR="004B2088" w:rsidRDefault="004B2088" w:rsidP="004B2088">
      <w:r>
        <w:rPr>
          <w:rStyle w:val="Strong"/>
        </w:rPr>
        <w:t>Gehen Sie geradeaus.</w:t>
      </w:r>
      <w:r>
        <w:br/>
        <w:t>Xin hãy đi thẳ</w:t>
      </w:r>
      <w:r w:rsidR="0073778F">
        <w:t>ng.</w:t>
      </w:r>
    </w:p>
    <w:p w:rsidR="0073778F" w:rsidRDefault="0073778F" w:rsidP="004B2088">
      <w:pPr>
        <w:rPr>
          <w:b/>
        </w:rPr>
      </w:pPr>
    </w:p>
    <w:p w:rsidR="004B2088" w:rsidRPr="0073778F" w:rsidRDefault="004B2088" w:rsidP="004B2088">
      <w:pPr>
        <w:rPr>
          <w:b/>
        </w:rPr>
      </w:pPr>
      <w:r w:rsidRPr="0073778F">
        <w:rPr>
          <w:b/>
        </w:rPr>
        <w:t>Nhớ:</w:t>
      </w:r>
    </w:p>
    <w:p w:rsidR="004B2088" w:rsidRDefault="004B2088" w:rsidP="0073778F">
      <w:pPr>
        <w:jc w:val="center"/>
      </w:pPr>
      <w:r w:rsidRPr="0073778F">
        <w:rPr>
          <w:rStyle w:val="Strong"/>
          <w:highlight w:val="yellow"/>
        </w:rPr>
        <w:t>du → Komm!</w:t>
      </w:r>
      <w:r w:rsidRPr="0073778F">
        <w:rPr>
          <w:highlight w:val="yellow"/>
        </w:rPr>
        <w:br/>
      </w:r>
      <w:r w:rsidRPr="0073778F">
        <w:rPr>
          <w:rStyle w:val="Strong"/>
          <w:highlight w:val="yellow"/>
        </w:rPr>
        <w:t>ihr → Kommt!</w:t>
      </w:r>
      <w:r w:rsidRPr="0073778F">
        <w:rPr>
          <w:highlight w:val="yellow"/>
        </w:rPr>
        <w:br/>
      </w:r>
      <w:r w:rsidRPr="0073778F">
        <w:rPr>
          <w:rStyle w:val="Strong"/>
          <w:highlight w:val="yellow"/>
        </w:rPr>
        <w:t>Sie → Kommen Sie!</w:t>
      </w:r>
    </w:p>
    <w:p w:rsidR="004B2088" w:rsidRDefault="004B2088" w:rsidP="0073778F">
      <w:pPr>
        <w:pStyle w:val="Heading2"/>
      </w:pPr>
      <w:bookmarkStart w:id="499" w:name="_Toc240230624"/>
      <w:r>
        <w:t xml:space="preserve">7.6 — "BITTE" LÀ VŨ KHÍ CỨU MẠNG </w:t>
      </w:r>
      <w:r>
        <w:rPr>
          <w:rFonts w:ascii="Segoe UI Symbol" w:hAnsi="Segoe UI Symbol" w:cs="Segoe UI Symbol"/>
        </w:rPr>
        <w:t>😆</w:t>
      </w:r>
      <w:bookmarkEnd w:id="499"/>
    </w:p>
    <w:p w:rsidR="004B2088" w:rsidRDefault="004B2088" w:rsidP="004B2088">
      <w:r>
        <w:t xml:space="preserve">Thêm </w:t>
      </w:r>
      <w:r>
        <w:rPr>
          <w:rStyle w:val="Strong"/>
        </w:rPr>
        <w:t>bitte</w:t>
      </w:r>
      <w:r>
        <w:t xml:space="preserve"> làm câu yêu cầu mềm mại và lịch sự hơn.</w:t>
      </w:r>
    </w:p>
    <w:p w:rsidR="004B2088" w:rsidRPr="0073778F" w:rsidRDefault="004B2088" w:rsidP="004B2088">
      <w:pPr>
        <w:rPr>
          <w:b/>
        </w:rPr>
      </w:pPr>
      <w:r w:rsidRPr="0073778F">
        <w:rPr>
          <w:b/>
        </w:rPr>
        <w:t>So sánh:</w:t>
      </w:r>
    </w:p>
    <w:p w:rsidR="004B2088" w:rsidRDefault="004B2088" w:rsidP="004B2088">
      <w:r>
        <w:rPr>
          <w:rStyle w:val="Strong"/>
        </w:rPr>
        <w:t>Warte!</w:t>
      </w:r>
      <w:r>
        <w:br/>
        <w:t>Chờ!</w:t>
      </w:r>
    </w:p>
    <w:p w:rsidR="004B2088" w:rsidRDefault="004B2088" w:rsidP="004B2088">
      <w:r>
        <w:t>Nghe khá trực tiếp.</w:t>
      </w:r>
    </w:p>
    <w:p w:rsidR="004B2088" w:rsidRDefault="004B2088" w:rsidP="004B2088">
      <w:r>
        <w:rPr>
          <w:rStyle w:val="Strong"/>
        </w:rPr>
        <w:t>Warte bitte!</w:t>
      </w:r>
      <w:r>
        <w:br/>
        <w:t>Chờ một chút nhé.</w:t>
      </w:r>
    </w:p>
    <w:p w:rsidR="004B2088" w:rsidRDefault="004B2088" w:rsidP="004B2088">
      <w:r>
        <w:t>Tự nhiên hơn.</w:t>
      </w:r>
    </w:p>
    <w:p w:rsidR="004B2088" w:rsidRDefault="00B10946" w:rsidP="004B2088">
      <w:r>
        <w:pict>
          <v:rect id="_x0000_i1059" style="width:0;height:1.5pt" o:hralign="center" o:hrstd="t" o:hr="t" fillcolor="#a0a0a0" stroked="f"/>
        </w:pict>
      </w:r>
    </w:p>
    <w:p w:rsidR="004B2088" w:rsidRDefault="004B2088" w:rsidP="004B2088">
      <w:r>
        <w:t>Với người lạ:</w:t>
      </w:r>
    </w:p>
    <w:p w:rsidR="004B2088" w:rsidRDefault="004B2088" w:rsidP="004B2088">
      <w:r>
        <w:rPr>
          <w:rStyle w:val="Strong"/>
        </w:rPr>
        <w:t>Warten Sie bitte.</w:t>
      </w:r>
      <w:r>
        <w:br/>
        <w:t>Xin hãy chờ.</w:t>
      </w:r>
    </w:p>
    <w:p w:rsidR="004B2088" w:rsidRDefault="00B10946" w:rsidP="004B2088">
      <w:r>
        <w:pict>
          <v:rect id="_x0000_i1060" style="width:0;height:1.5pt" o:hralign="center" o:hrstd="t" o:hr="t" fillcolor="#a0a0a0" stroked="f"/>
        </w:pict>
      </w:r>
    </w:p>
    <w:p w:rsidR="004B2088" w:rsidRDefault="004B2088" w:rsidP="004B2088">
      <w:r>
        <w:rPr>
          <w:rStyle w:val="Strong"/>
        </w:rPr>
        <w:t>Sprechen Sie bitte langsam.</w:t>
      </w:r>
      <w:r>
        <w:br/>
        <w:t>Xin hãy nói chậm.</w:t>
      </w:r>
    </w:p>
    <w:p w:rsidR="004B2088" w:rsidRDefault="004B2088" w:rsidP="004B2088">
      <w:r>
        <w:lastRenderedPageBreak/>
        <w:t>Câu này đặc biệt hữu ích khi bạn đang học tiếng Đức:</w:t>
      </w:r>
    </w:p>
    <w:p w:rsidR="004B2088" w:rsidRDefault="004B2088" w:rsidP="0073778F">
      <w:pPr>
        <w:jc w:val="center"/>
      </w:pPr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Sprechen Sie bitte langsam. Ich lerne Deutsch.</w:t>
      </w:r>
    </w:p>
    <w:p w:rsidR="004B2088" w:rsidRDefault="004B2088" w:rsidP="004B2088">
      <w:r>
        <w:t>= Xin hãy nói chậm. Tôi đang học tiếng Đức.</w:t>
      </w:r>
    </w:p>
    <w:p w:rsidR="004B2088" w:rsidRDefault="00B10946" w:rsidP="004B2088">
      <w:r>
        <w:pict>
          <v:rect id="_x0000_i1061" style="width:0;height:1.5pt" o:hralign="center" o:hrstd="t" o:hr="t" fillcolor="#a0a0a0" stroked="f"/>
        </w:pict>
      </w:r>
    </w:p>
    <w:p w:rsidR="004B2088" w:rsidRDefault="004B2088" w:rsidP="0073778F">
      <w:pPr>
        <w:pStyle w:val="Heading2"/>
      </w:pPr>
      <w:bookmarkStart w:id="500" w:name="_Toc240230625"/>
      <w:r>
        <w:t>7.7 — IMPERATIV VỚI ĐỘNG TỪ TÁCH</w:t>
      </w:r>
      <w:bookmarkEnd w:id="500"/>
    </w:p>
    <w:p w:rsidR="004B2088" w:rsidRDefault="004B2088" w:rsidP="004B2088">
      <w:r>
        <w:t xml:space="preserve">Bạn đã học </w:t>
      </w:r>
      <w:r>
        <w:rPr>
          <w:rStyle w:val="Strong"/>
        </w:rPr>
        <w:t>Trennbare Verben</w:t>
      </w:r>
      <w:r>
        <w:t xml:space="preserve"> ở Giai đoạn 1, giờ ghép chúng vào Imperativ.</w:t>
      </w:r>
    </w:p>
    <w:p w:rsidR="004B2088" w:rsidRPr="0073778F" w:rsidRDefault="004B2088" w:rsidP="004B2088">
      <w:pPr>
        <w:rPr>
          <w:b/>
        </w:rPr>
      </w:pPr>
      <w:r w:rsidRPr="0073778F">
        <w:rPr>
          <w:b/>
        </w:rPr>
        <w:t>Ví dụ:</w:t>
      </w:r>
    </w:p>
    <w:p w:rsidR="004B2088" w:rsidRDefault="004B2088" w:rsidP="004B2088">
      <w:r>
        <w:t>aufstehen</w:t>
      </w:r>
    </w:p>
    <w:p w:rsidR="004B2088" w:rsidRDefault="004B2088" w:rsidP="004B2088">
      <w:r>
        <w:t>du stehst auf</w:t>
      </w:r>
    </w:p>
    <w:p w:rsidR="004B2088" w:rsidRDefault="0073778F" w:rsidP="004B2088">
      <w:r>
        <w:t>→</w:t>
      </w:r>
      <w:r w:rsidR="004B2088">
        <w:rPr>
          <w:rStyle w:val="Strong"/>
        </w:rPr>
        <w:t>Steh auf!</w:t>
      </w:r>
    </w:p>
    <w:p w:rsidR="004B2088" w:rsidRDefault="004B2088" w:rsidP="004B2088">
      <w:r>
        <w:t>Dậy đi!</w:t>
      </w:r>
    </w:p>
    <w:p w:rsidR="004B2088" w:rsidRDefault="004B2088" w:rsidP="004B2088"/>
    <w:p w:rsidR="004B2088" w:rsidRDefault="004B2088" w:rsidP="004B2088">
      <w:r>
        <w:t>anrufen</w:t>
      </w:r>
    </w:p>
    <w:p w:rsidR="004B2088" w:rsidRDefault="004B2088" w:rsidP="004B2088">
      <w:r>
        <w:t>du rufst an</w:t>
      </w:r>
    </w:p>
    <w:p w:rsidR="004B2088" w:rsidRDefault="0073778F" w:rsidP="004B2088">
      <w:r>
        <w:t>→</w:t>
      </w:r>
      <w:r w:rsidR="004B2088">
        <w:rPr>
          <w:rStyle w:val="Strong"/>
        </w:rPr>
        <w:t>Ruf mich an!</w:t>
      </w:r>
    </w:p>
    <w:p w:rsidR="004B2088" w:rsidRDefault="004B2088" w:rsidP="004B2088">
      <w:r>
        <w:t>Gọ</w:t>
      </w:r>
      <w:r w:rsidR="0073778F">
        <w:t>i cho tôi nhé!</w:t>
      </w:r>
    </w:p>
    <w:p w:rsidR="0073778F" w:rsidRDefault="0073778F" w:rsidP="004B2088"/>
    <w:p w:rsidR="004B2088" w:rsidRDefault="004B2088" w:rsidP="004B2088">
      <w:r>
        <w:t>einkaufen</w:t>
      </w:r>
    </w:p>
    <w:p w:rsidR="004B2088" w:rsidRDefault="004B2088" w:rsidP="004B2088">
      <w:r>
        <w:t>du kaufst ein</w:t>
      </w:r>
    </w:p>
    <w:p w:rsidR="004B2088" w:rsidRDefault="0073778F" w:rsidP="004B2088">
      <w:r>
        <w:t>→</w:t>
      </w:r>
      <w:r w:rsidR="004B2088">
        <w:rPr>
          <w:rStyle w:val="Strong"/>
        </w:rPr>
        <w:t>Kauf ein!</w:t>
      </w:r>
    </w:p>
    <w:p w:rsidR="004B2088" w:rsidRDefault="004B2088" w:rsidP="004B2088">
      <w:r>
        <w:t>Đi mua đồ đi!</w:t>
      </w:r>
    </w:p>
    <w:p w:rsidR="004B2088" w:rsidRDefault="004B2088" w:rsidP="004B2088"/>
    <w:p w:rsidR="004B2088" w:rsidRDefault="004B2088" w:rsidP="004B2088">
      <w:r>
        <w:t>zuhören</w:t>
      </w:r>
    </w:p>
    <w:p w:rsidR="004B2088" w:rsidRDefault="004B2088" w:rsidP="004B2088">
      <w:r>
        <w:t>du hörst zu</w:t>
      </w:r>
    </w:p>
    <w:p w:rsidR="004B2088" w:rsidRDefault="0073778F" w:rsidP="004B2088">
      <w:r>
        <w:t>→</w:t>
      </w:r>
      <w:r w:rsidR="004B2088">
        <w:rPr>
          <w:rStyle w:val="Strong"/>
        </w:rPr>
        <w:t>Hör zu!</w:t>
      </w:r>
    </w:p>
    <w:p w:rsidR="004B2088" w:rsidRDefault="004B2088" w:rsidP="004B2088">
      <w:r>
        <w:t>Nghe này!</w:t>
      </w:r>
    </w:p>
    <w:p w:rsidR="004B2088" w:rsidRDefault="004B2088" w:rsidP="004B2088"/>
    <w:p w:rsidR="0073778F" w:rsidRDefault="0073778F" w:rsidP="004B2088"/>
    <w:p w:rsidR="004B2088" w:rsidRDefault="004B2088" w:rsidP="004B2088">
      <w:r>
        <w:lastRenderedPageBreak/>
        <w:t xml:space="preserve"> Quy tắc</w:t>
      </w:r>
    </w:p>
    <w:p w:rsidR="004B2088" w:rsidRDefault="004B2088" w:rsidP="0073778F">
      <w:pPr>
        <w:jc w:val="center"/>
      </w:pPr>
      <w:r w:rsidRPr="0073778F">
        <w:rPr>
          <w:rStyle w:val="Strong"/>
          <w:highlight w:val="yellow"/>
        </w:rPr>
        <w:t>Động từ vẫn chia ở đầu + tiền tố tách ra cuối</w:t>
      </w:r>
    </w:p>
    <w:p w:rsidR="004B2088" w:rsidRDefault="004B2088" w:rsidP="004B2088">
      <w:r>
        <w:t>Ví dụ:</w:t>
      </w:r>
    </w:p>
    <w:p w:rsidR="004B2088" w:rsidRDefault="004B2088" w:rsidP="004B2088">
      <w:r>
        <w:rPr>
          <w:rStyle w:val="Strong"/>
        </w:rPr>
        <w:t>Steh</w:t>
      </w:r>
      <w:r>
        <w:t xml:space="preserve"> früh </w:t>
      </w:r>
      <w:r>
        <w:rPr>
          <w:rStyle w:val="Strong"/>
        </w:rPr>
        <w:t>auf!</w:t>
      </w:r>
    </w:p>
    <w:p w:rsidR="004B2088" w:rsidRDefault="004B2088" w:rsidP="004B2088"/>
    <w:p w:rsidR="004B2088" w:rsidRDefault="004B2088" w:rsidP="0073778F">
      <w:pPr>
        <w:pStyle w:val="Heading2"/>
      </w:pPr>
      <w:bookmarkStart w:id="501" w:name="_Toc240230626"/>
      <w:r>
        <w:t>7.8 — IMPERATIV + AKKUSATIV / DATIV</w:t>
      </w:r>
      <w:bookmarkEnd w:id="501"/>
    </w:p>
    <w:p w:rsidR="004B2088" w:rsidRDefault="004B2088" w:rsidP="004B2088">
      <w:r>
        <w:t>Đây là lúc các giai đoạn trước bắt đầu kết nối.</w:t>
      </w:r>
    </w:p>
    <w:p w:rsidR="004B2088" w:rsidRDefault="004B2088" w:rsidP="004B2088">
      <w:r>
        <w:t>Ví dụ:</w:t>
      </w:r>
    </w:p>
    <w:p w:rsidR="004B2088" w:rsidRDefault="004B2088" w:rsidP="006775AC">
      <w:pPr>
        <w:jc w:val="center"/>
      </w:pPr>
      <w:r>
        <w:rPr>
          <w:rStyle w:val="Strong"/>
        </w:rPr>
        <w:t>Kauf einen Kaffee!</w:t>
      </w:r>
      <w:r>
        <w:br/>
        <w:t>Hãy mua một ly cà phê!</w:t>
      </w:r>
    </w:p>
    <w:p w:rsidR="004B2088" w:rsidRDefault="004B2088" w:rsidP="004B2088">
      <w:r>
        <w:rPr>
          <w:rStyle w:val="Strong"/>
        </w:rPr>
        <w:t>einen Kaffee</w:t>
      </w:r>
      <w:r>
        <w:t xml:space="preserve"> → Akkusativ.</w:t>
      </w:r>
    </w:p>
    <w:p w:rsidR="004B2088" w:rsidRDefault="00B10946" w:rsidP="004B2088">
      <w:r>
        <w:pict>
          <v:rect id="_x0000_i1062" style="width:0;height:1.5pt" o:hralign="center" o:hrstd="t" o:hr="t" fillcolor="#a0a0a0" stroked="f"/>
        </w:pict>
      </w:r>
    </w:p>
    <w:p w:rsidR="004B2088" w:rsidRDefault="004B2088" w:rsidP="006775AC">
      <w:pPr>
        <w:jc w:val="center"/>
      </w:pPr>
      <w:r>
        <w:rPr>
          <w:rStyle w:val="Strong"/>
        </w:rPr>
        <w:t>Hilf mir!</w:t>
      </w:r>
      <w:r>
        <w:br/>
        <w:t>Hãy giúp tôi!</w:t>
      </w:r>
    </w:p>
    <w:p w:rsidR="004B2088" w:rsidRDefault="004B2088" w:rsidP="004B2088">
      <w:r>
        <w:rPr>
          <w:rStyle w:val="Strong"/>
        </w:rPr>
        <w:t>mir</w:t>
      </w:r>
      <w:r>
        <w:t xml:space="preserve"> → Dativ vì </w:t>
      </w:r>
      <w:r>
        <w:rPr>
          <w:rStyle w:val="Strong"/>
        </w:rPr>
        <w:t>helfen + Dativ</w:t>
      </w:r>
      <w:r>
        <w:t>.</w:t>
      </w:r>
    </w:p>
    <w:p w:rsidR="004B2088" w:rsidRDefault="00B10946" w:rsidP="004B2088">
      <w:r>
        <w:pict>
          <v:rect id="_x0000_i1063" style="width:0;height:1.5pt" o:hralign="center" o:hrstd="t" o:hr="t" fillcolor="#a0a0a0" stroked="f"/>
        </w:pict>
      </w:r>
    </w:p>
    <w:p w:rsidR="004B2088" w:rsidRDefault="004B2088" w:rsidP="006775AC">
      <w:pPr>
        <w:jc w:val="center"/>
      </w:pPr>
      <w:r>
        <w:rPr>
          <w:rStyle w:val="Strong"/>
        </w:rPr>
        <w:t>Gib mir das Buch!</w:t>
      </w:r>
      <w:r>
        <w:br/>
        <w:t>Đưa tôi quyển sách!</w:t>
      </w:r>
    </w:p>
    <w:p w:rsidR="004B2088" w:rsidRDefault="004B2088" w:rsidP="004B2088">
      <w:r>
        <w:rPr>
          <w:rStyle w:val="Strong"/>
        </w:rPr>
        <w:t>mir</w:t>
      </w:r>
      <w:r>
        <w:t xml:space="preserve"> → Dativ</w:t>
      </w:r>
      <w:r>
        <w:br/>
      </w:r>
      <w:r>
        <w:rPr>
          <w:rStyle w:val="Strong"/>
        </w:rPr>
        <w:t>das Buch</w:t>
      </w:r>
      <w:r>
        <w:t xml:space="preserve"> → Akkusativ</w:t>
      </w:r>
    </w:p>
    <w:p w:rsidR="004B2088" w:rsidRDefault="00B10946" w:rsidP="004B2088">
      <w:r>
        <w:pict>
          <v:rect id="_x0000_i1064" style="width:0;height:1.5pt" o:hralign="center" o:hrstd="t" o:hr="t" fillcolor="#a0a0a0" stroked="f"/>
        </w:pict>
      </w:r>
    </w:p>
    <w:p w:rsidR="004B2088" w:rsidRDefault="004B2088" w:rsidP="004B2088">
      <w:r>
        <w:t>Đây là câu rất hay để nhớ:</w:t>
      </w:r>
    </w:p>
    <w:p w:rsidR="004B2088" w:rsidRDefault="004B2088" w:rsidP="006775AC">
      <w:pPr>
        <w:jc w:val="center"/>
      </w:pPr>
      <w:r>
        <w:rPr>
          <w:rStyle w:val="Strong"/>
        </w:rPr>
        <w:t>Gib mir das Buch!</w:t>
      </w:r>
    </w:p>
    <w:p w:rsidR="004B2088" w:rsidRDefault="004B2088" w:rsidP="006775AC">
      <w:pPr>
        <w:jc w:val="center"/>
      </w:pPr>
      <w:r>
        <w:t>= Đưa tôi quyển sách!</w:t>
      </w:r>
    </w:p>
    <w:p w:rsidR="004B2088" w:rsidRDefault="004B2088" w:rsidP="004B2088">
      <w:r>
        <w:t xml:space="preserve">Gib = Imperativ </w:t>
      </w:r>
    </w:p>
    <w:p w:rsidR="004B2088" w:rsidRDefault="004B2088" w:rsidP="004B2088">
      <w:r>
        <w:t xml:space="preserve">mir = Dativ </w:t>
      </w:r>
    </w:p>
    <w:p w:rsidR="004B2088" w:rsidRDefault="004B2088" w:rsidP="004B2088">
      <w:r>
        <w:t xml:space="preserve">das Buch = Akkusativ </w:t>
      </w:r>
    </w:p>
    <w:p w:rsidR="006775AC" w:rsidRDefault="006775AC" w:rsidP="004B2088"/>
    <w:p w:rsidR="006775AC" w:rsidRDefault="006775AC" w:rsidP="004B2088"/>
    <w:p w:rsidR="004B2088" w:rsidRDefault="004B2088" w:rsidP="006775AC">
      <w:pPr>
        <w:pStyle w:val="Heading2"/>
      </w:pPr>
      <w:bookmarkStart w:id="502" w:name="_Toc240230627"/>
      <w:r>
        <w:lastRenderedPageBreak/>
        <w:t>7.9 — IMPERATIV PHỦ ĐỊNH</w:t>
      </w:r>
      <w:bookmarkEnd w:id="502"/>
    </w:p>
    <w:p w:rsidR="004B2088" w:rsidRPr="006775AC" w:rsidRDefault="004B2088" w:rsidP="004B2088">
      <w:pPr>
        <w:rPr>
          <w:b/>
        </w:rPr>
      </w:pPr>
      <w:r w:rsidRPr="006775AC">
        <w:rPr>
          <w:b/>
        </w:rPr>
        <w:t>Muốn nói:</w:t>
      </w:r>
    </w:p>
    <w:p w:rsidR="004B2088" w:rsidRDefault="004B2088" w:rsidP="004B2088">
      <w:r>
        <w:t>Đừng làm...</w:t>
      </w:r>
    </w:p>
    <w:p w:rsidR="004B2088" w:rsidRDefault="004B2088" w:rsidP="004B2088">
      <w:r>
        <w:t>Dùng:</w:t>
      </w:r>
    </w:p>
    <w:p w:rsidR="004B2088" w:rsidRDefault="004B2088" w:rsidP="006775AC">
      <w:pPr>
        <w:jc w:val="center"/>
      </w:pPr>
      <w:r>
        <w:rPr>
          <w:rStyle w:val="Strong"/>
        </w:rPr>
        <w:t>nicht</w:t>
      </w:r>
    </w:p>
    <w:p w:rsidR="004B2088" w:rsidRDefault="004B2088" w:rsidP="004B2088">
      <w:r>
        <w:t>Ví dụ:</w:t>
      </w:r>
    </w:p>
    <w:p w:rsidR="006775AC" w:rsidRDefault="004B2088" w:rsidP="006775AC">
      <w:pPr>
        <w:jc w:val="center"/>
      </w:pPr>
      <w:r>
        <w:rPr>
          <w:rStyle w:val="Strong"/>
        </w:rPr>
        <w:t>Geh nicht!</w:t>
      </w:r>
    </w:p>
    <w:p w:rsidR="004B2088" w:rsidRDefault="004B2088" w:rsidP="004B2088">
      <w:r>
        <w:t>Đừ</w:t>
      </w:r>
      <w:r w:rsidR="006775AC">
        <w:t>ng đi!</w:t>
      </w:r>
    </w:p>
    <w:p w:rsidR="006775AC" w:rsidRDefault="004B2088" w:rsidP="006775AC">
      <w:pPr>
        <w:jc w:val="center"/>
      </w:pPr>
      <w:r>
        <w:rPr>
          <w:rStyle w:val="Strong"/>
        </w:rPr>
        <w:t>Warte nicht!</w:t>
      </w:r>
    </w:p>
    <w:p w:rsidR="004B2088" w:rsidRDefault="004B2088" w:rsidP="006775AC">
      <w:r>
        <w:t>Đừng chờ!</w:t>
      </w:r>
    </w:p>
    <w:p w:rsidR="004B2088" w:rsidRDefault="004B2088" w:rsidP="004B2088"/>
    <w:p w:rsidR="006775AC" w:rsidRDefault="004B2088" w:rsidP="006775AC">
      <w:pPr>
        <w:jc w:val="center"/>
        <w:rPr>
          <w:rStyle w:val="Strong"/>
        </w:rPr>
      </w:pPr>
      <w:r>
        <w:rPr>
          <w:rStyle w:val="Strong"/>
        </w:rPr>
        <w:t>Rauchen Sie nicht!</w:t>
      </w:r>
    </w:p>
    <w:p w:rsidR="004B2088" w:rsidRDefault="004B2088" w:rsidP="004B2088">
      <w:r>
        <w:t>Xin đừng hút thuốc!</w:t>
      </w:r>
    </w:p>
    <w:p w:rsidR="006775AC" w:rsidRDefault="004B2088" w:rsidP="006775AC">
      <w:pPr>
        <w:jc w:val="center"/>
        <w:rPr>
          <w:rStyle w:val="Strong"/>
        </w:rPr>
      </w:pPr>
      <w:r>
        <w:rPr>
          <w:rStyle w:val="Strong"/>
        </w:rPr>
        <w:t>Mach das nicht!</w:t>
      </w:r>
    </w:p>
    <w:p w:rsidR="004B2088" w:rsidRDefault="004B2088" w:rsidP="006775AC">
      <w:r>
        <w:t>Đừng làm việc đó!</w:t>
      </w:r>
    </w:p>
    <w:p w:rsidR="004B2088" w:rsidRDefault="004B2088" w:rsidP="004B2088"/>
    <w:p w:rsidR="004B2088" w:rsidRPr="006775AC" w:rsidRDefault="004B2088" w:rsidP="004B2088">
      <w:pPr>
        <w:rPr>
          <w:b/>
        </w:rPr>
      </w:pPr>
      <w:r w:rsidRPr="006775AC">
        <w:rPr>
          <w:b/>
        </w:rPr>
        <w:t>Với danh từ:</w:t>
      </w:r>
    </w:p>
    <w:p w:rsidR="004B2088" w:rsidRDefault="004B2088" w:rsidP="006775AC">
      <w:pPr>
        <w:jc w:val="center"/>
      </w:pPr>
      <w:r>
        <w:rPr>
          <w:rStyle w:val="Strong"/>
        </w:rPr>
        <w:t>Kauf keinen Kaffee!</w:t>
      </w:r>
      <w:r>
        <w:br/>
        <w:t>Đừng mua cà phê!</w:t>
      </w:r>
    </w:p>
    <w:p w:rsidR="004B2088" w:rsidRDefault="004B2088" w:rsidP="004B2088">
      <w:r>
        <w:t xml:space="preserve">→ </w:t>
      </w:r>
      <w:r>
        <w:rPr>
          <w:rStyle w:val="Strong"/>
        </w:rPr>
        <w:t>keinen</w:t>
      </w:r>
      <w:r>
        <w:t xml:space="preserve"> vì Kaffee là giống đực + Akkusativ.</w:t>
      </w:r>
    </w:p>
    <w:p w:rsidR="004B2088" w:rsidRDefault="004B2088" w:rsidP="004B2088">
      <w:r>
        <w:t xml:space="preserve">Bạn thấy không? </w:t>
      </w:r>
      <w:r>
        <w:rPr>
          <w:rStyle w:val="Strong"/>
        </w:rPr>
        <w:t>Giai đoạn 4 + 7</w:t>
      </w:r>
      <w:r>
        <w:t xml:space="preserve"> đã bắt đầu kết hợp:</w:t>
      </w:r>
    </w:p>
    <w:p w:rsidR="004B2088" w:rsidRDefault="004B2088" w:rsidP="006775AC">
      <w:pPr>
        <w:jc w:val="center"/>
      </w:pPr>
      <w:r>
        <w:t>Imperativ + kein.</w:t>
      </w:r>
    </w:p>
    <w:p w:rsidR="004B2088" w:rsidRDefault="00B10946" w:rsidP="004B2088">
      <w:r>
        <w:pict>
          <v:rect id="_x0000_i1065" style="width:0;height:1.5pt" o:hralign="center" o:hrstd="t" o:hr="t" fillcolor="#a0a0a0" stroked="f"/>
        </w:pict>
      </w:r>
    </w:p>
    <w:p w:rsidR="006775AC" w:rsidRDefault="006775AC">
      <w:pPr>
        <w:rPr>
          <w:rFonts w:cs="Times New Roman"/>
        </w:rPr>
      </w:pPr>
      <w:r>
        <w:rPr>
          <w:rFonts w:cs="Times New Roman"/>
        </w:rPr>
        <w:br w:type="page"/>
      </w:r>
    </w:p>
    <w:p w:rsidR="004B2088" w:rsidRDefault="004B2088" w:rsidP="006775AC">
      <w:pPr>
        <w:pStyle w:val="Heading2"/>
      </w:pPr>
      <w:bookmarkStart w:id="503" w:name="_Toc240230628"/>
      <w:r>
        <w:lastRenderedPageBreak/>
        <w:t>7.10 — MỘT SỐ IMPERATIV CỰC HỮU ÍCH</w:t>
      </w:r>
      <w:bookmarkEnd w:id="503"/>
    </w:p>
    <w:p w:rsidR="004B2088" w:rsidRDefault="004B2088" w:rsidP="004B2088">
      <w:r>
        <w:t xml:space="preserve">Hãy học những câu này như </w:t>
      </w:r>
      <w:r>
        <w:rPr>
          <w:rStyle w:val="Strong"/>
        </w:rPr>
        <w:t>cụm giao tiếp thực tế</w:t>
      </w:r>
      <w:r>
        <w:t>:</w:t>
      </w:r>
    </w:p>
    <w:tbl>
      <w:tblPr>
        <w:tblW w:w="0" w:type="auto"/>
        <w:tblCellSpacing w:w="15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44"/>
      </w:tblGrid>
      <w:tr w:rsidR="004B2088" w:rsidTr="006775AC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Tiếng Đức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Komm!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Đến đây!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Geh!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Đi đi!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Warte!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Chờ!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Hör zu!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Nghe này!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Schau mal!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Nhìn này!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Pass auf!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Cẩn thận!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Keine Sorge!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Đừng lo!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Mach das!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Làm đi!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Mach das nicht!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Đừng làm thế!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Hilf mir!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Giúp tôi!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Gib mir das!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Đưa tôi cái đó!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Komm mit!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Đi cùng tôi!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Steh auf!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Đứng dậy!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Setz dich!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Ngồi xuống!</w:t>
            </w:r>
          </w:p>
        </w:tc>
      </w:tr>
      <w:tr w:rsidR="004B2088" w:rsidTr="006775AC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Nimm das!</w:t>
            </w:r>
          </w:p>
        </w:tc>
        <w:tc>
          <w:tcPr>
            <w:tcW w:w="3499" w:type="dxa"/>
            <w:vAlign w:val="center"/>
            <w:hideMark/>
          </w:tcPr>
          <w:p w:rsidR="004B2088" w:rsidRDefault="004B2088" w:rsidP="004B2088">
            <w:r>
              <w:t>Lấy cái này!</w:t>
            </w:r>
          </w:p>
        </w:tc>
      </w:tr>
    </w:tbl>
    <w:p w:rsidR="004B2088" w:rsidRDefault="004B2088" w:rsidP="006775AC">
      <w:pPr>
        <w:pStyle w:val="Heading2"/>
      </w:pPr>
      <w:bookmarkStart w:id="504" w:name="_Toc240230629"/>
      <w:r>
        <w:t xml:space="preserve">7.11 </w:t>
      </w:r>
      <w:r>
        <w:rPr>
          <w:rFonts w:cs="Times New Roman"/>
        </w:rPr>
        <w:t>—</w:t>
      </w:r>
      <w:r>
        <w:t xml:space="preserve"> PASS AUF!</w:t>
      </w:r>
      <w:bookmarkEnd w:id="504"/>
    </w:p>
    <w:p w:rsidR="004B2088" w:rsidRDefault="004B2088" w:rsidP="004B2088">
      <w:r>
        <w:t>Đây là một câu cực kỳ phổ biến.</w:t>
      </w:r>
    </w:p>
    <w:p w:rsidR="004B2088" w:rsidRDefault="004B2088" w:rsidP="006775AC">
      <w:pPr>
        <w:jc w:val="center"/>
      </w:pPr>
      <w:r>
        <w:rPr>
          <w:rStyle w:val="Strong"/>
        </w:rPr>
        <w:t>Pass auf!</w:t>
      </w:r>
    </w:p>
    <w:p w:rsidR="004B2088" w:rsidRDefault="004B2088" w:rsidP="004B2088">
      <w:r>
        <w:t>= Cẩn thận!</w:t>
      </w:r>
    </w:p>
    <w:p w:rsidR="004B2088" w:rsidRDefault="004B2088" w:rsidP="004B2088">
      <w:r>
        <w:t xml:space="preserve">Đây là </w:t>
      </w:r>
      <w:r>
        <w:rPr>
          <w:rStyle w:val="Strong"/>
        </w:rPr>
        <w:t>động từ tách</w:t>
      </w:r>
      <w:r>
        <w:t>:</w:t>
      </w:r>
    </w:p>
    <w:p w:rsidR="004B2088" w:rsidRDefault="004B2088" w:rsidP="004B2088">
      <w:r>
        <w:t>aufpassen → du passt auf</w:t>
      </w:r>
    </w:p>
    <w:p w:rsidR="004B2088" w:rsidRDefault="004B2088" w:rsidP="004B2088">
      <w:r>
        <w:t xml:space="preserve">→ </w:t>
      </w:r>
      <w:r>
        <w:rPr>
          <w:rStyle w:val="Strong"/>
        </w:rPr>
        <w:t>Pass auf!</w:t>
      </w:r>
    </w:p>
    <w:p w:rsidR="004B2088" w:rsidRDefault="004B2088" w:rsidP="004B2088">
      <w:r>
        <w:lastRenderedPageBreak/>
        <w:t>Ví dụ:</w:t>
      </w:r>
    </w:p>
    <w:p w:rsidR="006775AC" w:rsidRDefault="004B2088" w:rsidP="006775AC">
      <w:pPr>
        <w:jc w:val="center"/>
      </w:pPr>
      <w:r>
        <w:rPr>
          <w:rStyle w:val="Strong"/>
        </w:rPr>
        <w:t>Pass auf! Das Auto kommt!</w:t>
      </w:r>
    </w:p>
    <w:p w:rsidR="004B2088" w:rsidRDefault="004B2088" w:rsidP="006775AC">
      <w:r>
        <w:t>Cẩn thận! Có ô tô đang tớ</w:t>
      </w:r>
      <w:r w:rsidR="006775AC">
        <w:t>i!</w:t>
      </w:r>
    </w:p>
    <w:p w:rsidR="004B2088" w:rsidRDefault="004B2088" w:rsidP="006775AC">
      <w:pPr>
        <w:pStyle w:val="Heading2"/>
      </w:pPr>
      <w:bookmarkStart w:id="505" w:name="_Toc240230630"/>
      <w:r>
        <w:t xml:space="preserve">7.12 </w:t>
      </w:r>
      <w:r>
        <w:rPr>
          <w:rFonts w:cs="Times New Roman"/>
        </w:rPr>
        <w:t>—</w:t>
      </w:r>
      <w:r>
        <w:t xml:space="preserve"> KOMM MIT!</w:t>
      </w:r>
      <w:bookmarkEnd w:id="505"/>
    </w:p>
    <w:p w:rsidR="004B2088" w:rsidRDefault="004B2088" w:rsidP="004B2088">
      <w:r>
        <w:t>Một câu cũng rất thường gặp:</w:t>
      </w:r>
    </w:p>
    <w:p w:rsidR="004B2088" w:rsidRDefault="004B2088" w:rsidP="006775AC">
      <w:pPr>
        <w:jc w:val="center"/>
      </w:pPr>
      <w:r>
        <w:rPr>
          <w:rStyle w:val="Strong"/>
        </w:rPr>
        <w:t>Komm mit!</w:t>
      </w:r>
    </w:p>
    <w:p w:rsidR="004B2088" w:rsidRDefault="004B2088" w:rsidP="004B2088">
      <w:r>
        <w:t>= Đi cùng tôi!</w:t>
      </w:r>
    </w:p>
    <w:p w:rsidR="004B2088" w:rsidRDefault="004B2088" w:rsidP="004B2088">
      <w:r>
        <w:t>Từ:</w:t>
      </w:r>
    </w:p>
    <w:p w:rsidR="004B2088" w:rsidRDefault="004B2088" w:rsidP="004B2088">
      <w:r>
        <w:t>mitkommen → du kommst mit</w:t>
      </w:r>
    </w:p>
    <w:p w:rsidR="004B2088" w:rsidRDefault="006775AC" w:rsidP="004B2088">
      <w:r>
        <w:t>→</w:t>
      </w:r>
      <w:r w:rsidR="004B2088">
        <w:rPr>
          <w:rStyle w:val="Strong"/>
        </w:rPr>
        <w:t>Komm mit!</w:t>
      </w:r>
    </w:p>
    <w:p w:rsidR="004B2088" w:rsidRDefault="00B10946" w:rsidP="004B2088">
      <w:r>
        <w:pict>
          <v:rect id="_x0000_i1066" style="width:0;height:1.5pt" o:hralign="center" o:hrstd="t" o:hr="t" fillcolor="#a0a0a0" stroked="f"/>
        </w:pict>
      </w:r>
    </w:p>
    <w:p w:rsidR="004B2088" w:rsidRDefault="004B2088" w:rsidP="004B2088">
      <w:r>
        <w:t>Với nhiều người:</w:t>
      </w:r>
    </w:p>
    <w:p w:rsidR="004B2088" w:rsidRDefault="004B2088" w:rsidP="006775AC">
      <w:pPr>
        <w:jc w:val="center"/>
      </w:pPr>
      <w:r>
        <w:rPr>
          <w:rStyle w:val="Strong"/>
        </w:rPr>
        <w:t>Kommt mit!</w:t>
      </w:r>
    </w:p>
    <w:p w:rsidR="004B2088" w:rsidRDefault="00B10946" w:rsidP="004B2088">
      <w:r>
        <w:pict>
          <v:rect id="_x0000_i1067" style="width:0;height:1.5pt" o:hralign="center" o:hrstd="t" o:hr="t" fillcolor="#a0a0a0" stroked="f"/>
        </w:pict>
      </w:r>
    </w:p>
    <w:p w:rsidR="004B2088" w:rsidRDefault="004B2088" w:rsidP="004B2088">
      <w:r>
        <w:t>Lịch sự:</w:t>
      </w:r>
    </w:p>
    <w:p w:rsidR="004B2088" w:rsidRDefault="004B2088" w:rsidP="006775AC">
      <w:pPr>
        <w:jc w:val="center"/>
      </w:pPr>
      <w:r>
        <w:rPr>
          <w:rStyle w:val="Strong"/>
        </w:rPr>
        <w:t>Kommen Sie mit!</w:t>
      </w:r>
    </w:p>
    <w:p w:rsidR="004B2088" w:rsidRDefault="00B10946" w:rsidP="004B2088">
      <w:r>
        <w:pict>
          <v:rect id="_x0000_i1068" style="width:0;height:1.5pt" o:hralign="center" o:hrstd="t" o:hr="t" fillcolor="#a0a0a0" stroked="f"/>
        </w:pict>
      </w:r>
    </w:p>
    <w:p w:rsidR="004B2088" w:rsidRDefault="004B2088" w:rsidP="006775AC">
      <w:pPr>
        <w:pStyle w:val="Heading2"/>
      </w:pPr>
      <w:bookmarkStart w:id="506" w:name="_Toc240230631"/>
      <w:r>
        <w:t>7.13 — SETZ DICH!</w:t>
      </w:r>
      <w:bookmarkEnd w:id="506"/>
    </w:p>
    <w:p w:rsidR="004B2088" w:rsidRDefault="004B2088" w:rsidP="004B2088">
      <w:r>
        <w:t>Từ:</w:t>
      </w:r>
    </w:p>
    <w:p w:rsidR="004B2088" w:rsidRDefault="004B2088" w:rsidP="004B2088">
      <w:r>
        <w:t>sich setzen</w:t>
      </w:r>
    </w:p>
    <w:p w:rsidR="004B2088" w:rsidRDefault="004B2088" w:rsidP="004B2088">
      <w:r>
        <w:t>Ở A1 bạn chỉ cần nhớ cụm:</w:t>
      </w:r>
    </w:p>
    <w:p w:rsidR="004B2088" w:rsidRDefault="004B2088" w:rsidP="00012242">
      <w:pPr>
        <w:jc w:val="center"/>
      </w:pPr>
      <w:r>
        <w:rPr>
          <w:rStyle w:val="Strong"/>
        </w:rPr>
        <w:t>Setz dich!</w:t>
      </w:r>
      <w:r>
        <w:br/>
        <w:t>Ngồi xuống đi!</w:t>
      </w:r>
    </w:p>
    <w:p w:rsidR="004B2088" w:rsidRDefault="004B2088" w:rsidP="004B2088">
      <w:r>
        <w:t>Đây là một ví dụ quan trọng vì có:</w:t>
      </w:r>
    </w:p>
    <w:p w:rsidR="004B2088" w:rsidRDefault="004B2088" w:rsidP="004B2088">
      <w:r>
        <w:rPr>
          <w:rStyle w:val="Strong"/>
        </w:rPr>
        <w:t>dich = Akkusativ</w:t>
      </w:r>
    </w:p>
    <w:p w:rsidR="004B2088" w:rsidRDefault="00B10946" w:rsidP="004B2088">
      <w:r>
        <w:pict>
          <v:rect id="_x0000_i1069" style="width:0;height:1.5pt" o:hralign="center" o:hrstd="t" o:hr="t" fillcolor="#a0a0a0" stroked="f"/>
        </w:pict>
      </w:r>
    </w:p>
    <w:p w:rsidR="004B2088" w:rsidRDefault="004B2088" w:rsidP="004B2088">
      <w:r>
        <w:t>Với nhiều người:</w:t>
      </w:r>
    </w:p>
    <w:p w:rsidR="004B2088" w:rsidRDefault="004B2088" w:rsidP="00012242">
      <w:pPr>
        <w:jc w:val="center"/>
      </w:pPr>
      <w:r>
        <w:rPr>
          <w:rStyle w:val="Strong"/>
        </w:rPr>
        <w:t>Setzt euch!</w:t>
      </w:r>
    </w:p>
    <w:p w:rsidR="004B2088" w:rsidRDefault="00B10946" w:rsidP="004B2088">
      <w:r>
        <w:pict>
          <v:rect id="_x0000_i1070" style="width:0;height:1.5pt" o:hralign="center" o:hrstd="t" o:hr="t" fillcolor="#a0a0a0" stroked="f"/>
        </w:pict>
      </w:r>
    </w:p>
    <w:p w:rsidR="004B2088" w:rsidRDefault="004B2088" w:rsidP="004B2088">
      <w:r>
        <w:lastRenderedPageBreak/>
        <w:t>Lịch sự:</w:t>
      </w:r>
    </w:p>
    <w:p w:rsidR="004B2088" w:rsidRDefault="004B2088" w:rsidP="00012242">
      <w:pPr>
        <w:jc w:val="center"/>
      </w:pPr>
      <w:r>
        <w:rPr>
          <w:rStyle w:val="Strong"/>
        </w:rPr>
        <w:t>Setzen Sie sich!</w:t>
      </w:r>
    </w:p>
    <w:p w:rsidR="004B2088" w:rsidRDefault="00B10946" w:rsidP="004B2088">
      <w:r>
        <w:pict>
          <v:rect id="_x0000_i1071" style="width:0;height:1.5pt" o:hralign="center" o:hrstd="t" o:hr="t" fillcolor="#a0a0a0" stroked="f"/>
        </w:pict>
      </w:r>
    </w:p>
    <w:p w:rsidR="004B2088" w:rsidRDefault="004B2088" w:rsidP="004B2088">
      <w:r>
        <w:rPr>
          <w:rFonts w:cs="Times New Roman"/>
        </w:rPr>
        <w:t>🧠</w:t>
      </w:r>
      <w:r>
        <w:t xml:space="preserve"> 7.14 — BẢNG 3 DẠNG PHẢI NHỚ</w:t>
      </w:r>
    </w:p>
    <w:p w:rsidR="004B2088" w:rsidRDefault="004B2088" w:rsidP="004B2088">
      <w:r>
        <w:t xml:space="preserve">Lấy </w:t>
      </w:r>
      <w:r>
        <w:rPr>
          <w:rStyle w:val="Strong"/>
        </w:rPr>
        <w:t>kommen</w:t>
      </w:r>
      <w:r>
        <w:t xml:space="preserve"> làm mẫu:</w:t>
      </w:r>
    </w:p>
    <w:tbl>
      <w:tblPr>
        <w:tblW w:w="0" w:type="auto"/>
        <w:tblCellSpacing w:w="15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</w:tblGrid>
      <w:tr w:rsidR="004B2088" w:rsidTr="00012242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Imperativ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du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Komm!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ihr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Kommt!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Sie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Kommen Sie!</w:t>
            </w:r>
          </w:p>
        </w:tc>
      </w:tr>
    </w:tbl>
    <w:p w:rsidR="004B2088" w:rsidRDefault="004B2088" w:rsidP="004B2088">
      <w:r>
        <w:t xml:space="preserve">Lấy </w:t>
      </w:r>
      <w:r>
        <w:rPr>
          <w:rStyle w:val="Strong"/>
        </w:rPr>
        <w:t>warten</w:t>
      </w:r>
      <w:r>
        <w:t>:</w:t>
      </w:r>
    </w:p>
    <w:tbl>
      <w:tblPr>
        <w:tblW w:w="0" w:type="auto"/>
        <w:tblCellSpacing w:w="15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</w:tblGrid>
      <w:tr w:rsidR="004B2088" w:rsidTr="00012242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Imperativ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du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Warte!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ihr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Wartet!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Sie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Warten Sie!</w:t>
            </w:r>
          </w:p>
        </w:tc>
      </w:tr>
    </w:tbl>
    <w:p w:rsidR="004B2088" w:rsidRDefault="004B2088" w:rsidP="004B2088">
      <w:r>
        <w:t xml:space="preserve">Lấy </w:t>
      </w:r>
      <w:r>
        <w:rPr>
          <w:rStyle w:val="Strong"/>
        </w:rPr>
        <w:t>sprechen</w:t>
      </w:r>
      <w:r>
        <w:t>:</w:t>
      </w:r>
    </w:p>
    <w:tbl>
      <w:tblPr>
        <w:tblW w:w="0" w:type="auto"/>
        <w:tblCellSpacing w:w="15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</w:tblGrid>
      <w:tr w:rsidR="004B2088" w:rsidTr="00012242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Người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pPr>
              <w:rPr>
                <w:b/>
                <w:bCs/>
              </w:rPr>
            </w:pPr>
            <w:r>
              <w:rPr>
                <w:b/>
                <w:bCs/>
              </w:rPr>
              <w:t>Imperativ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du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Sprich!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ihr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Sprecht!</w:t>
            </w:r>
          </w:p>
        </w:tc>
      </w:tr>
      <w:tr w:rsidR="004B2088" w:rsidTr="00012242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4B2088" w:rsidRDefault="004B2088" w:rsidP="004B2088">
            <w:r>
              <w:t>Sie</w:t>
            </w:r>
          </w:p>
        </w:tc>
        <w:tc>
          <w:tcPr>
            <w:tcW w:w="2365" w:type="dxa"/>
            <w:vAlign w:val="center"/>
            <w:hideMark/>
          </w:tcPr>
          <w:p w:rsidR="004B2088" w:rsidRDefault="004B2088" w:rsidP="004B2088">
            <w:r>
              <w:rPr>
                <w:rStyle w:val="Strong"/>
              </w:rPr>
              <w:t>Sprechen Sie!</w:t>
            </w:r>
          </w:p>
        </w:tc>
      </w:tr>
    </w:tbl>
    <w:p w:rsidR="004B2088" w:rsidRDefault="00B10946" w:rsidP="004B2088">
      <w:r>
        <w:pict>
          <v:rect id="_x0000_i1072" style="width:0;height:1.5pt" o:hralign="center" o:hrstd="t" o:hr="t" fillcolor="#a0a0a0" stroked="f"/>
        </w:pict>
      </w:r>
    </w:p>
    <w:p w:rsidR="004B2088" w:rsidRDefault="004B2088" w:rsidP="00012242">
      <w:pPr>
        <w:pStyle w:val="Heading2"/>
      </w:pPr>
      <w:bookmarkStart w:id="507" w:name="_Toc240230632"/>
      <w:r>
        <w:t>7.15 — MẸO NHỚ SIÊU NHANH</w:t>
      </w:r>
      <w:bookmarkEnd w:id="507"/>
    </w:p>
    <w:p w:rsidR="004B2088" w:rsidRDefault="004B2088" w:rsidP="004B2088">
      <w:r>
        <w:t>DU</w:t>
      </w:r>
    </w:p>
    <w:p w:rsidR="004B2088" w:rsidRDefault="004B2088" w:rsidP="00012242">
      <w:pPr>
        <w:jc w:val="center"/>
      </w:pPr>
      <w:r>
        <w:rPr>
          <w:rStyle w:val="Strong"/>
        </w:rPr>
        <w:t>Komm!</w:t>
      </w:r>
    </w:p>
    <w:p w:rsidR="004B2088" w:rsidRDefault="004B2088" w:rsidP="004B2088">
      <w:r>
        <w:t>→ nói trực tiếp với một người quen.</w:t>
      </w:r>
    </w:p>
    <w:p w:rsidR="00012242" w:rsidRDefault="00012242" w:rsidP="004B2088"/>
    <w:p w:rsidR="00012242" w:rsidRDefault="00012242" w:rsidP="004B2088"/>
    <w:p w:rsidR="004B2088" w:rsidRDefault="004B2088" w:rsidP="004B2088">
      <w:r>
        <w:lastRenderedPageBreak/>
        <w:t>IHR</w:t>
      </w:r>
    </w:p>
    <w:p w:rsidR="004B2088" w:rsidRDefault="004B2088" w:rsidP="00012242">
      <w:pPr>
        <w:jc w:val="center"/>
      </w:pPr>
      <w:r>
        <w:rPr>
          <w:rStyle w:val="Strong"/>
        </w:rPr>
        <w:t>Kommt!</w:t>
      </w:r>
    </w:p>
    <w:p w:rsidR="004B2088" w:rsidRDefault="004B2088" w:rsidP="004B2088">
      <w:r>
        <w:t>→ nói với nhiều người quen.</w:t>
      </w:r>
    </w:p>
    <w:p w:rsidR="004B2088" w:rsidRDefault="004B2088" w:rsidP="004B2088">
      <w:r>
        <w:t>SIE</w:t>
      </w:r>
    </w:p>
    <w:p w:rsidR="004B2088" w:rsidRDefault="004B2088" w:rsidP="00012242">
      <w:pPr>
        <w:jc w:val="center"/>
      </w:pPr>
      <w:r>
        <w:rPr>
          <w:rStyle w:val="Strong"/>
        </w:rPr>
        <w:t>Kommen Sie!</w:t>
      </w:r>
    </w:p>
    <w:p w:rsidR="004B2088" w:rsidRDefault="004B2088" w:rsidP="004B2088">
      <w:r>
        <w:t>→ lịch sự</w:t>
      </w:r>
      <w:r w:rsidR="00012242">
        <w:t>.</w:t>
      </w:r>
    </w:p>
    <w:p w:rsidR="004B2088" w:rsidRDefault="004B2088" w:rsidP="004B2088">
      <w:r>
        <w:t>Câu thần chú:</w:t>
      </w:r>
    </w:p>
    <w:p w:rsidR="004B2088" w:rsidRDefault="004B2088" w:rsidP="00012242">
      <w:pPr>
        <w:jc w:val="center"/>
      </w:pPr>
      <w:r w:rsidRPr="00012242">
        <w:rPr>
          <w:rStyle w:val="Strong"/>
          <w:highlight w:val="yellow"/>
        </w:rPr>
        <w:t>DU → Komm!</w:t>
      </w:r>
      <w:r w:rsidRPr="00012242">
        <w:rPr>
          <w:highlight w:val="yellow"/>
        </w:rPr>
        <w:br/>
      </w:r>
      <w:r w:rsidRPr="00012242">
        <w:rPr>
          <w:rStyle w:val="Strong"/>
          <w:highlight w:val="yellow"/>
        </w:rPr>
        <w:t>IHR → Kommt!</w:t>
      </w:r>
      <w:r w:rsidRPr="00012242">
        <w:rPr>
          <w:highlight w:val="yellow"/>
        </w:rPr>
        <w:br/>
      </w:r>
      <w:r w:rsidRPr="00012242">
        <w:rPr>
          <w:rStyle w:val="Strong"/>
          <w:highlight w:val="yellow"/>
        </w:rPr>
        <w:t>SIE → Kommen Sie!</w:t>
      </w:r>
    </w:p>
    <w:p w:rsidR="004B2088" w:rsidRDefault="00B10946" w:rsidP="004B2088">
      <w:r>
        <w:pict>
          <v:rect id="_x0000_i1073" style="width:0;height:1.5pt" o:hralign="center" o:hrstd="t" o:hr="t" fillcolor="#a0a0a0" stroked="f"/>
        </w:pict>
      </w:r>
    </w:p>
    <w:p w:rsidR="004B2088" w:rsidRPr="00012242" w:rsidRDefault="004B2088" w:rsidP="004B2088">
      <w:pPr>
        <w:rPr>
          <w:rStyle w:val="Strong"/>
        </w:rPr>
      </w:pPr>
      <w:r w:rsidRPr="00012242">
        <w:rPr>
          <w:rStyle w:val="Strong"/>
        </w:rPr>
        <w:t>BÀI TẬP 1 — ĐỔI SANG IMPERATIV</w:t>
      </w:r>
    </w:p>
    <w:p w:rsidR="004B2088" w:rsidRDefault="004B2088" w:rsidP="004B2088">
      <w:r>
        <w:t xml:space="preserve">Đổi câu bình thường thành Imperativ với </w:t>
      </w:r>
      <w:r>
        <w:rPr>
          <w:rStyle w:val="Strong"/>
        </w:rPr>
        <w:t>du</w:t>
      </w:r>
      <w:r>
        <w:t>.</w:t>
      </w:r>
    </w:p>
    <w:p w:rsidR="004B2088" w:rsidRDefault="004B2088" w:rsidP="004B2088">
      <w:r>
        <w:t xml:space="preserve">Du kommst hier. </w:t>
      </w:r>
    </w:p>
    <w:p w:rsidR="004B2088" w:rsidRDefault="004B2088" w:rsidP="004B2088">
      <w:r>
        <w:t xml:space="preserve">Du wartest hier. </w:t>
      </w:r>
    </w:p>
    <w:p w:rsidR="004B2088" w:rsidRDefault="004B2088" w:rsidP="004B2088">
      <w:r>
        <w:t xml:space="preserve">Du lernst Deutsch. </w:t>
      </w:r>
    </w:p>
    <w:p w:rsidR="004B2088" w:rsidRDefault="004B2088" w:rsidP="004B2088">
      <w:r>
        <w:t xml:space="preserve">Du machst die Tür auf. </w:t>
      </w:r>
    </w:p>
    <w:p w:rsidR="004B2088" w:rsidRDefault="004B2088" w:rsidP="004B2088">
      <w:r>
        <w:t xml:space="preserve">Du gehst nach Hause. </w:t>
      </w:r>
    </w:p>
    <w:p w:rsidR="004B2088" w:rsidRDefault="004B2088" w:rsidP="004B2088">
      <w:r>
        <w:t xml:space="preserve">Du liest das Buch. </w:t>
      </w:r>
    </w:p>
    <w:p w:rsidR="004B2088" w:rsidRDefault="004B2088" w:rsidP="004B2088">
      <w:r>
        <w:t xml:space="preserve">Du isst den Kuchen. </w:t>
      </w:r>
    </w:p>
    <w:p w:rsidR="004B2088" w:rsidRDefault="00012242" w:rsidP="004B2088">
      <w:r>
        <w:t xml:space="preserve">Du fährst langsam. </w:t>
      </w:r>
    </w:p>
    <w:p w:rsidR="004B2088" w:rsidRPr="00012242" w:rsidRDefault="004B2088" w:rsidP="004B2088">
      <w:pPr>
        <w:rPr>
          <w:rStyle w:val="Strong"/>
        </w:rPr>
      </w:pPr>
      <w:r w:rsidRPr="00012242">
        <w:rPr>
          <w:rStyle w:val="Strong"/>
        </w:rPr>
        <w:t>BÀI TẬP 2 — IMPERATIV IHR</w:t>
      </w:r>
    </w:p>
    <w:p w:rsidR="004B2088" w:rsidRDefault="004B2088" w:rsidP="004B2088">
      <w:r>
        <w:t xml:space="preserve">Đổi sang Imperativ với </w:t>
      </w:r>
      <w:r>
        <w:rPr>
          <w:rStyle w:val="Strong"/>
        </w:rPr>
        <w:t>ihr</w:t>
      </w:r>
      <w:r>
        <w:t>.</w:t>
      </w:r>
    </w:p>
    <w:p w:rsidR="004B2088" w:rsidRDefault="004B2088" w:rsidP="004B2088">
      <w:r>
        <w:t xml:space="preserve">Ihr kommt hier. </w:t>
      </w:r>
    </w:p>
    <w:p w:rsidR="004B2088" w:rsidRDefault="004B2088" w:rsidP="004B2088">
      <w:r>
        <w:t xml:space="preserve">Ihr wartet bitte. </w:t>
      </w:r>
    </w:p>
    <w:p w:rsidR="004B2088" w:rsidRDefault="004B2088" w:rsidP="004B2088">
      <w:r>
        <w:t xml:space="preserve">Ihr lernt Deutsch. </w:t>
      </w:r>
    </w:p>
    <w:p w:rsidR="004B2088" w:rsidRDefault="004B2088" w:rsidP="004B2088">
      <w:r>
        <w:t xml:space="preserve">Ihr geht nach Hause. </w:t>
      </w:r>
    </w:p>
    <w:p w:rsidR="004B2088" w:rsidRDefault="004B2088" w:rsidP="004B2088">
      <w:r>
        <w:t xml:space="preserve">Ihr hört zu. </w:t>
      </w:r>
    </w:p>
    <w:p w:rsidR="004B2088" w:rsidRDefault="004B2088" w:rsidP="004B2088">
      <w:r>
        <w:t xml:space="preserve">Ihr fahrt langsam. </w:t>
      </w:r>
    </w:p>
    <w:p w:rsidR="004B2088" w:rsidRPr="00012242" w:rsidRDefault="004B2088" w:rsidP="004B2088">
      <w:pPr>
        <w:rPr>
          <w:rStyle w:val="Strong"/>
        </w:rPr>
      </w:pPr>
      <w:r w:rsidRPr="00012242">
        <w:rPr>
          <w:rStyle w:val="Strong"/>
        </w:rPr>
        <w:lastRenderedPageBreak/>
        <w:t>BÀI TẬP 3 — IMPERATIV SIE</w:t>
      </w:r>
    </w:p>
    <w:p w:rsidR="004B2088" w:rsidRDefault="004B2088" w:rsidP="004B2088">
      <w:r>
        <w:t>Đổi sang dạng lịch sự.</w:t>
      </w:r>
    </w:p>
    <w:p w:rsidR="004B2088" w:rsidRDefault="004B2088" w:rsidP="004B2088">
      <w:r>
        <w:t xml:space="preserve">Sie kommen bitte. </w:t>
      </w:r>
    </w:p>
    <w:p w:rsidR="004B2088" w:rsidRDefault="004B2088" w:rsidP="004B2088">
      <w:r>
        <w:t xml:space="preserve">Sie warten bitte. </w:t>
      </w:r>
    </w:p>
    <w:p w:rsidR="004B2088" w:rsidRDefault="004B2088" w:rsidP="004B2088">
      <w:r>
        <w:t xml:space="preserve">Sie sprechen langsam. </w:t>
      </w:r>
    </w:p>
    <w:p w:rsidR="004B2088" w:rsidRDefault="004B2088" w:rsidP="004B2088">
      <w:r>
        <w:t xml:space="preserve">Sie gehen geradeaus. </w:t>
      </w:r>
    </w:p>
    <w:p w:rsidR="004B2088" w:rsidRDefault="00012242" w:rsidP="004B2088">
      <w:r>
        <w:t xml:space="preserve">Sie nehmen Platz. </w:t>
      </w:r>
    </w:p>
    <w:p w:rsidR="004B2088" w:rsidRPr="0038737D" w:rsidRDefault="004B2088" w:rsidP="0038737D">
      <w:pPr>
        <w:rPr>
          <w:rStyle w:val="Strong"/>
        </w:rPr>
      </w:pPr>
      <w:r w:rsidRPr="0038737D">
        <w:rPr>
          <w:rStyle w:val="Strong"/>
        </w:rPr>
        <w:t>BÀI TẬP 4 — CHỌN ĐÁP ÁN</w:t>
      </w:r>
    </w:p>
    <w:p w:rsidR="004B2088" w:rsidRDefault="00012242" w:rsidP="004B2088">
      <w:r>
        <w:t>1.</w:t>
      </w:r>
      <w:r w:rsidR="004B2088">
        <w:t>Du kommst → ?</w:t>
      </w:r>
    </w:p>
    <w:p w:rsidR="004B2088" w:rsidRDefault="004B2088" w:rsidP="004B2088">
      <w:r>
        <w:t>A. Komm!</w:t>
      </w:r>
      <w:r>
        <w:br/>
        <w:t>B. Kommst!</w:t>
      </w:r>
      <w:r>
        <w:br/>
        <w:t>C. Kommt!</w:t>
      </w:r>
    </w:p>
    <w:p w:rsidR="004B2088" w:rsidRDefault="00012242" w:rsidP="004B2088">
      <w:r>
        <w:t>2.</w:t>
      </w:r>
      <w:r w:rsidR="004B2088">
        <w:t>Ihr kommt → ?</w:t>
      </w:r>
    </w:p>
    <w:p w:rsidR="004B2088" w:rsidRDefault="004B2088" w:rsidP="004B2088">
      <w:r>
        <w:t>A. Komm!</w:t>
      </w:r>
      <w:r>
        <w:br/>
        <w:t>B. Kommt!</w:t>
      </w:r>
      <w:r>
        <w:br/>
        <w:t>C. Kommen Sie!</w:t>
      </w:r>
    </w:p>
    <w:p w:rsidR="004B2088" w:rsidRDefault="00012242" w:rsidP="004B2088">
      <w:r>
        <w:t>3.</w:t>
      </w:r>
      <w:r w:rsidR="004B2088">
        <w:t>Sie kommen → ?</w:t>
      </w:r>
    </w:p>
    <w:p w:rsidR="004B2088" w:rsidRDefault="004B2088" w:rsidP="004B2088">
      <w:r>
        <w:t>A. Komm!</w:t>
      </w:r>
      <w:r>
        <w:br/>
        <w:t>B. Kommt!</w:t>
      </w:r>
      <w:r>
        <w:br/>
        <w:t>C. Kommen Sie!</w:t>
      </w:r>
    </w:p>
    <w:p w:rsidR="004B2088" w:rsidRDefault="00012242" w:rsidP="004B2088">
      <w:r>
        <w:t>4.</w:t>
      </w:r>
      <w:r w:rsidR="004B2088">
        <w:t>Du liest → ?</w:t>
      </w:r>
    </w:p>
    <w:p w:rsidR="004B2088" w:rsidRDefault="004B2088" w:rsidP="004B2088">
      <w:r>
        <w:t>A. Les!</w:t>
      </w:r>
      <w:r>
        <w:br/>
        <w:t>B. Lies!</w:t>
      </w:r>
      <w:r>
        <w:br/>
        <w:t>C. Lest!</w:t>
      </w:r>
    </w:p>
    <w:p w:rsidR="004B2088" w:rsidRDefault="00012242" w:rsidP="004B2088">
      <w:r>
        <w:t>5.</w:t>
      </w:r>
      <w:r w:rsidR="004B2088">
        <w:t>Du isst → ?</w:t>
      </w:r>
    </w:p>
    <w:p w:rsidR="004B2088" w:rsidRDefault="004B2088" w:rsidP="004B2088">
      <w:r>
        <w:t>A. Ess!</w:t>
      </w:r>
      <w:r>
        <w:br/>
        <w:t>B. Iss!</w:t>
      </w:r>
      <w:r>
        <w:br/>
        <w:t>C. Esst!</w:t>
      </w:r>
    </w:p>
    <w:p w:rsidR="004B2088" w:rsidRDefault="00012242" w:rsidP="004B2088">
      <w:r>
        <w:t>6.</w:t>
      </w:r>
      <w:r w:rsidR="004B2088">
        <w:t>Du nimmst → ?</w:t>
      </w:r>
    </w:p>
    <w:p w:rsidR="004B2088" w:rsidRDefault="004B2088" w:rsidP="004B2088">
      <w:r>
        <w:t>A. Nimm!</w:t>
      </w:r>
      <w:r>
        <w:br/>
        <w:t>B. Nehm!</w:t>
      </w:r>
      <w:r>
        <w:br/>
        <w:t>C. Nimmt!</w:t>
      </w:r>
    </w:p>
    <w:p w:rsidR="00012242" w:rsidRDefault="00012242" w:rsidP="004B2088"/>
    <w:p w:rsidR="004B2088" w:rsidRDefault="004B2088" w:rsidP="004B2088">
      <w:r>
        <w:t>7.Du stehst auf → ?</w:t>
      </w:r>
    </w:p>
    <w:p w:rsidR="004B2088" w:rsidRDefault="004B2088" w:rsidP="004B2088">
      <w:r>
        <w:t>A. Aufst</w:t>
      </w:r>
      <w:r w:rsidR="00012242">
        <w:t>eh!</w:t>
      </w:r>
      <w:r w:rsidR="00012242">
        <w:br/>
        <w:t>B. Steh auf!</w:t>
      </w:r>
      <w:r w:rsidR="00012242">
        <w:br/>
        <w:t>C. Stehst auf!</w:t>
      </w:r>
    </w:p>
    <w:p w:rsidR="004B2088" w:rsidRPr="00012242" w:rsidRDefault="004B2088" w:rsidP="004B2088">
      <w:pPr>
        <w:rPr>
          <w:rStyle w:val="Strong"/>
        </w:rPr>
      </w:pPr>
      <w:r w:rsidRPr="00012242">
        <w:rPr>
          <w:rStyle w:val="Strong"/>
        </w:rPr>
        <w:t>BÀI TẬP 5 — NICHT HAY KEIN?</w:t>
      </w:r>
    </w:p>
    <w:p w:rsidR="004B2088" w:rsidRDefault="00012242" w:rsidP="004B2088">
      <w:r>
        <w:t>___ nicht!</w:t>
      </w:r>
      <w:r w:rsidR="004B2088">
        <w:t xml:space="preserve">(gehen) </w:t>
      </w:r>
    </w:p>
    <w:p w:rsidR="004B2088" w:rsidRDefault="00012242" w:rsidP="004B2088">
      <w:r>
        <w:t>___ keinen Kaffee!</w:t>
      </w:r>
      <w:r w:rsidR="004B2088">
        <w:t xml:space="preserve">(kaufen) </w:t>
      </w:r>
    </w:p>
    <w:p w:rsidR="004B2088" w:rsidRDefault="00012242" w:rsidP="004B2088">
      <w:r>
        <w:t>___ das nicht!</w:t>
      </w:r>
      <w:r w:rsidR="004B2088">
        <w:t xml:space="preserve">(machen) </w:t>
      </w:r>
    </w:p>
    <w:p w:rsidR="004B2088" w:rsidRDefault="00012242" w:rsidP="004B2088">
      <w:r>
        <w:t>___ nicht so schnell!</w:t>
      </w:r>
      <w:r w:rsidR="004B2088">
        <w:t xml:space="preserve">(fahren) </w:t>
      </w:r>
    </w:p>
    <w:p w:rsidR="004B2088" w:rsidRDefault="00012242" w:rsidP="004B2088">
      <w:r>
        <w:t xml:space="preserve">___ keine Angst!(haben) </w:t>
      </w:r>
    </w:p>
    <w:p w:rsidR="004B2088" w:rsidRPr="00012242" w:rsidRDefault="004B2088" w:rsidP="004B2088">
      <w:pPr>
        <w:rPr>
          <w:rStyle w:val="Strong"/>
        </w:rPr>
      </w:pPr>
      <w:r w:rsidRPr="00012242">
        <w:rPr>
          <w:rStyle w:val="Strong"/>
        </w:rPr>
        <w:t>BÀI TẬP 6 — DỊCH SANG TIẾNG ĐỨC</w:t>
      </w:r>
    </w:p>
    <w:p w:rsidR="004B2088" w:rsidRDefault="004B2088" w:rsidP="004B2088">
      <w:r>
        <w:t xml:space="preserve">Đến đây! </w:t>
      </w:r>
    </w:p>
    <w:p w:rsidR="004B2088" w:rsidRDefault="004B2088" w:rsidP="004B2088">
      <w:r>
        <w:t xml:space="preserve">Chờ một chút nhé! </w:t>
      </w:r>
    </w:p>
    <w:p w:rsidR="004B2088" w:rsidRDefault="004B2088" w:rsidP="004B2088">
      <w:r>
        <w:t xml:space="preserve">Hãy nghe! </w:t>
      </w:r>
    </w:p>
    <w:p w:rsidR="004B2088" w:rsidRDefault="004B2088" w:rsidP="004B2088">
      <w:r>
        <w:t xml:space="preserve">Cẩn thận! </w:t>
      </w:r>
    </w:p>
    <w:p w:rsidR="004B2088" w:rsidRDefault="004B2088" w:rsidP="004B2088">
      <w:r>
        <w:t xml:space="preserve">Đi cùng tôi! </w:t>
      </w:r>
    </w:p>
    <w:p w:rsidR="004B2088" w:rsidRDefault="004B2088" w:rsidP="004B2088">
      <w:r>
        <w:t xml:space="preserve">Đừng đi! </w:t>
      </w:r>
    </w:p>
    <w:p w:rsidR="004B2088" w:rsidRDefault="004B2088" w:rsidP="004B2088">
      <w:r>
        <w:t xml:space="preserve">Đừng mua cà phê! </w:t>
      </w:r>
    </w:p>
    <w:p w:rsidR="004B2088" w:rsidRDefault="004B2088" w:rsidP="004B2088">
      <w:r>
        <w:t xml:space="preserve">Hãy giúp tôi! </w:t>
      </w:r>
    </w:p>
    <w:p w:rsidR="004B2088" w:rsidRDefault="004B2088" w:rsidP="004B2088">
      <w:r>
        <w:t xml:space="preserve">Đưa tôi quyển sách! </w:t>
      </w:r>
    </w:p>
    <w:p w:rsidR="004B2088" w:rsidRDefault="004B2088" w:rsidP="004B2088">
      <w:r>
        <w:t xml:space="preserve">Xin hãy nói chậm. </w:t>
      </w:r>
    </w:p>
    <w:p w:rsidR="004B2088" w:rsidRDefault="004B2088" w:rsidP="004B2088">
      <w:r>
        <w:t xml:space="preserve">Xin hãy chờ một chút. </w:t>
      </w:r>
    </w:p>
    <w:p w:rsidR="004B2088" w:rsidRDefault="004B2088" w:rsidP="004B2088">
      <w:r>
        <w:t>Hãy đi thẳ</w:t>
      </w:r>
      <w:r w:rsidR="00012242">
        <w:t xml:space="preserve">ng. </w:t>
      </w:r>
    </w:p>
    <w:p w:rsidR="004B2088" w:rsidRPr="00012242" w:rsidRDefault="004B2088" w:rsidP="004B2088">
      <w:pPr>
        <w:rPr>
          <w:rStyle w:val="Strong"/>
        </w:rPr>
      </w:pPr>
      <w:r w:rsidRPr="00012242">
        <w:rPr>
          <w:rStyle w:val="Strong"/>
        </w:rPr>
        <w:t>BÀI TẬP 7 — TÌNH HUỐNG THỰC TẾ</w:t>
      </w:r>
    </w:p>
    <w:p w:rsidR="004B2088" w:rsidRDefault="004B2088" w:rsidP="004B2088">
      <w:r>
        <w:t>Hãy chọn câu phù hợp.</w:t>
      </w:r>
    </w:p>
    <w:p w:rsidR="004B2088" w:rsidRDefault="004B2088" w:rsidP="004B2088">
      <w:r>
        <w:t>Tình huống 1</w:t>
      </w:r>
    </w:p>
    <w:p w:rsidR="004B2088" w:rsidRDefault="004B2088" w:rsidP="004B2088">
      <w:r>
        <w:t>Bạn của bạn đang đi rất nhanh.</w:t>
      </w:r>
    </w:p>
    <w:p w:rsidR="004B2088" w:rsidRDefault="004B2088" w:rsidP="004B2088">
      <w:r>
        <w:rPr>
          <w:rFonts w:ascii="Segoe UI Symbol" w:hAnsi="Segoe UI Symbol" w:cs="Segoe UI Symbol"/>
        </w:rPr>
        <w:t>👉</w:t>
      </w:r>
      <w:r>
        <w:t xml:space="preserve"> Bạn muốn nói: </w:t>
      </w:r>
      <w:r>
        <w:rPr>
          <w:rStyle w:val="Strong"/>
        </w:rPr>
        <w:t>"Đi chậm thôi!"</w:t>
      </w:r>
    </w:p>
    <w:p w:rsidR="00012242" w:rsidRDefault="00012242" w:rsidP="004B2088"/>
    <w:p w:rsidR="004B2088" w:rsidRDefault="004B2088" w:rsidP="004B2088">
      <w:r>
        <w:t>Tình huống 2</w:t>
      </w:r>
    </w:p>
    <w:p w:rsidR="004B2088" w:rsidRDefault="004B2088" w:rsidP="004B2088">
      <w:r>
        <w:t>Bạn của bạn chuẩn bị sang đường và có ô tô.</w:t>
      </w:r>
    </w:p>
    <w:p w:rsidR="004B2088" w:rsidRDefault="004B2088" w:rsidP="004B2088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"Cẩn thận!"</w:t>
      </w:r>
    </w:p>
    <w:p w:rsidR="004B2088" w:rsidRDefault="004B2088" w:rsidP="004B2088"/>
    <w:p w:rsidR="004B2088" w:rsidRDefault="004B2088" w:rsidP="004B2088">
      <w:r>
        <w:t>Tình huống 3</w:t>
      </w:r>
    </w:p>
    <w:p w:rsidR="004B2088" w:rsidRDefault="004B2088" w:rsidP="004B2088">
      <w:r>
        <w:t>Bạn không nghe rõ người Đức nói gì.</w:t>
      </w:r>
    </w:p>
    <w:p w:rsidR="004B2088" w:rsidRDefault="004B2088" w:rsidP="004B2088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"Xin hãy nói chậm."</w:t>
      </w:r>
    </w:p>
    <w:p w:rsidR="004B2088" w:rsidRDefault="004B2088" w:rsidP="004B2088"/>
    <w:p w:rsidR="004B2088" w:rsidRDefault="004B2088" w:rsidP="004B2088">
      <w:r>
        <w:t>Tình huống 4</w:t>
      </w:r>
    </w:p>
    <w:p w:rsidR="004B2088" w:rsidRDefault="004B2088" w:rsidP="004B2088">
      <w:r>
        <w:t>Bạn muốn bạn mình đi cùng.</w:t>
      </w:r>
    </w:p>
    <w:p w:rsidR="004B2088" w:rsidRDefault="004B2088" w:rsidP="004B2088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"Đi cùng tôi!"</w:t>
      </w:r>
    </w:p>
    <w:p w:rsidR="004B2088" w:rsidRDefault="004B2088" w:rsidP="004B2088"/>
    <w:p w:rsidR="004B2088" w:rsidRDefault="004B2088" w:rsidP="004B2088">
      <w:r>
        <w:t>Tình huống 5</w:t>
      </w:r>
    </w:p>
    <w:p w:rsidR="004B2088" w:rsidRDefault="004B2088" w:rsidP="004B2088">
      <w:r>
        <w:t>Bạn muốn bảo một người bạn không mua cà phê.</w:t>
      </w:r>
    </w:p>
    <w:p w:rsidR="004B2088" w:rsidRDefault="004B2088" w:rsidP="004B2088"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"Đừng mua cà phê!"</w:t>
      </w:r>
    </w:p>
    <w:p w:rsidR="004B2088" w:rsidRDefault="004B2088" w:rsidP="004B2088"/>
    <w:p w:rsidR="004B2088" w:rsidRDefault="004B2088" w:rsidP="0038737D">
      <w:pPr>
        <w:pStyle w:val="Heading2"/>
      </w:pPr>
      <w:bookmarkStart w:id="508" w:name="_Toc240230633"/>
      <w:r>
        <w:t>MINI TEST — GIAI ĐOẠN 7</w:t>
      </w:r>
      <w:bookmarkEnd w:id="508"/>
    </w:p>
    <w:p w:rsidR="004B2088" w:rsidRDefault="0038737D" w:rsidP="004B2088">
      <w:r>
        <w:t>1.</w:t>
      </w:r>
      <w:r w:rsidR="004B2088">
        <w:t>Du kommst → Imperativ:</w:t>
      </w:r>
    </w:p>
    <w:p w:rsidR="004B2088" w:rsidRDefault="0038737D" w:rsidP="004B2088">
      <w:r>
        <w:t>A. Komm!</w:t>
      </w:r>
      <w:r>
        <w:br/>
        <w:t>B. Kommt!</w:t>
      </w:r>
      <w:r>
        <w:br/>
        <w:t>C. Kommen!</w:t>
      </w:r>
    </w:p>
    <w:p w:rsidR="004B2088" w:rsidRDefault="0038737D" w:rsidP="004B2088">
      <w:r>
        <w:t>2.</w:t>
      </w:r>
      <w:r w:rsidR="004B2088">
        <w:t>Ihr wartet → Imperativ:</w:t>
      </w:r>
    </w:p>
    <w:p w:rsidR="004B2088" w:rsidRDefault="004B2088" w:rsidP="004B2088">
      <w:r>
        <w:t>A. W</w:t>
      </w:r>
      <w:r w:rsidR="0038737D">
        <w:t>arte!</w:t>
      </w:r>
      <w:r w:rsidR="0038737D">
        <w:br/>
        <w:t>B. Wartet!</w:t>
      </w:r>
      <w:r w:rsidR="0038737D">
        <w:br/>
        <w:t>C. Warten Sie!</w:t>
      </w:r>
    </w:p>
    <w:p w:rsidR="004B2088" w:rsidRDefault="0038737D" w:rsidP="004B2088">
      <w:r>
        <w:t>3.</w:t>
      </w:r>
      <w:r w:rsidR="004B2088">
        <w:t>Sie sprechen langsam → Imperativ:</w:t>
      </w:r>
    </w:p>
    <w:p w:rsidR="004B2088" w:rsidRDefault="004B2088" w:rsidP="004B2088">
      <w:r>
        <w:t>A. Sprich langsam!</w:t>
      </w:r>
      <w:r>
        <w:br/>
        <w:t>B. Sprecht langsam!</w:t>
      </w:r>
      <w:r>
        <w:br/>
        <w:t>C. Sprechen Sie langsam!</w:t>
      </w:r>
    </w:p>
    <w:p w:rsidR="004B2088" w:rsidRDefault="0038737D" w:rsidP="004B2088">
      <w:r>
        <w:lastRenderedPageBreak/>
        <w:t>4.</w:t>
      </w:r>
      <w:r w:rsidR="004B2088">
        <w:t>Du liest das Buch → Imperativ:</w:t>
      </w:r>
    </w:p>
    <w:p w:rsidR="004B2088" w:rsidRDefault="004B2088" w:rsidP="004B2088">
      <w:r>
        <w:t>A. Les das Buch!</w:t>
      </w:r>
      <w:r>
        <w:br/>
        <w:t>B. L</w:t>
      </w:r>
      <w:r w:rsidR="0038737D">
        <w:t>ies das Buch!</w:t>
      </w:r>
      <w:r w:rsidR="0038737D">
        <w:br/>
        <w:t>C. Lest das Buch!</w:t>
      </w:r>
    </w:p>
    <w:p w:rsidR="004B2088" w:rsidRDefault="0038737D" w:rsidP="004B2088">
      <w:r>
        <w:t>5.</w:t>
      </w:r>
      <w:r w:rsidR="004B2088">
        <w:t>Du fährst langsam → Imperativ:</w:t>
      </w:r>
    </w:p>
    <w:p w:rsidR="004B2088" w:rsidRDefault="004B2088" w:rsidP="004B2088">
      <w:r>
        <w:t>A. Fahr langsam!</w:t>
      </w:r>
      <w:r>
        <w:br/>
        <w:t>B. Fährst langsam!</w:t>
      </w:r>
      <w:r>
        <w:br/>
        <w:t>C. Fahrt langs</w:t>
      </w:r>
      <w:r w:rsidR="0038737D">
        <w:t>am!</w:t>
      </w:r>
    </w:p>
    <w:p w:rsidR="004B2088" w:rsidRDefault="0038737D" w:rsidP="004B2088">
      <w:r>
        <w:t>6.</w:t>
      </w:r>
      <w:r w:rsidR="004B2088">
        <w:t>Du stehst auf → Imperativ:</w:t>
      </w:r>
    </w:p>
    <w:p w:rsidR="004B2088" w:rsidRDefault="004B2088" w:rsidP="004B2088">
      <w:r>
        <w:t>A. Aufst</w:t>
      </w:r>
      <w:r w:rsidR="0038737D">
        <w:t>eh!</w:t>
      </w:r>
      <w:r w:rsidR="0038737D">
        <w:br/>
        <w:t>B. Steh auf!</w:t>
      </w:r>
      <w:r w:rsidR="0038737D">
        <w:br/>
        <w:t>C. Stehst auf!</w:t>
      </w:r>
    </w:p>
    <w:p w:rsidR="004B2088" w:rsidRDefault="0038737D" w:rsidP="004B2088">
      <w:r>
        <w:t>7.</w:t>
      </w:r>
      <w:r w:rsidR="004B2088">
        <w:t>"Đừng đi!"</w:t>
      </w:r>
    </w:p>
    <w:p w:rsidR="004B2088" w:rsidRDefault="004B2088" w:rsidP="004B2088">
      <w:r>
        <w:t>A. Geh nicht</w:t>
      </w:r>
      <w:r w:rsidR="0038737D">
        <w:t>!</w:t>
      </w:r>
      <w:r w:rsidR="0038737D">
        <w:br/>
        <w:t>B. Nicht geh!</w:t>
      </w:r>
      <w:r w:rsidR="0038737D">
        <w:br/>
        <w:t>C. Gehst nicht!</w:t>
      </w:r>
    </w:p>
    <w:p w:rsidR="004B2088" w:rsidRDefault="0038737D" w:rsidP="004B2088">
      <w:r>
        <w:t>8.</w:t>
      </w:r>
      <w:r w:rsidR="004B2088">
        <w:t>"Xin hãy chờ."</w:t>
      </w:r>
    </w:p>
    <w:p w:rsidR="004B2088" w:rsidRDefault="004B2088" w:rsidP="004B2088">
      <w:r>
        <w:t>A. Warte!</w:t>
      </w:r>
      <w:r>
        <w:br/>
      </w:r>
      <w:r w:rsidR="0038737D">
        <w:t>B. Wartet!</w:t>
      </w:r>
      <w:r w:rsidR="0038737D">
        <w:br/>
        <w:t>C. Warten Sie bitte!</w:t>
      </w:r>
    </w:p>
    <w:p w:rsidR="004B2088" w:rsidRDefault="0038737D" w:rsidP="004B2088">
      <w:r>
        <w:t>9.</w:t>
      </w:r>
      <w:r w:rsidR="004B2088">
        <w:t>"Giúp tôi!"</w:t>
      </w:r>
    </w:p>
    <w:p w:rsidR="004B2088" w:rsidRDefault="004B2088" w:rsidP="004B2088">
      <w:r>
        <w:t>A. Hilf m</w:t>
      </w:r>
      <w:r w:rsidR="0038737D">
        <w:t>ich!</w:t>
      </w:r>
      <w:r w:rsidR="0038737D">
        <w:br/>
        <w:t>B. Hilf mir!</w:t>
      </w:r>
      <w:r w:rsidR="0038737D">
        <w:br/>
        <w:t>C. Helfe mir!</w:t>
      </w:r>
    </w:p>
    <w:p w:rsidR="004B2088" w:rsidRDefault="0038737D" w:rsidP="004B2088">
      <w:r>
        <w:t>10.</w:t>
      </w:r>
      <w:r w:rsidR="004B2088">
        <w:t>"Đưa tôi quyển sách!"</w:t>
      </w:r>
    </w:p>
    <w:p w:rsidR="004B2088" w:rsidRDefault="004B2088" w:rsidP="004B2088">
      <w:r>
        <w:t>A. Gib mir das Buch!</w:t>
      </w:r>
      <w:r>
        <w:br/>
        <w:t xml:space="preserve">B. Gebe mich </w:t>
      </w:r>
      <w:r w:rsidR="0038737D">
        <w:t>das Buch!</w:t>
      </w:r>
      <w:r w:rsidR="0038737D">
        <w:br/>
        <w:t>C. Gib mich das Buch!</w:t>
      </w:r>
    </w:p>
    <w:p w:rsidR="004B2088" w:rsidRDefault="0038737D" w:rsidP="004B2088">
      <w:r>
        <w:t>11.</w:t>
      </w:r>
      <w:r w:rsidR="004B2088">
        <w:t>"Đi cùng tôi!"</w:t>
      </w:r>
    </w:p>
    <w:p w:rsidR="004B2088" w:rsidRDefault="004B2088" w:rsidP="004B2088">
      <w:r>
        <w:t>A. Komm</w:t>
      </w:r>
      <w:r w:rsidR="0038737D">
        <w:t xml:space="preserve"> mit!</w:t>
      </w:r>
      <w:r w:rsidR="0038737D">
        <w:br/>
        <w:t>B. Komm mich!</w:t>
      </w:r>
      <w:r w:rsidR="0038737D">
        <w:br/>
        <w:t>C. Mitkomm!</w:t>
      </w:r>
    </w:p>
    <w:p w:rsidR="0038737D" w:rsidRDefault="0038737D" w:rsidP="004B2088"/>
    <w:p w:rsidR="0038737D" w:rsidRDefault="0038737D" w:rsidP="004B2088"/>
    <w:p w:rsidR="004B2088" w:rsidRDefault="0038737D" w:rsidP="004B2088">
      <w:r>
        <w:lastRenderedPageBreak/>
        <w:t>12.</w:t>
      </w:r>
      <w:r w:rsidR="004B2088">
        <w:t>"Đừng mua cà phê!"</w:t>
      </w:r>
    </w:p>
    <w:p w:rsidR="004B2088" w:rsidRDefault="004B2088" w:rsidP="004B2088">
      <w:r>
        <w:t>A. Kauf nicht Kaffee!</w:t>
      </w:r>
      <w:r>
        <w:br/>
        <w:t>B. Kauf keine</w:t>
      </w:r>
      <w:r w:rsidR="0038737D">
        <w:t>n Kaffee!</w:t>
      </w:r>
      <w:r w:rsidR="0038737D">
        <w:br/>
        <w:t>C. Kaufe kein Kaffee!</w:t>
      </w:r>
    </w:p>
    <w:p w:rsidR="004B2088" w:rsidRDefault="0038737D" w:rsidP="004B2088">
      <w:r>
        <w:t>13.</w:t>
      </w:r>
      <w:r w:rsidR="004B2088">
        <w:t>Sửa câu:</w:t>
      </w:r>
    </w:p>
    <w:p w:rsidR="004B2088" w:rsidRDefault="004B2088" w:rsidP="004B2088"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Deshalb gehst du nach Hause!</w:t>
      </w:r>
    </w:p>
    <w:p w:rsidR="004B2088" w:rsidRDefault="004B2088" w:rsidP="004B2088">
      <w:r>
        <w:t xml:space="preserve">Nếu ý định là </w:t>
      </w:r>
      <w:r>
        <w:rPr>
          <w:rStyle w:val="Strong"/>
        </w:rPr>
        <w:t>ra lệnh cho bạn về nhà</w:t>
      </w:r>
      <w:r>
        <w:t>, hãy viế</w:t>
      </w:r>
      <w:r w:rsidR="0038737D">
        <w:t>t Imperativ.</w:t>
      </w:r>
    </w:p>
    <w:p w:rsidR="004B2088" w:rsidRDefault="0038737D" w:rsidP="004B2088">
      <w:r>
        <w:t>14.</w:t>
      </w:r>
      <w:r w:rsidR="004B2088">
        <w:t>Sửa câu:</w:t>
      </w:r>
    </w:p>
    <w:p w:rsidR="004B2088" w:rsidRDefault="004B2088" w:rsidP="004B2088"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Bitte du wartest hier.</w:t>
      </w:r>
    </w:p>
    <w:p w:rsidR="004B2088" w:rsidRDefault="004B2088" w:rsidP="004B2088"/>
    <w:p w:rsidR="004B2088" w:rsidRDefault="0038737D" w:rsidP="004B2088">
      <w:r>
        <w:t>15.</w:t>
      </w:r>
      <w:r w:rsidR="004B2088">
        <w:t>Dịch:</w:t>
      </w:r>
    </w:p>
    <w:p w:rsidR="004B2088" w:rsidRDefault="004B2088" w:rsidP="004B2088">
      <w:r>
        <w:rPr>
          <w:rStyle w:val="Strong"/>
        </w:rPr>
        <w:t>Pass auf!</w:t>
      </w:r>
    </w:p>
    <w:p w:rsidR="004B2088" w:rsidRDefault="004B2088" w:rsidP="004B2088"/>
    <w:p w:rsidR="004B2088" w:rsidRDefault="0038737D" w:rsidP="004B2088">
      <w:r>
        <w:t>16.</w:t>
      </w:r>
      <w:r w:rsidR="004B2088">
        <w:t>Dịch:</w:t>
      </w:r>
    </w:p>
    <w:p w:rsidR="004B2088" w:rsidRDefault="004B2088" w:rsidP="004B2088">
      <w:r>
        <w:rPr>
          <w:rStyle w:val="Strong"/>
        </w:rPr>
        <w:t>Sprechen Sie bitte langsam.</w:t>
      </w:r>
    </w:p>
    <w:p w:rsidR="004B2088" w:rsidRDefault="004B2088" w:rsidP="004B2088"/>
    <w:p w:rsidR="004B2088" w:rsidRDefault="004B2088" w:rsidP="0038737D">
      <w:pPr>
        <w:pStyle w:val="Heading2"/>
      </w:pPr>
      <w:bookmarkStart w:id="509" w:name="_Toc240230634"/>
      <w:r>
        <w:t>ĐÁP ÁN</w:t>
      </w:r>
      <w:bookmarkEnd w:id="509"/>
    </w:p>
    <w:p w:rsidR="004B2088" w:rsidRPr="0038737D" w:rsidRDefault="004B2088" w:rsidP="004B2088">
      <w:pPr>
        <w:rPr>
          <w:b/>
        </w:rPr>
      </w:pPr>
      <w:r w:rsidRPr="0038737D">
        <w:rPr>
          <w:b/>
        </w:rPr>
        <w:t>Bài 1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Komm hier!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Warte hier!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Lern Deutsch!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Mach die Tür auf!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Geh nach Hause!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Lies das Buch!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Iss den Kuchen!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Fahr langsam!</w:t>
      </w:r>
      <w:r w:rsid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b/>
        </w:rPr>
        <w:t>Bài 2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Kommt hier!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Wartet bitte!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lastRenderedPageBreak/>
        <w:t>Lernt Deutsch!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Geht nach Hause!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Hört zu!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Fahrt langsam!</w:t>
      </w:r>
      <w:r w:rsid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b/>
        </w:rPr>
        <w:t>Bài 3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Kommen Sie bitte!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Warten Sie bitte!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Sprechen Sie langsam!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Gehen Sie geradeaus!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Nehmen Sie Platz!</w:t>
      </w:r>
      <w:r w:rsid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b/>
        </w:rPr>
        <w:t>Bài 4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A — Komm!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B — Kommt!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C — Kommen Sie!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B — Lies!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B — Iss!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A — Nimm!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B — Steh auf!</w:t>
      </w:r>
      <w:r w:rsid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b/>
        </w:rPr>
        <w:t>Bài 5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Geh nicht!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Kauf keinen Kaffee!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Mach das nicht!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Fahr nicht so schnell!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Hab keine Angst!</w:t>
      </w:r>
      <w:r w:rsid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b/>
        </w:rPr>
        <w:t>Bài 6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Komm hier!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Warte bitte!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Hör zu!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lastRenderedPageBreak/>
        <w:t>Pass auf!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Komm mit!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Geh nicht!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Kauf keinen Kaffee!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Hilf mir!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Gib mir das Buch!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Sprechen Sie bitte langsam.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Warten Sie bitte.</w:t>
      </w:r>
      <w:r w:rsidRPr="0038737D">
        <w:rPr>
          <w:b/>
        </w:rPr>
        <w:t xml:space="preserve"> </w:t>
      </w:r>
    </w:p>
    <w:p w:rsidR="004B2088" w:rsidRDefault="004B2088" w:rsidP="004B2088">
      <w:r w:rsidRPr="0038737D">
        <w:rPr>
          <w:rStyle w:val="Strong"/>
          <w:b w:val="0"/>
        </w:rPr>
        <w:t>Gehen Sie geradeaus.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b/>
        </w:rPr>
        <w:t>Bài 7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Fahr langsam!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Pass auf!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Sprechen Sie bitte langsam.</w:t>
      </w:r>
      <w:r w:rsidRPr="0038737D">
        <w:rPr>
          <w:b/>
        </w:rPr>
        <w:t xml:space="preserve"> </w:t>
      </w:r>
    </w:p>
    <w:p w:rsidR="004B2088" w:rsidRPr="0038737D" w:rsidRDefault="004B2088" w:rsidP="004B2088">
      <w:pPr>
        <w:rPr>
          <w:b/>
        </w:rPr>
      </w:pPr>
      <w:r w:rsidRPr="0038737D">
        <w:rPr>
          <w:rStyle w:val="Strong"/>
          <w:b w:val="0"/>
        </w:rPr>
        <w:t>Komm mit!</w:t>
      </w:r>
      <w:r w:rsidRPr="0038737D">
        <w:rPr>
          <w:b/>
        </w:rPr>
        <w:t xml:space="preserve"> </w:t>
      </w:r>
    </w:p>
    <w:p w:rsidR="004B2088" w:rsidRDefault="004B2088" w:rsidP="004B2088">
      <w:pPr>
        <w:rPr>
          <w:b/>
        </w:rPr>
      </w:pPr>
      <w:r w:rsidRPr="0038737D">
        <w:rPr>
          <w:rStyle w:val="Strong"/>
          <w:b w:val="0"/>
        </w:rPr>
        <w:t>Kauf keinen Kaffee!</w:t>
      </w:r>
      <w:r w:rsidR="0038737D">
        <w:rPr>
          <w:b/>
        </w:rPr>
        <w:t xml:space="preserve"> </w:t>
      </w:r>
    </w:p>
    <w:p w:rsidR="0038737D" w:rsidRPr="0038737D" w:rsidRDefault="0038737D" w:rsidP="004B2088">
      <w:pPr>
        <w:rPr>
          <w:b/>
        </w:rPr>
      </w:pPr>
    </w:p>
    <w:p w:rsidR="004B2088" w:rsidRPr="0038737D" w:rsidRDefault="004B2088" w:rsidP="004B2088">
      <w:pPr>
        <w:rPr>
          <w:rStyle w:val="Strong"/>
        </w:rPr>
      </w:pPr>
      <w:r w:rsidRPr="0038737D">
        <w:rPr>
          <w:rStyle w:val="Strong"/>
        </w:rPr>
        <w:t>MINI TEST — ĐÁP ÁN</w:t>
      </w:r>
    </w:p>
    <w:p w:rsidR="004B2088" w:rsidRPr="0038737D" w:rsidRDefault="004B2088" w:rsidP="004B2088">
      <w:r w:rsidRPr="0038737D">
        <w:rPr>
          <w:rStyle w:val="Strong"/>
        </w:rPr>
        <w:t>A — Komm!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B — Wartet!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C — Sprechen Sie langsam!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B — Lies das Buch!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A — Fahr langsam!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B — Steh auf!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A — Geh nicht!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C — Warten Sie bitte!</w:t>
      </w:r>
      <w:r w:rsidRPr="0038737D">
        <w:t xml:space="preserve"> </w:t>
      </w:r>
    </w:p>
    <w:p w:rsidR="004B2088" w:rsidRPr="0038737D" w:rsidRDefault="004B2088" w:rsidP="004B2088">
      <w:r w:rsidRPr="0038737D">
        <w:rPr>
          <w:rStyle w:val="Strong"/>
        </w:rPr>
        <w:t>B — Hilf mir!</w:t>
      </w:r>
      <w:r w:rsidRPr="0038737D">
        <w:t xml:space="preserve"> → helfen + Dativ. </w:t>
      </w:r>
    </w:p>
    <w:p w:rsidR="004B2088" w:rsidRPr="0038737D" w:rsidRDefault="004B2088" w:rsidP="004B2088">
      <w:r w:rsidRPr="0038737D">
        <w:rPr>
          <w:rStyle w:val="Strong"/>
        </w:rPr>
        <w:t>A — Gib mir das Buch!</w:t>
      </w:r>
      <w:r w:rsidRPr="0038737D">
        <w:t xml:space="preserve"> → mir = Dativ, das Buch = Akkusativ. </w:t>
      </w:r>
    </w:p>
    <w:p w:rsidR="004B2088" w:rsidRPr="0038737D" w:rsidRDefault="004B2088" w:rsidP="004B2088">
      <w:r w:rsidRPr="0038737D">
        <w:rPr>
          <w:rStyle w:val="Strong"/>
        </w:rPr>
        <w:t>A — Komm mit!</w:t>
      </w:r>
      <w:r w:rsidRPr="0038737D">
        <w:t xml:space="preserve"> → mitkommen là động từ tách. </w:t>
      </w:r>
    </w:p>
    <w:p w:rsidR="004B2088" w:rsidRPr="0038737D" w:rsidRDefault="004B2088" w:rsidP="004B2088">
      <w:r w:rsidRPr="0038737D">
        <w:rPr>
          <w:rStyle w:val="Strong"/>
        </w:rPr>
        <w:lastRenderedPageBreak/>
        <w:t>B — Kauf keinen Kaffee!</w:t>
      </w:r>
      <w:r w:rsidRPr="0038737D">
        <w:t xml:space="preserve"> → Kaffee giống đực + Akkusativ. </w:t>
      </w:r>
    </w:p>
    <w:p w:rsidR="004B2088" w:rsidRDefault="0038737D" w:rsidP="004B2088">
      <w:r>
        <w:t>13.</w:t>
      </w:r>
      <w:r w:rsidR="004B2088">
        <w:rPr>
          <w:rFonts w:ascii="Segoe UI Symbol" w:hAnsi="Segoe UI Symbol" w:cs="Segoe UI Symbol"/>
        </w:rPr>
        <w:t>❌</w:t>
      </w:r>
      <w:r w:rsidR="004B2088">
        <w:t xml:space="preserve"> Deshalb gehst du nach Hause!</w:t>
      </w:r>
    </w:p>
    <w:p w:rsidR="004B2088" w:rsidRDefault="004B2088" w:rsidP="004B2088">
      <w:r>
        <w:t xml:space="preserve">Nếu muốn </w:t>
      </w:r>
      <w:r>
        <w:rPr>
          <w:rStyle w:val="Strong"/>
        </w:rPr>
        <w:t>ra lệnh</w:t>
      </w:r>
      <w:r>
        <w:t>:</w:t>
      </w:r>
    </w:p>
    <w:p w:rsidR="004B2088" w:rsidRDefault="004B2088" w:rsidP="004B2088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Geh nach Hause!</w:t>
      </w:r>
    </w:p>
    <w:p w:rsidR="004B2088" w:rsidRDefault="004B2088" w:rsidP="004B2088">
      <w:r>
        <w:rPr>
          <w:rStyle w:val="Strong"/>
        </w:rPr>
        <w:t>deshalb</w:t>
      </w:r>
      <w:r>
        <w:t xml:space="preserve"> = "vì vậy", không phải Imperativ.</w:t>
      </w:r>
    </w:p>
    <w:p w:rsidR="004B2088" w:rsidRDefault="0038737D" w:rsidP="004B2088">
      <w:r>
        <w:t>14.</w:t>
      </w:r>
      <w:r w:rsidR="004B2088">
        <w:rPr>
          <w:rFonts w:ascii="Segoe UI Symbol" w:hAnsi="Segoe UI Symbol" w:cs="Segoe UI Symbol"/>
        </w:rPr>
        <w:t>❌</w:t>
      </w:r>
      <w:r w:rsidR="004B2088">
        <w:t xml:space="preserve"> Bitte du wartest hier.</w:t>
      </w:r>
    </w:p>
    <w:p w:rsidR="004B2088" w:rsidRDefault="004B2088" w:rsidP="004B2088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Warte bitte hier!</w:t>
      </w:r>
    </w:p>
    <w:p w:rsidR="004B2088" w:rsidRDefault="0038737D" w:rsidP="004B2088">
      <w:r>
        <w:t>15.</w:t>
      </w:r>
      <w:r w:rsidR="004B2088">
        <w:rPr>
          <w:rStyle w:val="Strong"/>
        </w:rPr>
        <w:t>Pass auf!</w:t>
      </w:r>
      <w:r w:rsidR="004B2088">
        <w:br/>
        <w:t>Cẩn thận!</w:t>
      </w:r>
    </w:p>
    <w:p w:rsidR="004B2088" w:rsidRDefault="0038737D" w:rsidP="004B2088">
      <w:r>
        <w:t>16.</w:t>
      </w:r>
      <w:r w:rsidR="004B2088">
        <w:rPr>
          <w:rStyle w:val="Strong"/>
        </w:rPr>
        <w:t>Sprechen Sie bitte langsam.</w:t>
      </w:r>
      <w:r w:rsidR="004B2088">
        <w:br/>
        <w:t>Xin hãy nói chậ</w:t>
      </w:r>
      <w:r>
        <w:t>m.</w:t>
      </w:r>
    </w:p>
    <w:p w:rsidR="004B2088" w:rsidRDefault="004B2088" w:rsidP="0038737D">
      <w:pPr>
        <w:pStyle w:val="Heading1"/>
      </w:pPr>
      <w:bookmarkStart w:id="510" w:name="_Toc240230635"/>
      <w:r>
        <w:rPr>
          <w:rFonts w:ascii="Segoe UI Symbol" w:hAnsi="Segoe UI Symbol" w:cs="Segoe UI Symbol"/>
        </w:rPr>
        <w:t>🎯</w:t>
      </w:r>
      <w:r>
        <w:t xml:space="preserve"> TỔNG KẾT GIAI ĐOẠN 7</w:t>
      </w:r>
      <w:bookmarkEnd w:id="510"/>
    </w:p>
    <w:p w:rsidR="004B2088" w:rsidRDefault="004B2088" w:rsidP="004B2088">
      <w:r>
        <w:t xml:space="preserve">Bạn chỉ cần nắm chắc </w:t>
      </w:r>
      <w:r>
        <w:rPr>
          <w:rStyle w:val="Strong"/>
        </w:rPr>
        <w:t>4 công thức</w:t>
      </w:r>
      <w:r>
        <w:t>:</w:t>
      </w:r>
    </w:p>
    <w:p w:rsidR="004B2088" w:rsidRDefault="004B2088" w:rsidP="004B2088">
      <w:r>
        <w:t>DU</w:t>
      </w:r>
    </w:p>
    <w:p w:rsidR="004B2088" w:rsidRDefault="004B2088" w:rsidP="0038737D">
      <w:pPr>
        <w:jc w:val="center"/>
      </w:pPr>
      <w:r w:rsidRPr="0038737D">
        <w:rPr>
          <w:rStyle w:val="Strong"/>
          <w:highlight w:val="yellow"/>
        </w:rPr>
        <w:t>Komm! / Lern! / Warte!</w:t>
      </w:r>
    </w:p>
    <w:p w:rsidR="004B2088" w:rsidRDefault="004B2088" w:rsidP="004B2088">
      <w:r>
        <w:t xml:space="preserve"> IHR</w:t>
      </w:r>
    </w:p>
    <w:p w:rsidR="004B2088" w:rsidRDefault="004B2088" w:rsidP="0038737D">
      <w:pPr>
        <w:jc w:val="center"/>
      </w:pPr>
      <w:r w:rsidRPr="0038737D">
        <w:rPr>
          <w:rStyle w:val="Strong"/>
          <w:highlight w:val="yellow"/>
        </w:rPr>
        <w:t>Kommt! / Lernt! / Wartet!</w:t>
      </w:r>
    </w:p>
    <w:p w:rsidR="004B2088" w:rsidRDefault="00B10946" w:rsidP="004B2088">
      <w:r>
        <w:pict>
          <v:rect id="_x0000_i1074" style="width:0;height:1.5pt" o:hralign="center" o:hrstd="t" o:hr="t" fillcolor="#a0a0a0" stroked="f"/>
        </w:pict>
      </w:r>
    </w:p>
    <w:p w:rsidR="004B2088" w:rsidRDefault="004B2088" w:rsidP="004B2088">
      <w:r>
        <w:t>SIE</w:t>
      </w:r>
    </w:p>
    <w:p w:rsidR="004B2088" w:rsidRDefault="004B2088" w:rsidP="0038737D">
      <w:pPr>
        <w:jc w:val="center"/>
      </w:pPr>
      <w:r w:rsidRPr="0038737D">
        <w:rPr>
          <w:rStyle w:val="Strong"/>
          <w:highlight w:val="yellow"/>
        </w:rPr>
        <w:t>Kommen Sie! / Lernen Sie! / Warten Sie!</w:t>
      </w:r>
    </w:p>
    <w:p w:rsidR="004B2088" w:rsidRDefault="00B10946" w:rsidP="004B2088">
      <w:r>
        <w:pict>
          <v:rect id="_x0000_i1075" style="width:0;height:1.5pt" o:hralign="center" o:hrstd="t" o:hr="t" fillcolor="#a0a0a0" stroked="f"/>
        </w:pict>
      </w:r>
    </w:p>
    <w:p w:rsidR="004B2088" w:rsidRDefault="004B2088" w:rsidP="004B2088">
      <w:r>
        <w:rPr>
          <w:rFonts w:ascii="Segoe UI Symbol" w:hAnsi="Segoe UI Symbol" w:cs="Segoe UI Symbol"/>
        </w:rPr>
        <w:t>🔵</w:t>
      </w:r>
      <w:r>
        <w:t xml:space="preserve"> PHỦ ĐỊNH</w:t>
      </w:r>
    </w:p>
    <w:p w:rsidR="004B2088" w:rsidRDefault="004B2088" w:rsidP="0038737D">
      <w:pPr>
        <w:jc w:val="center"/>
      </w:pPr>
      <w:r w:rsidRPr="0038737D">
        <w:rPr>
          <w:rStyle w:val="Strong"/>
          <w:highlight w:val="yellow"/>
        </w:rPr>
        <w:t>Geh nicht!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Kauf keinen Kaffee!</w:t>
      </w:r>
    </w:p>
    <w:p w:rsidR="004B2088" w:rsidRDefault="00B10946" w:rsidP="004B2088">
      <w:r>
        <w:pict>
          <v:rect id="_x0000_i1076" style="width:0;height:1.5pt" o:hralign="center" o:hrstd="t" o:hr="t" fillcolor="#a0a0a0" stroked="f"/>
        </w:pict>
      </w:r>
    </w:p>
    <w:p w:rsidR="0038737D" w:rsidRDefault="0038737D" w:rsidP="004B2088">
      <w:pPr>
        <w:rPr>
          <w:rFonts w:ascii="Segoe UI Symbol" w:hAnsi="Segoe UI Symbol" w:cs="Segoe UI Symbol"/>
        </w:rPr>
      </w:pPr>
    </w:p>
    <w:p w:rsidR="0038737D" w:rsidRDefault="0038737D" w:rsidP="004B2088">
      <w:pPr>
        <w:rPr>
          <w:rFonts w:ascii="Segoe UI Symbol" w:hAnsi="Segoe UI Symbol" w:cs="Segoe UI Symbol"/>
        </w:rPr>
      </w:pPr>
    </w:p>
    <w:p w:rsidR="0038737D" w:rsidRDefault="0038737D" w:rsidP="004B2088">
      <w:pPr>
        <w:rPr>
          <w:rFonts w:ascii="Segoe UI Symbol" w:hAnsi="Segoe UI Symbol" w:cs="Segoe UI Symbol"/>
        </w:rPr>
      </w:pPr>
    </w:p>
    <w:p w:rsidR="004B2088" w:rsidRDefault="004B2088" w:rsidP="004B2088">
      <w:r>
        <w:lastRenderedPageBreak/>
        <w:t>Và hãy nhớ 10 câu này như "German Survival Pack":</w:t>
      </w:r>
    </w:p>
    <w:p w:rsidR="004B2088" w:rsidRDefault="004B2088" w:rsidP="0038737D">
      <w:pPr>
        <w:jc w:val="center"/>
      </w:pPr>
      <w:r w:rsidRPr="0038737D">
        <w:rPr>
          <w:rStyle w:val="Strong"/>
          <w:highlight w:val="yellow"/>
        </w:rPr>
        <w:t>Komm!</w:t>
      </w:r>
      <w:r w:rsidRPr="0038737D">
        <w:rPr>
          <w:highlight w:val="yellow"/>
        </w:rPr>
        <w:t xml:space="preserve"> — Đến đây!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Warte bitte!</w:t>
      </w:r>
      <w:r w:rsidRPr="0038737D">
        <w:rPr>
          <w:highlight w:val="yellow"/>
        </w:rPr>
        <w:t xml:space="preserve"> — Chờ một chút nhé!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Hör zu!</w:t>
      </w:r>
      <w:r w:rsidRPr="0038737D">
        <w:rPr>
          <w:highlight w:val="yellow"/>
        </w:rPr>
        <w:t xml:space="preserve"> — Nghe này!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Schau mal!</w:t>
      </w:r>
      <w:r w:rsidRPr="0038737D">
        <w:rPr>
          <w:highlight w:val="yellow"/>
        </w:rPr>
        <w:t xml:space="preserve"> — Nhìn này!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Pass auf!</w:t>
      </w:r>
      <w:r w:rsidRPr="0038737D">
        <w:rPr>
          <w:highlight w:val="yellow"/>
        </w:rPr>
        <w:t xml:space="preserve"> — Cẩn thận!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Komm mit!</w:t>
      </w:r>
      <w:r w:rsidRPr="0038737D">
        <w:rPr>
          <w:highlight w:val="yellow"/>
        </w:rPr>
        <w:t xml:space="preserve"> — Đi cùng tôi!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Steh auf!</w:t>
      </w:r>
      <w:r w:rsidRPr="0038737D">
        <w:rPr>
          <w:highlight w:val="yellow"/>
        </w:rPr>
        <w:t xml:space="preserve"> — Đứng dậy!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Hilf mir!</w:t>
      </w:r>
      <w:r w:rsidRPr="0038737D">
        <w:rPr>
          <w:highlight w:val="yellow"/>
        </w:rPr>
        <w:t xml:space="preserve"> — Giúp tôi!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Gib mir das!</w:t>
      </w:r>
      <w:r w:rsidRPr="0038737D">
        <w:rPr>
          <w:highlight w:val="yellow"/>
        </w:rPr>
        <w:t xml:space="preserve"> — Đưa tôi cái đó!</w:t>
      </w:r>
      <w:r w:rsidRPr="0038737D">
        <w:rPr>
          <w:highlight w:val="yellow"/>
        </w:rPr>
        <w:br/>
      </w:r>
      <w:r w:rsidRPr="0038737D">
        <w:rPr>
          <w:rStyle w:val="Strong"/>
          <w:highlight w:val="yellow"/>
        </w:rPr>
        <w:t>Sprechen Sie bitte langsam.</w:t>
      </w:r>
      <w:r w:rsidRPr="0038737D">
        <w:rPr>
          <w:highlight w:val="yellow"/>
        </w:rPr>
        <w:t xml:space="preserve"> — Xin hãy nói chậm.</w:t>
      </w:r>
    </w:p>
    <w:p w:rsidR="004B2088" w:rsidRDefault="004B2088" w:rsidP="004B2088">
      <w:r>
        <w:rPr>
          <w:rFonts w:ascii="Segoe UI Symbol" w:hAnsi="Segoe UI Symbol" w:cs="Segoe UI Symbol"/>
        </w:rPr>
        <w:t>🔥</w:t>
      </w:r>
      <w:r>
        <w:t xml:space="preserve"> Đặc biệt, nhìn lại toàn bộ kiến thức bạn đã học:</w:t>
      </w:r>
    </w:p>
    <w:p w:rsidR="004B2088" w:rsidRDefault="004B2088" w:rsidP="004B2088">
      <w:r>
        <w:rPr>
          <w:rStyle w:val="Strong"/>
        </w:rPr>
        <w:t>Gib mir den Schlüssel!</w:t>
      </w:r>
    </w:p>
    <w:p w:rsidR="004B2088" w:rsidRDefault="004B2088" w:rsidP="004B2088">
      <w:r>
        <w:t>Bạn đang sử dụng cùng lúc: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rStyle w:val="Strong"/>
          <w:highlight w:val="yellow"/>
        </w:rPr>
        <w:t>Imperativ</w:t>
      </w:r>
      <w:r w:rsidRPr="009055A5">
        <w:rPr>
          <w:highlight w:val="yellow"/>
        </w:rPr>
        <w:t xml:space="preserve"> → Gib!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rStyle w:val="Strong"/>
          <w:highlight w:val="yellow"/>
        </w:rPr>
        <w:t>Dativ</w:t>
      </w:r>
      <w:r w:rsidRPr="009055A5">
        <w:rPr>
          <w:highlight w:val="yellow"/>
        </w:rPr>
        <w:t xml:space="preserve"> → mir</w:t>
      </w:r>
    </w:p>
    <w:p w:rsidR="004B2088" w:rsidRDefault="004B2088" w:rsidP="009055A5">
      <w:pPr>
        <w:jc w:val="center"/>
      </w:pPr>
      <w:r w:rsidRPr="009055A5">
        <w:rPr>
          <w:rStyle w:val="Strong"/>
          <w:highlight w:val="yellow"/>
        </w:rPr>
        <w:t>Akkusativ</w:t>
      </w:r>
      <w:r w:rsidRPr="009055A5">
        <w:rPr>
          <w:highlight w:val="yellow"/>
        </w:rPr>
        <w:t xml:space="preserve"> → den Schlüssel</w:t>
      </w:r>
    </w:p>
    <w:p w:rsidR="004B2088" w:rsidRDefault="004B2088" w:rsidP="004B2088">
      <w:r>
        <w:t>Hoặc: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rStyle w:val="Strong"/>
          <w:highlight w:val="yellow"/>
        </w:rPr>
        <w:t>Kauf keinen Kaffee!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highlight w:val="yellow"/>
        </w:rPr>
        <w:t>Imperativ → Kauf!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highlight w:val="yellow"/>
        </w:rPr>
        <w:t>Akkusativ → keinen Kaffee</w:t>
      </w:r>
    </w:p>
    <w:p w:rsidR="004B2088" w:rsidRDefault="004B2088" w:rsidP="009055A5">
      <w:pPr>
        <w:jc w:val="center"/>
      </w:pPr>
      <w:r w:rsidRPr="009055A5">
        <w:rPr>
          <w:highlight w:val="yellow"/>
        </w:rPr>
        <w:t>Negation → kein</w:t>
      </w:r>
    </w:p>
    <w:p w:rsidR="004B2088" w:rsidRDefault="004B2088" w:rsidP="004B2088">
      <w:r>
        <w:t>Hoặc: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rStyle w:val="Strong"/>
          <w:highlight w:val="yellow"/>
        </w:rPr>
        <w:t>Komm morgen um 7 Uhr mit!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highlight w:val="yellow"/>
        </w:rPr>
        <w:t>Imperativ → Komm!</w:t>
      </w:r>
    </w:p>
    <w:p w:rsidR="004B2088" w:rsidRPr="009055A5" w:rsidRDefault="004B2088" w:rsidP="009055A5">
      <w:pPr>
        <w:jc w:val="center"/>
        <w:rPr>
          <w:highlight w:val="yellow"/>
        </w:rPr>
      </w:pPr>
      <w:r w:rsidRPr="009055A5">
        <w:rPr>
          <w:highlight w:val="yellow"/>
        </w:rPr>
        <w:t>thời gian → morgen / um 7 Uhr</w:t>
      </w:r>
    </w:p>
    <w:p w:rsidR="004B2088" w:rsidRDefault="004B2088" w:rsidP="009055A5">
      <w:pPr>
        <w:jc w:val="center"/>
      </w:pPr>
      <w:r w:rsidRPr="009055A5">
        <w:rPr>
          <w:highlight w:val="yellow"/>
        </w:rPr>
        <w:t>Trennbares Verb → komm ... mit</w:t>
      </w:r>
    </w:p>
    <w:p w:rsidR="00815BFE" w:rsidRDefault="00815BFE">
      <w:r>
        <w:br w:type="page"/>
      </w:r>
    </w:p>
    <w:p w:rsidR="00815BFE" w:rsidRDefault="00815BFE" w:rsidP="00815BFE">
      <w:pPr>
        <w:pStyle w:val="Heading1"/>
        <w:rPr>
          <w:sz w:val="48"/>
        </w:rPr>
      </w:pPr>
      <w:bookmarkStart w:id="511" w:name="_Toc240230636"/>
      <w:r>
        <w:lastRenderedPageBreak/>
        <w:t>GIAI ĐOẠN 8 — ALLTAG</w:t>
      </w:r>
      <w:bookmarkEnd w:id="511"/>
    </w:p>
    <w:p w:rsidR="00815BFE" w:rsidRDefault="00815BFE" w:rsidP="00815BFE">
      <w:r>
        <w:t>Ghép toàn bộ A1 vào giao tiếp đời sống thực tế</w:t>
      </w:r>
    </w:p>
    <w:p w:rsidR="00815BFE" w:rsidRDefault="00815BFE" w:rsidP="00815BFE">
      <w:r>
        <w:t xml:space="preserve">Từ giai đoạn này, mình </w:t>
      </w:r>
      <w:r>
        <w:rPr>
          <w:rStyle w:val="Strong"/>
        </w:rPr>
        <w:t>không học grammar riêng lẻ nữa</w:t>
      </w:r>
      <w:r>
        <w:t xml:space="preserve">, mà tập trung vào việc </w:t>
      </w:r>
      <w:r>
        <w:rPr>
          <w:rStyle w:val="Strong"/>
        </w:rPr>
        <w:t>nhìn tình huống → chọn cấu trúc → nói được câu</w:t>
      </w:r>
      <w:r>
        <w:t>.</w:t>
      </w:r>
    </w:p>
    <w:p w:rsidR="00815BFE" w:rsidRDefault="00815BFE" w:rsidP="00815BFE">
      <w:r>
        <w:t>Mục tiêu của Giai đoạn 8:</w:t>
      </w:r>
    </w:p>
    <w:p w:rsidR="00815BFE" w:rsidRDefault="00815BFE" w:rsidP="00815BFE">
      <w:r>
        <w:rPr>
          <w:rStyle w:val="Strong"/>
        </w:rPr>
        <w:t>Nghe/nhìn tình huống → nhận ra mình cần nói gì → tự ghép câu tiếng Đức.</w:t>
      </w:r>
    </w:p>
    <w:p w:rsidR="00815BFE" w:rsidRDefault="00815BFE" w:rsidP="00815BFE">
      <w:r>
        <w:t>Mình sẽ chia thành 5 chủ đề:</w:t>
      </w:r>
    </w:p>
    <w:p w:rsidR="00815BFE" w:rsidRDefault="00815BFE" w:rsidP="00815BFE">
      <w:r>
        <w:rPr>
          <w:rFonts w:ascii="Segoe UI Symbol" w:hAnsi="Segoe UI Symbol" w:cs="Segoe UI Symbol"/>
        </w:rPr>
        <w:t>🏠</w:t>
      </w:r>
      <w:r>
        <w:t xml:space="preserve"> </w:t>
      </w:r>
      <w:r>
        <w:rPr>
          <w:rStyle w:val="Strong"/>
        </w:rPr>
        <w:t>Alltag</w:t>
      </w:r>
      <w:r>
        <w:t xml:space="preserve"> — sinh hoạt hằng ngày, giới thiệu bản thân, lịch trình </w:t>
      </w:r>
    </w:p>
    <w:p w:rsidR="00815BFE" w:rsidRDefault="00815BFE" w:rsidP="00815BFE">
      <w:r>
        <w:rPr>
          <w:rFonts w:ascii="Segoe UI Symbol" w:hAnsi="Segoe UI Symbol" w:cs="Segoe UI Symbol"/>
        </w:rPr>
        <w:t>🛒</w:t>
      </w:r>
      <w:r>
        <w:t xml:space="preserve"> </w:t>
      </w:r>
      <w:r>
        <w:rPr>
          <w:rStyle w:val="Strong"/>
        </w:rPr>
        <w:t>Einkaufen</w:t>
      </w:r>
      <w:r>
        <w:t xml:space="preserve"> — mua sắm, hỏi giá, hỏi size, thanh toán </w:t>
      </w:r>
    </w:p>
    <w:p w:rsidR="00815BFE" w:rsidRDefault="00815BFE" w:rsidP="00815BFE">
      <w:r>
        <w:rPr>
          <w:rFonts w:ascii="Segoe UI Symbol" w:hAnsi="Segoe UI Symbol" w:cs="Segoe UI Symbol"/>
        </w:rPr>
        <w:t>🍽</w:t>
      </w:r>
      <w:r>
        <w:t xml:space="preserve"> </w:t>
      </w:r>
      <w:r>
        <w:rPr>
          <w:rStyle w:val="Strong"/>
        </w:rPr>
        <w:t>Restaurant</w:t>
      </w:r>
      <w:r>
        <w:t xml:space="preserve"> — gọi món, yêu cầu, thanh toán </w:t>
      </w:r>
    </w:p>
    <w:p w:rsidR="00815BFE" w:rsidRDefault="00815BFE" w:rsidP="00815BFE">
      <w:r>
        <w:rPr>
          <w:rFonts w:ascii="Segoe UI Symbol" w:hAnsi="Segoe UI Symbol" w:cs="Segoe UI Symbol"/>
        </w:rPr>
        <w:t>🌤</w:t>
      </w:r>
      <w:r>
        <w:rPr>
          <w:rStyle w:val="Strong"/>
        </w:rPr>
        <w:t>Wetter</w:t>
      </w:r>
      <w:r>
        <w:t xml:space="preserve"> — thời tiết, kế hoạch theo thời tiết </w:t>
      </w:r>
    </w:p>
    <w:p w:rsidR="00815BFE" w:rsidRDefault="00815BFE" w:rsidP="00815BFE">
      <w:r>
        <w:rPr>
          <w:rFonts w:ascii="Segoe UI Symbol" w:hAnsi="Segoe UI Symbol" w:cs="Segoe UI Symbol"/>
        </w:rPr>
        <w:t>🚆</w:t>
      </w:r>
      <w:r>
        <w:t xml:space="preserve"> </w:t>
      </w:r>
      <w:r>
        <w:rPr>
          <w:rStyle w:val="Strong"/>
        </w:rPr>
        <w:t>Reisen</w:t>
      </w:r>
      <w:r>
        <w:t xml:space="preserve"> — đi lại, hỏi đường, đặt vé, khách sạn </w:t>
      </w:r>
    </w:p>
    <w:p w:rsidR="00815BFE" w:rsidRDefault="00815BFE" w:rsidP="00815BFE"/>
    <w:p w:rsidR="00815BFE" w:rsidRDefault="00815BFE" w:rsidP="00815BFE"/>
    <w:p w:rsidR="00815BFE" w:rsidRDefault="00815BFE" w:rsidP="00815BFE">
      <w:pPr>
        <w:pStyle w:val="Heading2"/>
      </w:pPr>
      <w:bookmarkStart w:id="512" w:name="_Toc240230637"/>
      <w:r>
        <w:t>8.1 — ALLTAG: SINH HOẠT HẰNG NGÀY</w:t>
      </w:r>
      <w:bookmarkEnd w:id="512"/>
    </w:p>
    <w:p w:rsidR="00815BFE" w:rsidRDefault="00815BFE" w:rsidP="00815BFE">
      <w:pPr>
        <w:pStyle w:val="Heading3"/>
      </w:pPr>
      <w:bookmarkStart w:id="513" w:name="_Toc240230638"/>
      <w:r>
        <w:t>1. Nói về một ngày của mình</w:t>
      </w:r>
      <w:bookmarkEnd w:id="513"/>
    </w:p>
    <w:p w:rsidR="00815BFE" w:rsidRDefault="00815BFE" w:rsidP="00815BFE">
      <w:r>
        <w:t>Đây là chủ đề cực kỳ quan trọng ở A1 vì nó sử dụng rất nhiều thứ mình đã học.</w:t>
      </w:r>
    </w:p>
    <w:p w:rsidR="00815BFE" w:rsidRDefault="00815BFE" w:rsidP="00815BFE">
      <w:r>
        <w:t>Công thức đơn giản</w:t>
      </w:r>
    </w:p>
    <w:p w:rsidR="00815BFE" w:rsidRDefault="00815BFE" w:rsidP="00815BFE">
      <w:pPr>
        <w:jc w:val="center"/>
      </w:pPr>
      <w:r w:rsidRPr="00815BFE">
        <w:rPr>
          <w:rStyle w:val="Strong"/>
          <w:highlight w:val="yellow"/>
        </w:rPr>
        <w:t>Zeit + Verb + Subjekt + ...</w:t>
      </w:r>
    </w:p>
    <w:p w:rsidR="00815BFE" w:rsidRDefault="00815BFE" w:rsidP="00815BFE">
      <w:r>
        <w:t>Hoặc:</w:t>
      </w:r>
    </w:p>
    <w:p w:rsidR="00815BFE" w:rsidRDefault="00815BFE" w:rsidP="00815BFE">
      <w:pPr>
        <w:jc w:val="center"/>
      </w:pPr>
      <w:r w:rsidRPr="00815BFE">
        <w:rPr>
          <w:rStyle w:val="Strong"/>
          <w:highlight w:val="yellow"/>
        </w:rPr>
        <w:t>Subjekt + Verb + Zeit + ...</w:t>
      </w:r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Ich stehe um 7 Uhr auf.</w:t>
      </w:r>
      <w:r>
        <w:br/>
        <w:t>→ Tôi thức dậy lúc 7 giờ.</w:t>
      </w:r>
    </w:p>
    <w:p w:rsidR="00815BFE" w:rsidRDefault="00815BFE" w:rsidP="00815BFE">
      <w:r>
        <w:rPr>
          <w:rStyle w:val="Strong"/>
        </w:rPr>
        <w:t>Um 8 Uhr fahre ich zur Arbeit.</w:t>
      </w:r>
      <w:r>
        <w:br/>
        <w:t>→ 8 giờ tôi đi làm.</w:t>
      </w:r>
    </w:p>
    <w:p w:rsidR="00815BFE" w:rsidRDefault="00815BFE" w:rsidP="00815BFE">
      <w:r>
        <w:rPr>
          <w:rStyle w:val="Strong"/>
        </w:rPr>
        <w:t>Am Abend lerne ich Deutsch.</w:t>
      </w:r>
      <w:r>
        <w:br/>
        <w:t>→ Buổi tối tôi học tiếng Đức.</w:t>
      </w:r>
    </w:p>
    <w:p w:rsidR="00815BFE" w:rsidRDefault="00815BFE" w:rsidP="00815BFE"/>
    <w:p w:rsidR="00815BFE" w:rsidRDefault="00815BFE" w:rsidP="00815BFE">
      <w:r>
        <w:lastRenderedPageBreak/>
        <w:t>Nhớ rằng khi đưa thời gian lên đầu:</w:t>
      </w:r>
    </w:p>
    <w:p w:rsidR="00815BFE" w:rsidRDefault="00815BFE" w:rsidP="00815BFE">
      <w:r>
        <w:rPr>
          <w:rStyle w:val="Strong"/>
        </w:rPr>
        <w:t>Um 8 Uhr fahre ich ...</w:t>
      </w:r>
    </w:p>
    <w:p w:rsidR="00815BFE" w:rsidRDefault="00815BFE" w:rsidP="00815BFE">
      <w:r>
        <w:t>Không phải:</w:t>
      </w:r>
    </w:p>
    <w:p w:rsidR="00815BFE" w:rsidRDefault="00815BFE" w:rsidP="00815BFE">
      <w:r>
        <w:rPr>
          <w:rFonts w:ascii="Segoe UI Symbol" w:hAnsi="Segoe UI Symbol" w:cs="Segoe UI Symbol"/>
        </w:rPr>
        <w:t>❌</w:t>
      </w:r>
      <w:r>
        <w:t xml:space="preserve"> Um 8 Uhr ich fahre ...</w:t>
      </w:r>
    </w:p>
    <w:p w:rsidR="00815BFE" w:rsidRDefault="00815BFE" w:rsidP="00815BFE">
      <w:r>
        <w:t xml:space="preserve">Vì </w:t>
      </w:r>
      <w:r>
        <w:rPr>
          <w:rStyle w:val="Strong"/>
        </w:rPr>
        <w:t>động từ vẫn ở vị trí 2</w:t>
      </w:r>
      <w:r>
        <w:t>.</w:t>
      </w:r>
    </w:p>
    <w:p w:rsidR="00815BFE" w:rsidRDefault="00815BFE" w:rsidP="00815BFE">
      <w:pPr>
        <w:pStyle w:val="Heading3"/>
      </w:pPr>
      <w:bookmarkStart w:id="514" w:name="_Toc240230639"/>
      <w:r>
        <w:t>2. Những động từ rất hay dùng trong Alltag</w:t>
      </w:r>
      <w:bookmarkEnd w:id="514"/>
    </w:p>
    <w:tbl>
      <w:tblPr>
        <w:tblW w:w="0" w:type="auto"/>
        <w:tblCellSpacing w:w="15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118"/>
      </w:tblGrid>
      <w:tr w:rsidR="00815BFE" w:rsidTr="00815BFE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pPr>
              <w:rPr>
                <w:b/>
                <w:bCs/>
              </w:rPr>
            </w:pPr>
            <w:r>
              <w:rPr>
                <w:b/>
                <w:bCs/>
              </w:rPr>
              <w:t>Deutsch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pPr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aufstehen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thức dậy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frühstücken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ăn sáng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duschen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tắm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arbeiten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làm việc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lernen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học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essen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ăn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trinken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uống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einkaufen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mua sắm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nach Hause gehen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về nhà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schlafen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ngủ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fernsehen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xem TV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Freunde treffen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gặp bạn</w:t>
            </w:r>
          </w:p>
        </w:tc>
      </w:tr>
      <w:tr w:rsidR="00815BFE" w:rsidTr="00815BF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815BFE" w:rsidRDefault="00815BFE" w:rsidP="00815BFE">
            <w:r>
              <w:t>Deutsch lernen</w:t>
            </w:r>
          </w:p>
        </w:tc>
        <w:tc>
          <w:tcPr>
            <w:tcW w:w="3073" w:type="dxa"/>
            <w:vAlign w:val="center"/>
            <w:hideMark/>
          </w:tcPr>
          <w:p w:rsidR="00815BFE" w:rsidRDefault="00815BFE" w:rsidP="00815BFE">
            <w:r>
              <w:t>học tiếng Đức</w:t>
            </w:r>
          </w:p>
        </w:tc>
      </w:tr>
    </w:tbl>
    <w:p w:rsidR="00815BFE" w:rsidRDefault="00815BFE" w:rsidP="00815BFE">
      <w:r>
        <w:t>Đặc biệt chú ý các động từ tách:</w:t>
      </w:r>
    </w:p>
    <w:p w:rsidR="00815BFE" w:rsidRDefault="00815BFE" w:rsidP="00815BFE">
      <w:r>
        <w:rPr>
          <w:rStyle w:val="Strong"/>
        </w:rPr>
        <w:t xml:space="preserve">aufstehen → Ich </w:t>
      </w:r>
      <w:r w:rsidRPr="00815BFE">
        <w:rPr>
          <w:rStyle w:val="Strong"/>
          <w:highlight w:val="yellow"/>
        </w:rPr>
        <w:t>stehe ... auf.</w:t>
      </w:r>
      <w:r>
        <w:t xml:space="preserve"> </w:t>
      </w:r>
    </w:p>
    <w:p w:rsidR="00815BFE" w:rsidRDefault="00815BFE" w:rsidP="00815BFE">
      <w:r>
        <w:rPr>
          <w:rStyle w:val="Strong"/>
        </w:rPr>
        <w:t xml:space="preserve">einkaufen → Ich </w:t>
      </w:r>
      <w:r w:rsidRPr="00815BFE">
        <w:rPr>
          <w:rStyle w:val="Strong"/>
          <w:highlight w:val="yellow"/>
        </w:rPr>
        <w:t>kaufe ... ein.</w:t>
      </w:r>
      <w:r>
        <w:t xml:space="preserve"> </w:t>
      </w:r>
    </w:p>
    <w:p w:rsidR="00815BFE" w:rsidRDefault="00815BFE" w:rsidP="00815BFE">
      <w:r>
        <w:rPr>
          <w:rStyle w:val="Strong"/>
        </w:rPr>
        <w:t xml:space="preserve">anrufen → Ich </w:t>
      </w:r>
      <w:r w:rsidRPr="00815BFE">
        <w:rPr>
          <w:rStyle w:val="Strong"/>
          <w:highlight w:val="yellow"/>
        </w:rPr>
        <w:t>rufe ... an.</w:t>
      </w:r>
      <w:r>
        <w:t xml:space="preserve"> </w:t>
      </w:r>
    </w:p>
    <w:p w:rsidR="00815BFE" w:rsidRDefault="00815BFE" w:rsidP="00815BFE">
      <w:r>
        <w:pict>
          <v:rect id="_x0000_i1077" style="width:0;height:1.5pt" o:hralign="center" o:hrstd="t" o:hr="t" fillcolor="#a0a0a0" stroked="f"/>
        </w:pict>
      </w:r>
    </w:p>
    <w:p w:rsidR="00815BFE" w:rsidRDefault="00815BFE" w:rsidP="00815BFE">
      <w:pPr>
        <w:pStyle w:val="Heading3"/>
      </w:pPr>
      <w:bookmarkStart w:id="515" w:name="_Toc240230640"/>
      <w:r>
        <w:lastRenderedPageBreak/>
        <w:t>3. Mẫu nói về lịch trình</w:t>
      </w:r>
      <w:bookmarkEnd w:id="515"/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Ich stehe um 7 Uhr auf.</w:t>
      </w:r>
      <w:r>
        <w:br/>
        <w:t>→ Tôi thức dậy lúc 7 giờ.</w:t>
      </w:r>
    </w:p>
    <w:p w:rsidR="00815BFE" w:rsidRDefault="00815BFE" w:rsidP="00815BFE">
      <w:r>
        <w:rPr>
          <w:rStyle w:val="Strong"/>
        </w:rPr>
        <w:t>Dann dusche ich und frühstücke.</w:t>
      </w:r>
      <w:r>
        <w:br/>
        <w:t>→ Sau đó tôi tắm và ăn sáng.</w:t>
      </w:r>
    </w:p>
    <w:p w:rsidR="00815BFE" w:rsidRDefault="00815BFE" w:rsidP="00815BFE">
      <w:r>
        <w:rPr>
          <w:rStyle w:val="Strong"/>
        </w:rPr>
        <w:t>Um 8 Uhr fahre ich zur Arbeit.</w:t>
      </w:r>
      <w:r>
        <w:br/>
        <w:t>→ 8 giờ tôi đi làm.</w:t>
      </w:r>
    </w:p>
    <w:p w:rsidR="00815BFE" w:rsidRDefault="00815BFE" w:rsidP="00815BFE">
      <w:r>
        <w:rPr>
          <w:rStyle w:val="Strong"/>
        </w:rPr>
        <w:t>Am Mittag esse ich mit meinen Kollegen.</w:t>
      </w:r>
      <w:r>
        <w:br/>
        <w:t>→ Buổi trưa tôi ăn với đồng nghiệp.</w:t>
      </w:r>
    </w:p>
    <w:p w:rsidR="00815BFE" w:rsidRDefault="00815BFE" w:rsidP="00815BFE">
      <w:r>
        <w:rPr>
          <w:rStyle w:val="Strong"/>
        </w:rPr>
        <w:t>Am Abend lerne ich Deutsch.</w:t>
      </w:r>
      <w:r>
        <w:br/>
        <w:t>→ Buổi tối tôi học tiếng Đức.</w:t>
      </w:r>
    </w:p>
    <w:p w:rsidR="00815BFE" w:rsidRDefault="00815BFE" w:rsidP="00815BFE">
      <w:r>
        <w:rPr>
          <w:rStyle w:val="Strong"/>
        </w:rPr>
        <w:t>Um 23 Uhr gehe ich ins Bett.</w:t>
      </w:r>
      <w:r>
        <w:br/>
        <w:t>→ 23 giờ tôi đi ngủ.</w:t>
      </w:r>
    </w:p>
    <w:p w:rsidR="00815BFE" w:rsidRDefault="00815BFE" w:rsidP="00815BFE">
      <w:r>
        <w:t>Từ nối cực kỳ hữu ích</w:t>
      </w:r>
    </w:p>
    <w:p w:rsidR="00815BFE" w:rsidRDefault="00815BFE" w:rsidP="00815BFE">
      <w:pPr>
        <w:jc w:val="center"/>
      </w:pPr>
      <w:r>
        <w:rPr>
          <w:rStyle w:val="Strong"/>
        </w:rPr>
        <w:t>dann</w:t>
      </w:r>
      <w:r>
        <w:t xml:space="preserve"> = sau đó</w:t>
      </w:r>
    </w:p>
    <w:p w:rsidR="00815BFE" w:rsidRDefault="00815BFE" w:rsidP="00815BFE">
      <w:pPr>
        <w:jc w:val="center"/>
      </w:pPr>
      <w:r>
        <w:rPr>
          <w:rStyle w:val="Strong"/>
        </w:rPr>
        <w:t>danach</w:t>
      </w:r>
      <w:r>
        <w:t xml:space="preserve"> = sau đó</w:t>
      </w:r>
    </w:p>
    <w:p w:rsidR="00815BFE" w:rsidRDefault="00815BFE" w:rsidP="00815BFE">
      <w:pPr>
        <w:jc w:val="center"/>
      </w:pPr>
      <w:r>
        <w:rPr>
          <w:rStyle w:val="Strong"/>
        </w:rPr>
        <w:t>später</w:t>
      </w:r>
      <w:r>
        <w:t xml:space="preserve"> = sau đó/lát sau</w:t>
      </w:r>
    </w:p>
    <w:p w:rsidR="00815BFE" w:rsidRDefault="00815BFE" w:rsidP="00815BFE">
      <w:pPr>
        <w:jc w:val="center"/>
      </w:pPr>
      <w:r>
        <w:rPr>
          <w:rStyle w:val="Strong"/>
        </w:rPr>
        <w:t>am Morgen</w:t>
      </w:r>
      <w:r>
        <w:t xml:space="preserve"> = buổi sáng</w:t>
      </w:r>
    </w:p>
    <w:p w:rsidR="00815BFE" w:rsidRDefault="00815BFE" w:rsidP="00815BFE">
      <w:pPr>
        <w:jc w:val="center"/>
      </w:pPr>
      <w:r>
        <w:rPr>
          <w:rStyle w:val="Strong"/>
        </w:rPr>
        <w:t>am Mittag</w:t>
      </w:r>
      <w:r>
        <w:t xml:space="preserve"> = buổi trưa</w:t>
      </w:r>
    </w:p>
    <w:p w:rsidR="00815BFE" w:rsidRDefault="00815BFE" w:rsidP="00815BFE">
      <w:pPr>
        <w:jc w:val="center"/>
      </w:pPr>
      <w:r>
        <w:rPr>
          <w:rStyle w:val="Strong"/>
        </w:rPr>
        <w:t>am Nachmittag</w:t>
      </w:r>
      <w:r>
        <w:t xml:space="preserve"> = buổi chiều</w:t>
      </w:r>
    </w:p>
    <w:p w:rsidR="00815BFE" w:rsidRDefault="00815BFE" w:rsidP="00815BFE">
      <w:pPr>
        <w:jc w:val="center"/>
      </w:pPr>
      <w:r>
        <w:rPr>
          <w:rStyle w:val="Strong"/>
        </w:rPr>
        <w:t>am Abend</w:t>
      </w:r>
      <w:r>
        <w:t xml:space="preserve"> = buổi tối</w:t>
      </w:r>
    </w:p>
    <w:p w:rsidR="00815BFE" w:rsidRDefault="00815BFE" w:rsidP="00815BFE">
      <w:pPr>
        <w:pStyle w:val="Heading3"/>
      </w:pPr>
      <w:bookmarkStart w:id="516" w:name="_Toc240230641"/>
      <w:r>
        <w:t>4. Dùng Modalverb trong Alltag</w:t>
      </w:r>
      <w:bookmarkEnd w:id="516"/>
    </w:p>
    <w:p w:rsidR="00815BFE" w:rsidRDefault="00815BFE" w:rsidP="00815BFE">
      <w:r>
        <w:t>Đây là lúc mình bắt đầu ghép kiến thức cũ.</w:t>
      </w:r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Ich muss heute arbeiten.</w:t>
      </w:r>
      <w:r>
        <w:br/>
        <w:t>→ Hôm nay tôi phải làm việc.</w:t>
      </w:r>
    </w:p>
    <w:p w:rsidR="00815BFE" w:rsidRDefault="00815BFE" w:rsidP="00815BFE">
      <w:r>
        <w:rPr>
          <w:rStyle w:val="Strong"/>
        </w:rPr>
        <w:t>Ich kann am Abend Deutsch lernen.</w:t>
      </w:r>
      <w:r>
        <w:br/>
        <w:t>→ Buổi tối tôi có thể học tiếng Đức.</w:t>
      </w:r>
    </w:p>
    <w:p w:rsidR="00815BFE" w:rsidRDefault="00815BFE" w:rsidP="00815BFE">
      <w:r>
        <w:rPr>
          <w:rStyle w:val="Strong"/>
        </w:rPr>
        <w:t>Ich möchte heute früh schlafen.</w:t>
      </w:r>
      <w:r>
        <w:br/>
        <w:t>→ Hôm nay tôi muốn ngủ sớm.</w:t>
      </w:r>
    </w:p>
    <w:p w:rsidR="00815BFE" w:rsidRDefault="00815BFE" w:rsidP="00815BFE">
      <w:r>
        <w:rPr>
          <w:rStyle w:val="Strong"/>
        </w:rPr>
        <w:lastRenderedPageBreak/>
        <w:t>Ich will am Wochenende meine Freunde treffen.</w:t>
      </w:r>
      <w:r>
        <w:br/>
        <w:t>→ Cuối tuần tôi muốn gặp bạn bè.</w:t>
      </w:r>
    </w:p>
    <w:p w:rsidR="00815BFE" w:rsidRDefault="00815BFE" w:rsidP="00815BFE">
      <w:r>
        <w:t>Nhớ:</w:t>
      </w:r>
    </w:p>
    <w:p w:rsidR="00815BFE" w:rsidRDefault="00815BFE" w:rsidP="00815BFE">
      <w:r>
        <w:rPr>
          <w:rStyle w:val="Strong"/>
        </w:rPr>
        <w:t>Modalverb chia → động từ chính nguyên mẫu cuối câu.</w:t>
      </w:r>
    </w:p>
    <w:p w:rsidR="00815BFE" w:rsidRDefault="00815BFE" w:rsidP="00815BFE">
      <w:pPr>
        <w:pStyle w:val="Heading3"/>
      </w:pPr>
      <w:bookmarkStart w:id="517" w:name="_Toc240230642"/>
      <w:r>
        <w:t>5. Nói về hôm qua — dùng Perfekt</w:t>
      </w:r>
      <w:bookmarkEnd w:id="517"/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Gestern habe ich gearbeitet.</w:t>
      </w:r>
      <w:r>
        <w:br/>
        <w:t>→ Hôm qua tôi đã làm việc.</w:t>
      </w:r>
    </w:p>
    <w:p w:rsidR="00815BFE" w:rsidRDefault="00815BFE" w:rsidP="00815BFE">
      <w:r>
        <w:rPr>
          <w:rStyle w:val="Strong"/>
        </w:rPr>
        <w:t>Danach habe ich Deutsch gelernt.</w:t>
      </w:r>
      <w:r>
        <w:br/>
        <w:t>→ Sau đó tôi đã học tiếng Đức.</w:t>
      </w:r>
    </w:p>
    <w:p w:rsidR="00815BFE" w:rsidRDefault="00815BFE" w:rsidP="00815BFE">
      <w:r>
        <w:rPr>
          <w:rStyle w:val="Strong"/>
        </w:rPr>
        <w:t>Am Abend habe ich einen Film gesehen.</w:t>
      </w:r>
      <w:r>
        <w:br/>
        <w:t>→ Buổi tối tôi đã xem một bộ phim.</w:t>
      </w:r>
    </w:p>
    <w:p w:rsidR="00815BFE" w:rsidRDefault="00815BFE" w:rsidP="00815BFE">
      <w:r>
        <w:rPr>
          <w:rStyle w:val="Strong"/>
        </w:rPr>
        <w:t>Ich bin um 23 Uhr nach Hause gegangen.</w:t>
      </w:r>
      <w:r>
        <w:br/>
        <w:t>→ Tôi đã về nhà lúc 23 giờ.</w:t>
      </w:r>
    </w:p>
    <w:p w:rsidR="00815BFE" w:rsidRDefault="00815BFE" w:rsidP="00815BFE">
      <w:r>
        <w:t>Ở đây mình đang kết hợp:</w:t>
      </w:r>
    </w:p>
    <w:p w:rsidR="00815BFE" w:rsidRDefault="00815BFE" w:rsidP="00815BFE">
      <w:pPr>
        <w:jc w:val="center"/>
      </w:pPr>
      <w:r w:rsidRPr="00815BFE">
        <w:rPr>
          <w:rStyle w:val="Strong"/>
          <w:highlight w:val="yellow"/>
        </w:rPr>
        <w:t>Gestern + haben/sein + ... + Partizip II</w:t>
      </w:r>
    </w:p>
    <w:p w:rsidR="00815BFE" w:rsidRDefault="00815BFE" w:rsidP="00815BFE">
      <w:r>
        <w:pict>
          <v:rect id="_x0000_i1078" style="width:0;height:1.5pt" o:hralign="center" o:hrstd="t" o:hr="t" fillcolor="#a0a0a0" stroked="f"/>
        </w:pict>
      </w:r>
    </w:p>
    <w:p w:rsidR="00815BFE" w:rsidRDefault="00815BFE" w:rsidP="00815BFE">
      <w:pPr>
        <w:pStyle w:val="Heading3"/>
      </w:pPr>
      <w:bookmarkStart w:id="518" w:name="_Toc240230643"/>
      <w:r>
        <w:t>6. Nói lý do: weil / deshalb</w:t>
      </w:r>
      <w:bookmarkEnd w:id="518"/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Ich lerne Deutsch, weil ich nach Deutschland gehen möchte.</w:t>
      </w:r>
      <w:r>
        <w:br/>
        <w:t>→ Tôi học tiếng Đức vì tôi muốn sang Đức.</w:t>
      </w:r>
    </w:p>
    <w:p w:rsidR="00815BFE" w:rsidRDefault="00815BFE" w:rsidP="00815BFE">
      <w:r>
        <w:rPr>
          <w:rStyle w:val="Strong"/>
        </w:rPr>
        <w:t>Ich bin müde. Deshalb gehe ich früh ins Bett.</w:t>
      </w:r>
      <w:r>
        <w:br/>
        <w:t>→ Tôi mệt. Vì vậy tôi đi ngủ sớm.</w:t>
      </w:r>
    </w:p>
    <w:p w:rsidR="00815BFE" w:rsidRDefault="00815BFE" w:rsidP="00815BFE">
      <w:r>
        <w:t>Một lần nữa:</w:t>
      </w:r>
    </w:p>
    <w:p w:rsidR="00815BFE" w:rsidRDefault="00815BFE" w:rsidP="00815BFE">
      <w:r>
        <w:t>weil</w:t>
      </w:r>
    </w:p>
    <w:p w:rsidR="00815BFE" w:rsidRDefault="00815BFE" w:rsidP="00815BFE">
      <w:pPr>
        <w:jc w:val="center"/>
      </w:pPr>
      <w:r w:rsidRPr="00815BFE">
        <w:rPr>
          <w:rStyle w:val="Strong"/>
          <w:highlight w:val="yellow"/>
        </w:rPr>
        <w:t>weil + ... + VERB cuối</w:t>
      </w:r>
    </w:p>
    <w:p w:rsidR="00815BFE" w:rsidRDefault="00815BFE" w:rsidP="00815BFE">
      <w:r>
        <w:rPr>
          <w:rStyle w:val="Strong"/>
        </w:rPr>
        <w:t>weil ich müde bin</w:t>
      </w:r>
    </w:p>
    <w:p w:rsidR="00815BFE" w:rsidRDefault="00815BFE" w:rsidP="00815BFE">
      <w:r>
        <w:t>deshalb</w:t>
      </w:r>
    </w:p>
    <w:p w:rsidR="00815BFE" w:rsidRDefault="00815BFE" w:rsidP="00815BFE">
      <w:pPr>
        <w:jc w:val="center"/>
      </w:pPr>
      <w:r w:rsidRPr="00815BFE">
        <w:rPr>
          <w:rStyle w:val="Strong"/>
          <w:highlight w:val="yellow"/>
        </w:rPr>
        <w:t>deshalb + VERB + Subjekt</w:t>
      </w:r>
    </w:p>
    <w:p w:rsidR="00815BFE" w:rsidRDefault="00815BFE" w:rsidP="00815BFE">
      <w:r>
        <w:rPr>
          <w:rStyle w:val="Strong"/>
        </w:rPr>
        <w:t>Deshalb gehe ich ...</w:t>
      </w:r>
    </w:p>
    <w:p w:rsidR="00815BFE" w:rsidRDefault="00815BFE" w:rsidP="00815BFE">
      <w:r>
        <w:pict>
          <v:rect id="_x0000_i1079" style="width:0;height:1.5pt" o:hralign="center" o:hrstd="t" o:hr="t" fillcolor="#a0a0a0" stroked="f"/>
        </w:pict>
      </w:r>
    </w:p>
    <w:p w:rsidR="00815BFE" w:rsidRDefault="00815BFE" w:rsidP="00815BFE">
      <w:r>
        <w:lastRenderedPageBreak/>
        <w:t>Cách ghép một đoạn Alltag hoàn chỉnh</w:t>
      </w:r>
    </w:p>
    <w:p w:rsidR="00815BFE" w:rsidRDefault="00815BFE" w:rsidP="00815BFE">
      <w:r>
        <w:t>Không cần nghĩ từng grammar.</w:t>
      </w:r>
    </w:p>
    <w:p w:rsidR="00815BFE" w:rsidRDefault="00815BFE" w:rsidP="00815BFE">
      <w:r>
        <w:t>Hãy đi theo thứ tự:</w:t>
      </w:r>
    </w:p>
    <w:p w:rsidR="00815BFE" w:rsidRDefault="00815BFE" w:rsidP="00815BFE">
      <w:r w:rsidRPr="00815BFE">
        <w:rPr>
          <w:rStyle w:val="Strong"/>
          <w:highlight w:val="yellow"/>
        </w:rPr>
        <w:t>Wann? → Was? → Mit wem? → Wo? → Warum</w:t>
      </w:r>
      <w:r>
        <w:rPr>
          <w:rStyle w:val="Strong"/>
        </w:rPr>
        <w:t>?</w:t>
      </w:r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Am Morgen stehe ich um 7 Uhr auf. Dann frühstücke ich zu Hause. Um 8 Uhr fahre ich zur Arbeit. Am Abend lerne ich Deutsch, weil ich nach Deutschland gehen möchte. Danach gehe ich ins Bett.</w:t>
      </w:r>
    </w:p>
    <w:p w:rsidR="00815BFE" w:rsidRDefault="00815BFE" w:rsidP="00815BFE">
      <w:r>
        <w:t>→ Buổi sáng tôi thức dậy lúc 7 giờ. Sau đó tôi ăn sáng ở nhà. 8 giờ tôi đi làm. Buổi tối tôi học tiếng Đức vì tôi muốn sang Đức. Sau đó tôi đi ngủ.</w:t>
      </w:r>
    </w:p>
    <w:p w:rsidR="00815BFE" w:rsidRDefault="00815BFE" w:rsidP="00815BFE">
      <w:r>
        <w:t xml:space="preserve">Đây chính là kiểu đoạn văn A1 mà bạn nên </w:t>
      </w:r>
      <w:r>
        <w:rPr>
          <w:rStyle w:val="Strong"/>
        </w:rPr>
        <w:t>tự nói được mà không cần dịch từng chữ</w:t>
      </w:r>
      <w:r>
        <w:t>.</w:t>
      </w:r>
    </w:p>
    <w:p w:rsidR="00815BFE" w:rsidRDefault="00815BFE" w:rsidP="00815BFE">
      <w:pPr>
        <w:pStyle w:val="Heading2"/>
      </w:pPr>
      <w:bookmarkStart w:id="519" w:name="_Toc240230644"/>
      <w:r>
        <w:t xml:space="preserve">8.2 — EINKAUFEN </w:t>
      </w:r>
      <w:r>
        <w:rPr>
          <w:rFonts w:ascii="Segoe UI Symbol" w:hAnsi="Segoe UI Symbol" w:cs="Segoe UI Symbol"/>
        </w:rPr>
        <w:t>🛒</w:t>
      </w:r>
      <w:bookmarkEnd w:id="519"/>
    </w:p>
    <w:p w:rsidR="00815BFE" w:rsidRDefault="00815BFE" w:rsidP="00815BFE">
      <w:r>
        <w:t>Đây là một trong những tình huống bạn chắc chắn sẽ gặp rất nhiều.</w:t>
      </w:r>
    </w:p>
    <w:p w:rsidR="00815BFE" w:rsidRDefault="00815BFE" w:rsidP="00815BFE">
      <w:pPr>
        <w:pStyle w:val="Heading3"/>
      </w:pPr>
      <w:bookmarkStart w:id="520" w:name="_Toc240230645"/>
      <w:r>
        <w:t>1. Hỏi giá</w:t>
      </w:r>
      <w:bookmarkEnd w:id="520"/>
    </w:p>
    <w:p w:rsidR="00815BFE" w:rsidRDefault="00815BFE" w:rsidP="00815BFE">
      <w:r>
        <w:t>Công thức</w:t>
      </w:r>
    </w:p>
    <w:p w:rsidR="00815BFE" w:rsidRDefault="00815BFE" w:rsidP="00815BFE">
      <w:pPr>
        <w:jc w:val="center"/>
      </w:pPr>
      <w:r w:rsidRPr="00815BFE">
        <w:rPr>
          <w:rStyle w:val="Strong"/>
          <w:highlight w:val="yellow"/>
        </w:rPr>
        <w:t>Wie viel kostet + Singular?</w:t>
      </w:r>
    </w:p>
    <w:p w:rsidR="00815BFE" w:rsidRDefault="00815BFE" w:rsidP="00815BFE">
      <w:r>
        <w:rPr>
          <w:rStyle w:val="Strong"/>
        </w:rPr>
        <w:t>Wie viel kostet der Pullover?</w:t>
      </w:r>
      <w:r>
        <w:br/>
        <w:t>→ Cái áo len này bao nhiêu tiền?</w:t>
      </w:r>
    </w:p>
    <w:p w:rsidR="00815BFE" w:rsidRDefault="00815BFE" w:rsidP="00815BFE">
      <w:r>
        <w:rPr>
          <w:rStyle w:val="Strong"/>
        </w:rPr>
        <w:t>Wie viel kostet das T-Shirt?</w:t>
      </w:r>
      <w:r>
        <w:br/>
        <w:t>→ Áo thun này bao nhiêu tiền?</w:t>
      </w:r>
    </w:p>
    <w:p w:rsidR="00815BFE" w:rsidRDefault="00815BFE" w:rsidP="00815BFE">
      <w:r>
        <w:t>Với nhiều đồ:</w:t>
      </w:r>
    </w:p>
    <w:p w:rsidR="00815BFE" w:rsidRDefault="00815BFE" w:rsidP="00815BFE">
      <w:pPr>
        <w:jc w:val="center"/>
      </w:pPr>
      <w:r w:rsidRPr="00815BFE">
        <w:rPr>
          <w:rStyle w:val="Strong"/>
          <w:highlight w:val="yellow"/>
        </w:rPr>
        <w:t>Wie viel kosten + Plural?</w:t>
      </w:r>
    </w:p>
    <w:p w:rsidR="00815BFE" w:rsidRDefault="00815BFE" w:rsidP="00815BFE">
      <w:r>
        <w:rPr>
          <w:rStyle w:val="Strong"/>
        </w:rPr>
        <w:t>Wie viel kosten die Schuhe?</w:t>
      </w:r>
      <w:r>
        <w:br/>
        <w:t>→ Đôi giày này bao nhiêu tiền?</w:t>
      </w:r>
    </w:p>
    <w:p w:rsidR="00815BFE" w:rsidRDefault="00815BFE" w:rsidP="00B10946">
      <w:pPr>
        <w:pStyle w:val="Heading3"/>
      </w:pPr>
      <w:bookmarkStart w:id="521" w:name="_Toc240230646"/>
      <w:r>
        <w:t>2. Hỏi “cái này bao nhiêu?”</w:t>
      </w:r>
      <w:bookmarkEnd w:id="521"/>
    </w:p>
    <w:p w:rsidR="00815BFE" w:rsidRDefault="00815BFE" w:rsidP="00815BFE">
      <w:r>
        <w:rPr>
          <w:rStyle w:val="Strong"/>
        </w:rPr>
        <w:t>Wie viel kostet das?</w:t>
      </w:r>
      <w:r>
        <w:br/>
        <w:t>→ Cái này bao nhiêu tiền?</w:t>
      </w:r>
    </w:p>
    <w:p w:rsidR="00815BFE" w:rsidRDefault="00815BFE" w:rsidP="00815BFE">
      <w:r>
        <w:t xml:space="preserve">Đây là câu </w:t>
      </w:r>
      <w:r>
        <w:rPr>
          <w:rStyle w:val="Strong"/>
        </w:rPr>
        <w:t>rất đáng nhớ</w:t>
      </w:r>
      <w:r>
        <w:t>.</w:t>
      </w:r>
    </w:p>
    <w:p w:rsidR="00815BFE" w:rsidRDefault="00815BFE" w:rsidP="00B10946">
      <w:pPr>
        <w:pStyle w:val="Heading3"/>
      </w:pPr>
      <w:bookmarkStart w:id="522" w:name="_Toc240230647"/>
      <w:r>
        <w:t>3. Hỏi xem có thứ mình cần không</w:t>
      </w:r>
      <w:bookmarkEnd w:id="522"/>
    </w:p>
    <w:p w:rsidR="00815BFE" w:rsidRDefault="00815BFE" w:rsidP="00815BFE">
      <w:r>
        <w:rPr>
          <w:rStyle w:val="Strong"/>
        </w:rPr>
        <w:t>Haben Sie T-Shirts?</w:t>
      </w:r>
      <w:r>
        <w:br/>
        <w:t>→ Anh/chị có áo thun không?</w:t>
      </w:r>
    </w:p>
    <w:p w:rsidR="00815BFE" w:rsidRDefault="00815BFE" w:rsidP="00815BFE">
      <w:r>
        <w:rPr>
          <w:rStyle w:val="Strong"/>
        </w:rPr>
        <w:lastRenderedPageBreak/>
        <w:t>Haben Sie diese Schuhe in Größe 42?</w:t>
      </w:r>
      <w:r>
        <w:br/>
        <w:t>→ Anh/chị có đôi giày này size 42 không?</w:t>
      </w:r>
    </w:p>
    <w:p w:rsidR="00815BFE" w:rsidRDefault="00815BFE" w:rsidP="00815BFE">
      <w:r>
        <w:rPr>
          <w:rStyle w:val="Strong"/>
        </w:rPr>
        <w:t>Haben Sie das auch in Schwarz?</w:t>
      </w:r>
      <w:r>
        <w:br/>
        <w:t>→ Cái này có màu đen không?</w:t>
      </w:r>
    </w:p>
    <w:p w:rsidR="00815BFE" w:rsidRDefault="00815BFE" w:rsidP="00815BFE">
      <w:r>
        <w:rPr>
          <w:rStyle w:val="Strong"/>
        </w:rPr>
        <w:t>Gibt es hier eine Bäckerei?</w:t>
      </w:r>
      <w:r>
        <w:br/>
        <w:t>→ Ở đây có tiệm bánh không?</w:t>
      </w:r>
    </w:p>
    <w:p w:rsidR="00B10946" w:rsidRDefault="00B10946" w:rsidP="00815BFE"/>
    <w:p w:rsidR="00815BFE" w:rsidRDefault="00815BFE" w:rsidP="00B10946">
      <w:pPr>
        <w:pStyle w:val="Heading3"/>
      </w:pPr>
      <w:bookmarkStart w:id="523" w:name="_Toc240230648"/>
      <w:r>
        <w:t>4. Hỏi size</w:t>
      </w:r>
      <w:bookmarkEnd w:id="523"/>
    </w:p>
    <w:p w:rsidR="00815BFE" w:rsidRDefault="00815BFE" w:rsidP="00815BFE">
      <w:r>
        <w:rPr>
          <w:rStyle w:val="Strong"/>
        </w:rPr>
        <w:t>Welche Größe haben Sie?</w:t>
      </w:r>
      <w:r>
        <w:br/>
        <w:t>→ Anh/chị có size nào?</w:t>
      </w:r>
    </w:p>
    <w:p w:rsidR="00815BFE" w:rsidRDefault="00815BFE" w:rsidP="00815BFE">
      <w:r>
        <w:t>Nếu mình muốn size 42:</w:t>
      </w:r>
    </w:p>
    <w:p w:rsidR="00815BFE" w:rsidRDefault="00815BFE" w:rsidP="00815BFE">
      <w:r>
        <w:rPr>
          <w:rStyle w:val="Strong"/>
        </w:rPr>
        <w:t>Ich brauche Größe 42.</w:t>
      </w:r>
      <w:r>
        <w:br/>
        <w:t>→ Tôi cần size 42.</w:t>
      </w:r>
    </w:p>
    <w:p w:rsidR="00815BFE" w:rsidRDefault="00815BFE" w:rsidP="00815BFE">
      <w:r>
        <w:t>Hoặc:</w:t>
      </w:r>
    </w:p>
    <w:p w:rsidR="00815BFE" w:rsidRDefault="00815BFE" w:rsidP="00815BFE">
      <w:r>
        <w:rPr>
          <w:rStyle w:val="Strong"/>
        </w:rPr>
        <w:t>Haben Sie das in Größe 42?</w:t>
      </w:r>
      <w:r>
        <w:br/>
        <w:t>→ Anh/chị có cái này size 42 không?</w:t>
      </w:r>
    </w:p>
    <w:p w:rsidR="00B10946" w:rsidRDefault="00B10946" w:rsidP="00815BFE"/>
    <w:p w:rsidR="00815BFE" w:rsidRDefault="00815BFE" w:rsidP="00B10946">
      <w:pPr>
        <w:pStyle w:val="Heading3"/>
      </w:pPr>
      <w:bookmarkStart w:id="524" w:name="_Toc240230649"/>
      <w:r>
        <w:t>5. Nói “tôi muốn lấy cái này”</w:t>
      </w:r>
      <w:bookmarkEnd w:id="524"/>
    </w:p>
    <w:p w:rsidR="00815BFE" w:rsidRDefault="00815BFE" w:rsidP="00815BFE">
      <w:r>
        <w:rPr>
          <w:rStyle w:val="Strong"/>
        </w:rPr>
        <w:t>Ich möchte das kaufen.</w:t>
      </w:r>
      <w:r>
        <w:br/>
        <w:t>→ Tôi muốn mua cái này.</w:t>
      </w:r>
    </w:p>
    <w:p w:rsidR="00815BFE" w:rsidRDefault="00815BFE" w:rsidP="00815BFE">
      <w:r>
        <w:rPr>
          <w:rStyle w:val="Strong"/>
        </w:rPr>
        <w:t>Ich nehme das.</w:t>
      </w:r>
      <w:r>
        <w:br/>
        <w:t>→ Tôi lấy cái này.</w:t>
      </w:r>
    </w:p>
    <w:p w:rsidR="00815BFE" w:rsidRDefault="00815BFE" w:rsidP="00815BFE">
      <w:r>
        <w:rPr>
          <w:rStyle w:val="Strong"/>
        </w:rPr>
        <w:t>Ich nehme den Pullover.</w:t>
      </w:r>
      <w:r>
        <w:br/>
        <w:t>→ Tôi lấy chiếc áo len này.</w:t>
      </w:r>
    </w:p>
    <w:p w:rsidR="00815BFE" w:rsidRDefault="00815BFE" w:rsidP="00815BFE">
      <w:r>
        <w:t>Chú ý:</w:t>
      </w:r>
    </w:p>
    <w:p w:rsidR="00815BFE" w:rsidRDefault="00815BFE" w:rsidP="00815BFE">
      <w:r>
        <w:rPr>
          <w:rStyle w:val="Strong"/>
        </w:rPr>
        <w:t>nehmen + Akkusativ</w:t>
      </w:r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Ich nehme den Kaffee.</w:t>
      </w:r>
    </w:p>
    <w:p w:rsidR="00815BFE" w:rsidRDefault="00815BFE" w:rsidP="00B10946">
      <w:pPr>
        <w:pStyle w:val="Heading3"/>
      </w:pPr>
      <w:bookmarkStart w:id="525" w:name="_Toc240230650"/>
      <w:r>
        <w:t>6. Thanh toán</w:t>
      </w:r>
      <w:bookmarkEnd w:id="525"/>
    </w:p>
    <w:p w:rsidR="00815BFE" w:rsidRDefault="00815BFE" w:rsidP="00815BFE">
      <w:r>
        <w:t>Những câu rất thực tế:</w:t>
      </w:r>
    </w:p>
    <w:p w:rsidR="00815BFE" w:rsidRDefault="00815BFE" w:rsidP="00815BFE">
      <w:r>
        <w:rPr>
          <w:rStyle w:val="Strong"/>
        </w:rPr>
        <w:t>Kann ich mit Karte bezahlen?</w:t>
      </w:r>
      <w:r>
        <w:br/>
        <w:t>→ Tôi có thể thanh toán bằng thẻ không?</w:t>
      </w:r>
    </w:p>
    <w:p w:rsidR="00815BFE" w:rsidRDefault="00815BFE" w:rsidP="00815BFE">
      <w:r>
        <w:rPr>
          <w:rStyle w:val="Strong"/>
        </w:rPr>
        <w:lastRenderedPageBreak/>
        <w:t>Kann ich bar bezahlen?</w:t>
      </w:r>
      <w:r>
        <w:br/>
        <w:t>→ Tôi có thể trả tiền mặt không?</w:t>
      </w:r>
    </w:p>
    <w:p w:rsidR="00815BFE" w:rsidRDefault="00815BFE" w:rsidP="00815BFE">
      <w:r>
        <w:rPr>
          <w:rStyle w:val="Strong"/>
        </w:rPr>
        <w:t>Ich möchte mit Karte bezahlen.</w:t>
      </w:r>
      <w:r>
        <w:br/>
        <w:t>→ Tôi muốn thanh toán bằng thẻ.</w:t>
      </w:r>
    </w:p>
    <w:p w:rsidR="00815BFE" w:rsidRDefault="00815BFE" w:rsidP="00815BFE">
      <w:r>
        <w:rPr>
          <w:rStyle w:val="Strong"/>
        </w:rPr>
        <w:t>Eine Tüte, bitte.</w:t>
      </w:r>
      <w:r>
        <w:br/>
        <w:t>→ Cho tôi một cái túi.</w:t>
      </w:r>
    </w:p>
    <w:p w:rsidR="00815BFE" w:rsidRDefault="00815BFE" w:rsidP="00815BFE">
      <w:r>
        <w:rPr>
          <w:rStyle w:val="Strong"/>
        </w:rPr>
        <w:t>Danke. Auf Wiedersehen!</w:t>
      </w:r>
      <w:r>
        <w:br/>
        <w:t>→ Cảm ơn. Tạm biệt!</w:t>
      </w:r>
    </w:p>
    <w:p w:rsidR="00815BFE" w:rsidRPr="00B10946" w:rsidRDefault="00815BFE" w:rsidP="00815BFE">
      <w:pPr>
        <w:rPr>
          <w:rStyle w:val="Strong"/>
        </w:rPr>
      </w:pPr>
      <w:r w:rsidRPr="00B10946">
        <w:rPr>
          <w:rStyle w:val="Strong"/>
          <w:rFonts w:ascii="Segoe UI Symbol" w:hAnsi="Segoe UI Symbol" w:cs="Segoe UI Symbol"/>
        </w:rPr>
        <w:t>🛒</w:t>
      </w:r>
      <w:r w:rsidRPr="00B10946">
        <w:rPr>
          <w:rStyle w:val="Strong"/>
        </w:rPr>
        <w:t xml:space="preserve"> Hội thoại mẫu</w:t>
      </w:r>
    </w:p>
    <w:p w:rsidR="00815BFE" w:rsidRDefault="00815BFE" w:rsidP="00815BFE">
      <w:r>
        <w:rPr>
          <w:rStyle w:val="Strong"/>
        </w:rPr>
        <w:t>Kunde:</w:t>
      </w:r>
      <w:r>
        <w:t xml:space="preserve"> Guten Tag. Wie viel kostet das T-Shirt?</w:t>
      </w:r>
      <w:r>
        <w:br/>
      </w:r>
      <w:r>
        <w:rPr>
          <w:rStyle w:val="Strong"/>
        </w:rPr>
        <w:t>Verkäufer:</w:t>
      </w:r>
      <w:r>
        <w:t xml:space="preserve"> Das kostet 20 Euro.</w:t>
      </w:r>
      <w:r>
        <w:br/>
      </w:r>
      <w:r>
        <w:rPr>
          <w:rStyle w:val="Strong"/>
        </w:rPr>
        <w:t>Kunde:</w:t>
      </w:r>
      <w:r>
        <w:t xml:space="preserve"> Haben Sie das auch in Größe 42?</w:t>
      </w:r>
      <w:r>
        <w:br/>
      </w:r>
      <w:r>
        <w:rPr>
          <w:rStyle w:val="Strong"/>
        </w:rPr>
        <w:t>Verkäufer:</w:t>
      </w:r>
      <w:r>
        <w:t xml:space="preserve"> Ja, hier bitte.</w:t>
      </w:r>
      <w:r>
        <w:br/>
      </w:r>
      <w:r>
        <w:rPr>
          <w:rStyle w:val="Strong"/>
        </w:rPr>
        <w:t>Kunde:</w:t>
      </w:r>
      <w:r>
        <w:t xml:space="preserve"> Danke. Ich nehme das.</w:t>
      </w:r>
      <w:r>
        <w:br/>
      </w:r>
      <w:r>
        <w:rPr>
          <w:rStyle w:val="Strong"/>
        </w:rPr>
        <w:t>Verkäufer:</w:t>
      </w:r>
      <w:r>
        <w:t xml:space="preserve"> Möchten Sie mit Karte bezahlen?</w:t>
      </w:r>
      <w:r>
        <w:br/>
      </w:r>
      <w:r>
        <w:rPr>
          <w:rStyle w:val="Strong"/>
        </w:rPr>
        <w:t>Kunde:</w:t>
      </w:r>
      <w:r>
        <w:t xml:space="preserve"> Ja, bitte.</w:t>
      </w:r>
    </w:p>
    <w:p w:rsidR="00815BFE" w:rsidRDefault="00815BFE" w:rsidP="00815BFE">
      <w:r>
        <w:t>→ Một cuộc hội thoại mua áo cực kỳ cơ bản.</w:t>
      </w:r>
    </w:p>
    <w:p w:rsidR="00815BFE" w:rsidRDefault="00815BFE" w:rsidP="00B10946">
      <w:pPr>
        <w:pStyle w:val="Heading2"/>
      </w:pPr>
      <w:bookmarkStart w:id="526" w:name="_Toc240230651"/>
      <w:r>
        <w:t xml:space="preserve">8.3 — RESTAURANT </w:t>
      </w:r>
      <w:r>
        <w:rPr>
          <w:rFonts w:ascii="Segoe UI Symbol" w:hAnsi="Segoe UI Symbol" w:cs="Segoe UI Symbol"/>
        </w:rPr>
        <w:t>🍽</w:t>
      </w:r>
      <w:bookmarkEnd w:id="526"/>
    </w:p>
    <w:p w:rsidR="00815BFE" w:rsidRDefault="00815BFE" w:rsidP="00B10946">
      <w:pPr>
        <w:pStyle w:val="Heading3"/>
      </w:pPr>
      <w:bookmarkStart w:id="527" w:name="_Toc240230652"/>
      <w:r>
        <w:t>1. Vào nhà hàng</w:t>
      </w:r>
      <w:bookmarkEnd w:id="527"/>
    </w:p>
    <w:p w:rsidR="00815BFE" w:rsidRDefault="00815BFE" w:rsidP="00815BFE">
      <w:r>
        <w:rPr>
          <w:rStyle w:val="Strong"/>
        </w:rPr>
        <w:t>Guten Tag. Ich möchte einen Tisch für zwei Personen.</w:t>
      </w:r>
      <w:r>
        <w:br/>
        <w:t>→ Xin chào. Tôi muốn một bàn cho hai người.</w:t>
      </w:r>
    </w:p>
    <w:p w:rsidR="00815BFE" w:rsidRDefault="00815BFE" w:rsidP="00815BFE">
      <w:r>
        <w:rPr>
          <w:rStyle w:val="Strong"/>
        </w:rPr>
        <w:t>Haben Sie einen Tisch frei?</w:t>
      </w:r>
      <w:r>
        <w:br/>
        <w:t>→ Quán còn bàn trống không?</w:t>
      </w:r>
    </w:p>
    <w:p w:rsidR="00815BFE" w:rsidRDefault="00815BFE" w:rsidP="00815BFE">
      <w:r>
        <w:rPr>
          <w:rStyle w:val="Strong"/>
        </w:rPr>
        <w:t>Für zwei Personen, bitte.</w:t>
      </w:r>
      <w:r>
        <w:br/>
        <w:t>→ Cho hai người ạ.</w:t>
      </w:r>
    </w:p>
    <w:p w:rsidR="00815BFE" w:rsidRDefault="00815BFE" w:rsidP="00B10946">
      <w:pPr>
        <w:pStyle w:val="Heading3"/>
      </w:pPr>
      <w:bookmarkStart w:id="528" w:name="_Toc240230653"/>
      <w:r>
        <w:t>2. Gọi món</w:t>
      </w:r>
      <w:bookmarkEnd w:id="528"/>
    </w:p>
    <w:p w:rsidR="00815BFE" w:rsidRDefault="00815BFE" w:rsidP="00815BFE">
      <w:r>
        <w:t>Cấu trúc cực kỳ quan trọng:</w:t>
      </w:r>
    </w:p>
    <w:p w:rsidR="00815BFE" w:rsidRDefault="00815BFE" w:rsidP="00B10946">
      <w:pPr>
        <w:jc w:val="center"/>
      </w:pPr>
      <w:r w:rsidRPr="00B10946">
        <w:rPr>
          <w:rStyle w:val="Strong"/>
          <w:highlight w:val="yellow"/>
        </w:rPr>
        <w:t>Ich möchte + Akkusativ.</w:t>
      </w:r>
    </w:p>
    <w:p w:rsidR="00815BFE" w:rsidRDefault="00815BFE" w:rsidP="00815BFE">
      <w:r>
        <w:rPr>
          <w:rStyle w:val="Strong"/>
        </w:rPr>
        <w:t>Ich möchte einen Kaffee.</w:t>
      </w:r>
      <w:r>
        <w:br/>
        <w:t>→ Tôi muốn một ly cà phê.</w:t>
      </w:r>
    </w:p>
    <w:p w:rsidR="00815BFE" w:rsidRDefault="00815BFE" w:rsidP="00815BFE">
      <w:r>
        <w:rPr>
          <w:rStyle w:val="Strong"/>
        </w:rPr>
        <w:t>Ich möchte eine Pizza.</w:t>
      </w:r>
      <w:r>
        <w:br/>
        <w:t>→ Tôi muốn một chiếc pizza.</w:t>
      </w:r>
    </w:p>
    <w:p w:rsidR="00815BFE" w:rsidRDefault="00815BFE" w:rsidP="00815BFE">
      <w:r>
        <w:rPr>
          <w:rStyle w:val="Strong"/>
        </w:rPr>
        <w:t>Ich möchte ein Wasser.</w:t>
      </w:r>
      <w:r>
        <w:br/>
        <w:t>→ Tôi muốn một chai/cốc nước.</w:t>
      </w:r>
    </w:p>
    <w:p w:rsidR="00815BFE" w:rsidRDefault="00815BFE" w:rsidP="00815BFE">
      <w:r>
        <w:rPr>
          <w:rStyle w:val="Strong"/>
        </w:rPr>
        <w:lastRenderedPageBreak/>
        <w:t>Ich möchte einen Hamburger und eine Cola.</w:t>
      </w:r>
      <w:r>
        <w:br/>
        <w:t>→ Tôi muốn một hamburger và một Coca.</w:t>
      </w:r>
    </w:p>
    <w:p w:rsidR="00815BFE" w:rsidRDefault="00815BFE" w:rsidP="00B10946">
      <w:pPr>
        <w:pStyle w:val="Heading3"/>
      </w:pPr>
      <w:bookmarkStart w:id="529" w:name="_Toc240230654"/>
      <w:r>
        <w:t>3. Dùng “für”</w:t>
      </w:r>
      <w:bookmarkEnd w:id="529"/>
    </w:p>
    <w:p w:rsidR="00815BFE" w:rsidRDefault="00815BFE" w:rsidP="00815BFE">
      <w:r>
        <w:rPr>
          <w:rStyle w:val="Strong"/>
        </w:rPr>
        <w:t>Eine Pizza für mich, bitte.</w:t>
      </w:r>
      <w:r>
        <w:br/>
        <w:t>→ Cho tôi một pizza.</w:t>
      </w:r>
    </w:p>
    <w:p w:rsidR="00815BFE" w:rsidRDefault="00815BFE" w:rsidP="00815BFE">
      <w:r>
        <w:rPr>
          <w:rStyle w:val="Strong"/>
        </w:rPr>
        <w:t>Ein Wasser für meinen Freund, bitte.</w:t>
      </w:r>
      <w:r>
        <w:br/>
        <w:t>→ Cho bạn tôi một nước.</w:t>
      </w:r>
    </w:p>
    <w:p w:rsidR="00815BFE" w:rsidRDefault="00815BFE" w:rsidP="00B10946">
      <w:pPr>
        <w:pStyle w:val="Heading3"/>
      </w:pPr>
      <w:bookmarkStart w:id="530" w:name="_Toc240230655"/>
      <w:r>
        <w:t>4. Hỏi món / nguyên liệu</w:t>
      </w:r>
      <w:bookmarkEnd w:id="530"/>
    </w:p>
    <w:p w:rsidR="00815BFE" w:rsidRDefault="00815BFE" w:rsidP="00815BFE">
      <w:r>
        <w:rPr>
          <w:rStyle w:val="Strong"/>
        </w:rPr>
        <w:t>Was ist das?</w:t>
      </w:r>
      <w:r>
        <w:br/>
        <w:t>→ Đây là món gì?</w:t>
      </w:r>
    </w:p>
    <w:p w:rsidR="00815BFE" w:rsidRDefault="00815BFE" w:rsidP="00815BFE">
      <w:r>
        <w:rPr>
          <w:rStyle w:val="Strong"/>
        </w:rPr>
        <w:t>Was ist in der Suppe?</w:t>
      </w:r>
      <w:r>
        <w:br/>
        <w:t>→ Trong súp có gì?</w:t>
      </w:r>
    </w:p>
    <w:p w:rsidR="00815BFE" w:rsidRDefault="00815BFE" w:rsidP="00815BFE">
      <w:r>
        <w:rPr>
          <w:rStyle w:val="Strong"/>
        </w:rPr>
        <w:t>Ist das vegetarisch?</w:t>
      </w:r>
      <w:r>
        <w:br/>
        <w:t>→ Món này có phải đồ chay không?</w:t>
      </w:r>
    </w:p>
    <w:p w:rsidR="00815BFE" w:rsidRDefault="00815BFE" w:rsidP="00815BFE">
      <w:r>
        <w:rPr>
          <w:rStyle w:val="Strong"/>
        </w:rPr>
        <w:t>Ist das scharf?</w:t>
      </w:r>
      <w:r>
        <w:br/>
        <w:t>→ Món này có cay không?</w:t>
      </w:r>
    </w:p>
    <w:p w:rsidR="00815BFE" w:rsidRDefault="00815BFE" w:rsidP="00B10946">
      <w:pPr>
        <w:pStyle w:val="Heading3"/>
      </w:pPr>
      <w:bookmarkStart w:id="531" w:name="_Toc240230656"/>
      <w:r>
        <w:t>5. Yêu cầu đơn giản</w:t>
      </w:r>
      <w:bookmarkEnd w:id="531"/>
    </w:p>
    <w:p w:rsidR="00815BFE" w:rsidRDefault="00815BFE" w:rsidP="00815BFE">
      <w:r>
        <w:t xml:space="preserve">Đây là lúc </w:t>
      </w:r>
      <w:r>
        <w:rPr>
          <w:rStyle w:val="Strong"/>
        </w:rPr>
        <w:t>Imperativ</w:t>
      </w:r>
      <w:r>
        <w:t xml:space="preserve"> mình vừa học được dùng rất tự nhiên.</w:t>
      </w:r>
    </w:p>
    <w:p w:rsidR="00815BFE" w:rsidRDefault="00815BFE" w:rsidP="00815BFE">
      <w:r>
        <w:rPr>
          <w:rStyle w:val="Strong"/>
        </w:rPr>
        <w:t>Warten Sie bitte.</w:t>
      </w:r>
      <w:r>
        <w:br/>
        <w:t>→ Xin hãy đợi.</w:t>
      </w:r>
    </w:p>
    <w:p w:rsidR="00815BFE" w:rsidRDefault="00815BFE" w:rsidP="00815BFE">
      <w:r>
        <w:rPr>
          <w:rStyle w:val="Strong"/>
        </w:rPr>
        <w:t>Kommen Sie bitte.</w:t>
      </w:r>
      <w:r>
        <w:br/>
        <w:t>→ Xin mời đến đây.</w:t>
      </w:r>
    </w:p>
    <w:p w:rsidR="00815BFE" w:rsidRDefault="00815BFE" w:rsidP="00815BFE">
      <w:r>
        <w:t>Nhưng trong nhà hàng thường lịch sự hơn nếu dùng:</w:t>
      </w:r>
    </w:p>
    <w:p w:rsidR="00815BFE" w:rsidRDefault="00815BFE" w:rsidP="00B10946">
      <w:pPr>
        <w:jc w:val="center"/>
      </w:pPr>
      <w:r w:rsidRPr="00B10946">
        <w:rPr>
          <w:rStyle w:val="Strong"/>
          <w:highlight w:val="yellow"/>
        </w:rPr>
        <w:t>Bitte bringen Sie mir Wasser.</w:t>
      </w:r>
      <w:r>
        <w:br/>
        <w:t>→ Làm ơn mang cho tôi nước.</w:t>
      </w:r>
    </w:p>
    <w:p w:rsidR="00815BFE" w:rsidRDefault="00815BFE" w:rsidP="00815BFE">
      <w:r>
        <w:t>Ở đây:</w:t>
      </w:r>
    </w:p>
    <w:p w:rsidR="00815BFE" w:rsidRDefault="00815BFE" w:rsidP="00815BFE">
      <w:r>
        <w:rPr>
          <w:rStyle w:val="Strong"/>
        </w:rPr>
        <w:t>mir</w:t>
      </w:r>
      <w:r>
        <w:t xml:space="preserve"> = Dativ </w:t>
      </w:r>
    </w:p>
    <w:p w:rsidR="00815BFE" w:rsidRDefault="00815BFE" w:rsidP="00815BFE">
      <w:r>
        <w:rPr>
          <w:rStyle w:val="Strong"/>
        </w:rPr>
        <w:t>Wasser</w:t>
      </w:r>
      <w:r>
        <w:t xml:space="preserve"> = Akkusativ </w:t>
      </w:r>
    </w:p>
    <w:p w:rsidR="00815BFE" w:rsidRDefault="00815BFE" w:rsidP="00B10946">
      <w:pPr>
        <w:jc w:val="center"/>
      </w:pPr>
      <w:r w:rsidRPr="00B10946">
        <w:rPr>
          <w:rStyle w:val="Strong"/>
          <w:highlight w:val="yellow"/>
        </w:rPr>
        <w:t>bringen + jemandem + etwas</w:t>
      </w:r>
    </w:p>
    <w:p w:rsidR="00815BFE" w:rsidRDefault="00815BFE" w:rsidP="00B10946">
      <w:pPr>
        <w:pStyle w:val="Heading3"/>
      </w:pPr>
      <w:bookmarkStart w:id="532" w:name="_Toc240230657"/>
      <w:r>
        <w:t>6. Thanh toán</w:t>
      </w:r>
      <w:bookmarkEnd w:id="532"/>
    </w:p>
    <w:p w:rsidR="00815BFE" w:rsidRDefault="00815BFE" w:rsidP="00815BFE">
      <w:r>
        <w:rPr>
          <w:rStyle w:val="Strong"/>
        </w:rPr>
        <w:t>Die Rechnung, bitte.</w:t>
      </w:r>
      <w:r>
        <w:br/>
        <w:t>→ Cho tôi xin hóa đơn.</w:t>
      </w:r>
    </w:p>
    <w:p w:rsidR="00815BFE" w:rsidRDefault="00815BFE" w:rsidP="00815BFE">
      <w:r>
        <w:t>Hoặc:</w:t>
      </w:r>
    </w:p>
    <w:p w:rsidR="00815BFE" w:rsidRDefault="00815BFE" w:rsidP="00815BFE">
      <w:r>
        <w:rPr>
          <w:rStyle w:val="Strong"/>
        </w:rPr>
        <w:lastRenderedPageBreak/>
        <w:t>Ich möchte bezahlen.</w:t>
      </w:r>
      <w:r>
        <w:br/>
        <w:t>→ Tôi muốn thanh toán.</w:t>
      </w:r>
    </w:p>
    <w:p w:rsidR="00815BFE" w:rsidRDefault="00815BFE" w:rsidP="00815BFE">
      <w:r>
        <w:rPr>
          <w:rStyle w:val="Strong"/>
        </w:rPr>
        <w:t>Zusammen, bitte.</w:t>
      </w:r>
      <w:r>
        <w:br/>
        <w:t>→ Tính chung ạ.</w:t>
      </w:r>
    </w:p>
    <w:p w:rsidR="00815BFE" w:rsidRDefault="00815BFE" w:rsidP="00815BFE">
      <w:r>
        <w:rPr>
          <w:rStyle w:val="Strong"/>
        </w:rPr>
        <w:t>Getrennt, bitte.</w:t>
      </w:r>
      <w:r>
        <w:br/>
        <w:t>→ Tính riêng ạ.</w:t>
      </w:r>
    </w:p>
    <w:p w:rsidR="00815BFE" w:rsidRDefault="00815BFE" w:rsidP="00B10946">
      <w:pPr>
        <w:pStyle w:val="Heading2"/>
      </w:pPr>
      <w:bookmarkStart w:id="533" w:name="_Toc240230658"/>
      <w:r>
        <w:t xml:space="preserve">8.4 — WETTER </w:t>
      </w:r>
      <w:r>
        <w:rPr>
          <w:rFonts w:ascii="Segoe UI Symbol" w:hAnsi="Segoe UI Symbol" w:cs="Segoe UI Symbol"/>
        </w:rPr>
        <w:t>🌤</w:t>
      </w:r>
      <w:bookmarkEnd w:id="533"/>
    </w:p>
    <w:p w:rsidR="00815BFE" w:rsidRDefault="00815BFE" w:rsidP="00815BFE">
      <w:r>
        <w:t>Chủ đề thời tiết A1 rất dễ nhưng phải nhớ các cụm cố định.</w:t>
      </w:r>
    </w:p>
    <w:p w:rsidR="00815BFE" w:rsidRDefault="00815BFE" w:rsidP="00B10946">
      <w:pPr>
        <w:pStyle w:val="Heading3"/>
      </w:pPr>
      <w:bookmarkStart w:id="534" w:name="_Toc240230659"/>
      <w:r>
        <w:t>Những câu cơ bản</w:t>
      </w:r>
      <w:bookmarkEnd w:id="534"/>
    </w:p>
    <w:p w:rsidR="00815BFE" w:rsidRDefault="00815BFE" w:rsidP="00815BFE">
      <w:r>
        <w:rPr>
          <w:rStyle w:val="Strong"/>
        </w:rPr>
        <w:t>Das Wetter ist schön.</w:t>
      </w:r>
      <w:r>
        <w:br/>
        <w:t>→ Thời tiết đẹp.</w:t>
      </w:r>
    </w:p>
    <w:p w:rsidR="00815BFE" w:rsidRDefault="00815BFE" w:rsidP="00815BFE">
      <w:r>
        <w:rPr>
          <w:rStyle w:val="Strong"/>
        </w:rPr>
        <w:t>Das Wetter ist schlecht.</w:t>
      </w:r>
      <w:r>
        <w:br/>
        <w:t>→ Thời tiết xấu.</w:t>
      </w:r>
    </w:p>
    <w:p w:rsidR="00815BFE" w:rsidRDefault="00815BFE" w:rsidP="00815BFE">
      <w:r>
        <w:rPr>
          <w:rStyle w:val="Strong"/>
        </w:rPr>
        <w:t>Es ist kalt.</w:t>
      </w:r>
      <w:r>
        <w:br/>
        <w:t>→ Trời lạnh.</w:t>
      </w:r>
    </w:p>
    <w:p w:rsidR="00815BFE" w:rsidRDefault="00815BFE" w:rsidP="00815BFE">
      <w:r>
        <w:rPr>
          <w:rStyle w:val="Strong"/>
        </w:rPr>
        <w:t>Es ist warm.</w:t>
      </w:r>
      <w:r>
        <w:br/>
        <w:t>→ Trời ấm.</w:t>
      </w:r>
    </w:p>
    <w:p w:rsidR="00815BFE" w:rsidRDefault="00815BFE" w:rsidP="00815BFE">
      <w:r>
        <w:rPr>
          <w:rStyle w:val="Strong"/>
        </w:rPr>
        <w:t>Es ist heiß.</w:t>
      </w:r>
      <w:r>
        <w:br/>
        <w:t>→ Trời nóng.</w:t>
      </w:r>
    </w:p>
    <w:p w:rsidR="00815BFE" w:rsidRDefault="00815BFE" w:rsidP="00815BFE">
      <w:r>
        <w:rPr>
          <w:rStyle w:val="Strong"/>
        </w:rPr>
        <w:t>Es ist windig.</w:t>
      </w:r>
      <w:r>
        <w:br/>
        <w:t>→ Trời có gió.</w:t>
      </w:r>
    </w:p>
    <w:p w:rsidR="00815BFE" w:rsidRDefault="00815BFE" w:rsidP="00815BFE">
      <w:r>
        <w:rPr>
          <w:rStyle w:val="Strong"/>
        </w:rPr>
        <w:t>Es ist bewölkt.</w:t>
      </w:r>
      <w:r>
        <w:br/>
        <w:t>→ Trời nhiều mây.</w:t>
      </w:r>
    </w:p>
    <w:p w:rsidR="00815BFE" w:rsidRDefault="00815BFE" w:rsidP="00815BFE">
      <w:r>
        <w:rPr>
          <w:rStyle w:val="Strong"/>
        </w:rPr>
        <w:t>Es regnet.</w:t>
      </w:r>
      <w:r>
        <w:br/>
        <w:t>→ Trời đang mưa.</w:t>
      </w:r>
    </w:p>
    <w:p w:rsidR="00815BFE" w:rsidRDefault="00815BFE" w:rsidP="00815BFE">
      <w:r>
        <w:rPr>
          <w:rStyle w:val="Strong"/>
        </w:rPr>
        <w:t>Es schneit.</w:t>
      </w:r>
      <w:r>
        <w:br/>
        <w:t>→ Trời đang tuyết.</w:t>
      </w:r>
    </w:p>
    <w:p w:rsidR="00815BFE" w:rsidRDefault="00815BFE" w:rsidP="00815BFE">
      <w:r>
        <w:rPr>
          <w:rStyle w:val="Strong"/>
        </w:rPr>
        <w:t>Die Sonne scheint.</w:t>
      </w:r>
      <w:r>
        <w:br/>
        <w:t>→ Mặt trời đang chiếu sáng.</w:t>
      </w:r>
    </w:p>
    <w:p w:rsidR="00815BFE" w:rsidRDefault="00815BFE" w:rsidP="00B10946">
      <w:pPr>
        <w:pStyle w:val="Heading3"/>
      </w:pPr>
      <w:bookmarkStart w:id="535" w:name="_Toc240230660"/>
      <w:r>
        <w:t>2. Hỏi thời tiết</w:t>
      </w:r>
      <w:bookmarkEnd w:id="535"/>
    </w:p>
    <w:p w:rsidR="00815BFE" w:rsidRDefault="00815BFE" w:rsidP="00815BFE">
      <w:r>
        <w:rPr>
          <w:rStyle w:val="Strong"/>
        </w:rPr>
        <w:t>Wie ist das Wetter heute?</w:t>
      </w:r>
      <w:r>
        <w:br/>
        <w:t>→ Hôm nay thời tiết thế nào?</w:t>
      </w:r>
    </w:p>
    <w:p w:rsidR="00815BFE" w:rsidRDefault="00815BFE" w:rsidP="00815BFE">
      <w:r>
        <w:t>Trả lời:</w:t>
      </w:r>
    </w:p>
    <w:p w:rsidR="00815BFE" w:rsidRDefault="00815BFE" w:rsidP="00815BFE">
      <w:r>
        <w:rPr>
          <w:rStyle w:val="Strong"/>
        </w:rPr>
        <w:t>Heute ist das Wetter sehr schön. Es ist warm und sonnig.</w:t>
      </w:r>
    </w:p>
    <w:p w:rsidR="00815BFE" w:rsidRDefault="00815BFE" w:rsidP="00815BFE">
      <w:r>
        <w:lastRenderedPageBreak/>
        <w:t>→ Hôm nay thời tiết rất đẹp. Trời ấm và có nắng.</w:t>
      </w:r>
    </w:p>
    <w:p w:rsidR="00815BFE" w:rsidRDefault="00815BFE" w:rsidP="00B10946">
      <w:pPr>
        <w:pStyle w:val="Heading3"/>
      </w:pPr>
      <w:bookmarkStart w:id="536" w:name="_Toc240230661"/>
      <w:r>
        <w:t>3. Kết hợp với kế hoạch</w:t>
      </w:r>
      <w:bookmarkEnd w:id="536"/>
    </w:p>
    <w:p w:rsidR="00815BFE" w:rsidRDefault="00815BFE" w:rsidP="00815BFE">
      <w:r>
        <w:t>Đây mới là phần quan trọng.</w:t>
      </w:r>
    </w:p>
    <w:p w:rsidR="00815BFE" w:rsidRDefault="00815BFE" w:rsidP="00815BFE">
      <w:r>
        <w:rPr>
          <w:rStyle w:val="Strong"/>
        </w:rPr>
        <w:t>Heute regnet es. Deshalb bleibe ich zu Hause.</w:t>
      </w:r>
      <w:r>
        <w:br/>
        <w:t>→ Hôm nay trời mưa. Vì vậy tôi ở nhà.</w:t>
      </w:r>
    </w:p>
    <w:p w:rsidR="00815BFE" w:rsidRDefault="00815BFE" w:rsidP="00815BFE">
      <w:r>
        <w:rPr>
          <w:rStyle w:val="Strong"/>
        </w:rPr>
        <w:t>Das Wetter ist schön, deshalb gehe ich spazieren.</w:t>
      </w:r>
      <w:r>
        <w:br/>
        <w:t>→ Thời tiết đẹp nên tôi đi dạo.</w:t>
      </w:r>
    </w:p>
    <w:p w:rsidR="00815BFE" w:rsidRDefault="00815BFE" w:rsidP="00815BFE">
      <w:r>
        <w:rPr>
          <w:rStyle w:val="Strong"/>
        </w:rPr>
        <w:t>Ich gehe nicht zum Park, weil es regnet.</w:t>
      </w:r>
      <w:r>
        <w:br/>
        <w:t>→ Tôi không đi công viên vì trời mưa.</w:t>
      </w:r>
    </w:p>
    <w:p w:rsidR="00815BFE" w:rsidRDefault="00815BFE" w:rsidP="00815BFE">
      <w:r>
        <w:t>→ Một câu đã dùng:</w:t>
      </w:r>
    </w:p>
    <w:p w:rsidR="00815BFE" w:rsidRDefault="00815BFE" w:rsidP="00815BFE">
      <w:r>
        <w:t xml:space="preserve">nicht </w:t>
      </w:r>
    </w:p>
    <w:p w:rsidR="00815BFE" w:rsidRDefault="00815BFE" w:rsidP="00815BFE">
      <w:r>
        <w:t xml:space="preserve">weil </w:t>
      </w:r>
    </w:p>
    <w:p w:rsidR="00815BFE" w:rsidRDefault="00815BFE" w:rsidP="00815BFE">
      <w:r>
        <w:t xml:space="preserve">Präsens </w:t>
      </w:r>
    </w:p>
    <w:p w:rsidR="00815BFE" w:rsidRDefault="00815BFE" w:rsidP="00815BFE">
      <w:r>
        <w:t xml:space="preserve">es regnet </w:t>
      </w:r>
    </w:p>
    <w:p w:rsidR="00815BFE" w:rsidRDefault="00815BFE" w:rsidP="00B10946">
      <w:pPr>
        <w:pStyle w:val="Heading2"/>
      </w:pPr>
      <w:bookmarkStart w:id="537" w:name="_Toc240230662"/>
      <w:r>
        <w:t xml:space="preserve">8.5 — REISEN </w:t>
      </w:r>
      <w:r>
        <w:rPr>
          <w:rFonts w:ascii="Segoe UI Symbol" w:hAnsi="Segoe UI Symbol" w:cs="Segoe UI Symbol"/>
        </w:rPr>
        <w:t>🚆✈</w:t>
      </w:r>
      <w:bookmarkEnd w:id="537"/>
    </w:p>
    <w:p w:rsidR="00815BFE" w:rsidRDefault="00815BFE" w:rsidP="00B10946">
      <w:pPr>
        <w:pStyle w:val="Heading3"/>
      </w:pPr>
      <w:bookmarkStart w:id="538" w:name="_Toc240230663"/>
      <w:r>
        <w:t>1. Hỏi địa điểm</w:t>
      </w:r>
      <w:bookmarkEnd w:id="538"/>
    </w:p>
    <w:p w:rsidR="00815BFE" w:rsidRDefault="00815BFE" w:rsidP="00815BFE">
      <w:r>
        <w:rPr>
          <w:rStyle w:val="Strong"/>
        </w:rPr>
        <w:t>Wo ist der Bahnhof?</w:t>
      </w:r>
      <w:r>
        <w:br/>
        <w:t>→ Nhà ga ở đâu?</w:t>
      </w:r>
    </w:p>
    <w:p w:rsidR="00815BFE" w:rsidRDefault="00815BFE" w:rsidP="00815BFE">
      <w:r>
        <w:rPr>
          <w:rStyle w:val="Strong"/>
        </w:rPr>
        <w:t>Wo ist das Hotel?</w:t>
      </w:r>
      <w:r>
        <w:br/>
        <w:t>→ Khách sạn ở đâu?</w:t>
      </w:r>
    </w:p>
    <w:p w:rsidR="00815BFE" w:rsidRDefault="00815BFE" w:rsidP="00815BFE">
      <w:r>
        <w:rPr>
          <w:rStyle w:val="Strong"/>
        </w:rPr>
        <w:t>Wo ist die Bushaltestelle?</w:t>
      </w:r>
      <w:r>
        <w:br/>
        <w:t>→ Trạm xe buýt ở đâu?</w:t>
      </w:r>
    </w:p>
    <w:p w:rsidR="00815BFE" w:rsidRDefault="00815BFE" w:rsidP="00B10946">
      <w:pPr>
        <w:pStyle w:val="Heading3"/>
      </w:pPr>
      <w:bookmarkStart w:id="539" w:name="_Toc240230664"/>
      <w:r>
        <w:t>2. Hỏi đi đến đâu</w:t>
      </w:r>
      <w:bookmarkEnd w:id="539"/>
    </w:p>
    <w:p w:rsidR="00815BFE" w:rsidRDefault="00815BFE" w:rsidP="00815BFE">
      <w:r>
        <w:t>Nhớ:</w:t>
      </w:r>
    </w:p>
    <w:p w:rsidR="00815BFE" w:rsidRDefault="00815BFE" w:rsidP="00815BFE">
      <w:r>
        <w:rPr>
          <w:rStyle w:val="Strong"/>
        </w:rPr>
        <w:t>Wo? = ở đâu</w:t>
      </w:r>
    </w:p>
    <w:p w:rsidR="00815BFE" w:rsidRDefault="00815BFE" w:rsidP="00815BFE">
      <w:r>
        <w:rPr>
          <w:rStyle w:val="Strong"/>
        </w:rPr>
        <w:t>Wohin? = đi đâu</w:t>
      </w:r>
    </w:p>
    <w:p w:rsidR="00815BFE" w:rsidRDefault="00815BFE" w:rsidP="00815BFE">
      <w:r>
        <w:t>Ví dụ:</w:t>
      </w:r>
    </w:p>
    <w:p w:rsidR="00815BFE" w:rsidRDefault="00815BFE" w:rsidP="00815BFE">
      <w:r>
        <w:rPr>
          <w:rStyle w:val="Strong"/>
        </w:rPr>
        <w:t>Wo bist du?</w:t>
      </w:r>
      <w:r>
        <w:br/>
        <w:t>→ Bạn đang ở đâu?</w:t>
      </w:r>
    </w:p>
    <w:p w:rsidR="00815BFE" w:rsidRDefault="00815BFE" w:rsidP="00815BFE">
      <w:r>
        <w:rPr>
          <w:rStyle w:val="Strong"/>
        </w:rPr>
        <w:t>Ich bin am Bahnhof.</w:t>
      </w:r>
      <w:r>
        <w:br/>
        <w:t>→ Tôi đang ở nhà ga.</w:t>
      </w:r>
    </w:p>
    <w:p w:rsidR="00815BFE" w:rsidRDefault="00815BFE" w:rsidP="00815BFE">
      <w:r>
        <w:rPr>
          <w:rStyle w:val="Strong"/>
        </w:rPr>
        <w:lastRenderedPageBreak/>
        <w:t>Wohin gehst du?</w:t>
      </w:r>
      <w:r>
        <w:br/>
        <w:t>→ Bạn đi đâu?</w:t>
      </w:r>
    </w:p>
    <w:p w:rsidR="00815BFE" w:rsidRDefault="00815BFE" w:rsidP="00815BFE">
      <w:r>
        <w:rPr>
          <w:rStyle w:val="Strong"/>
        </w:rPr>
        <w:t>Ich gehe zum Bahnhof.</w:t>
      </w:r>
      <w:r>
        <w:br/>
        <w:t>→ Tôi đi đến nhà ga.</w:t>
      </w:r>
    </w:p>
    <w:p w:rsidR="00815BFE" w:rsidRDefault="00815BFE" w:rsidP="00B10946">
      <w:pPr>
        <w:pStyle w:val="Heading3"/>
      </w:pPr>
      <w:bookmarkStart w:id="540" w:name="_Toc240230665"/>
      <w:r>
        <w:t>3. Hỏi đường</w:t>
      </w:r>
      <w:bookmarkEnd w:id="540"/>
    </w:p>
    <w:p w:rsidR="00815BFE" w:rsidRDefault="00815BFE" w:rsidP="00815BFE">
      <w:r>
        <w:rPr>
          <w:rStyle w:val="Strong"/>
        </w:rPr>
        <w:t>Wie komme ich zum Bahnhof?</w:t>
      </w:r>
      <w:r>
        <w:br/>
        <w:t>→ Tôi đi đến nhà ga bằng cách nào?</w:t>
      </w:r>
    </w:p>
    <w:p w:rsidR="00815BFE" w:rsidRDefault="00815BFE" w:rsidP="00815BFE">
      <w:r>
        <w:t>Đây là câu cực kỳ đáng học thuộc.</w:t>
      </w:r>
    </w:p>
    <w:p w:rsidR="00815BFE" w:rsidRDefault="00815BFE" w:rsidP="00815BFE">
      <w:r>
        <w:t>Một số chỉ dẫn:</w:t>
      </w:r>
    </w:p>
    <w:p w:rsidR="00815BFE" w:rsidRDefault="00815BFE" w:rsidP="00815BFE">
      <w:r>
        <w:rPr>
          <w:rStyle w:val="Strong"/>
        </w:rPr>
        <w:t>Gehen Sie geradeaus.</w:t>
      </w:r>
      <w:r>
        <w:t xml:space="preserve"> → Đi thẳng. </w:t>
      </w:r>
    </w:p>
    <w:p w:rsidR="00815BFE" w:rsidRDefault="00815BFE" w:rsidP="00815BFE">
      <w:r>
        <w:rPr>
          <w:rStyle w:val="Strong"/>
        </w:rPr>
        <w:t>Gehen Sie nach links.</w:t>
      </w:r>
      <w:r>
        <w:t xml:space="preserve"> → Đi sang trái. </w:t>
      </w:r>
    </w:p>
    <w:p w:rsidR="00815BFE" w:rsidRDefault="00815BFE" w:rsidP="00815BFE">
      <w:r>
        <w:rPr>
          <w:rStyle w:val="Strong"/>
        </w:rPr>
        <w:t>Gehen Sie nach rechts.</w:t>
      </w:r>
      <w:r>
        <w:t xml:space="preserve"> → Đi sang phải. </w:t>
      </w:r>
    </w:p>
    <w:p w:rsidR="00815BFE" w:rsidRDefault="00815BFE" w:rsidP="00815BFE">
      <w:r>
        <w:rPr>
          <w:rStyle w:val="Strong"/>
        </w:rPr>
        <w:t>Biegen Sie links ab.</w:t>
      </w:r>
      <w:r>
        <w:t xml:space="preserve"> → Rẽ trái. </w:t>
      </w:r>
    </w:p>
    <w:p w:rsidR="00815BFE" w:rsidRDefault="00815BFE" w:rsidP="00815BFE">
      <w:r>
        <w:rPr>
          <w:rStyle w:val="Strong"/>
        </w:rPr>
        <w:t>Biegen Sie rechts ab.</w:t>
      </w:r>
      <w:r>
        <w:t xml:space="preserve"> → Rẽ phải. </w:t>
      </w:r>
    </w:p>
    <w:p w:rsidR="00815BFE" w:rsidRDefault="00815BFE" w:rsidP="00815BFE">
      <w:r>
        <w:rPr>
          <w:rStyle w:val="Strong"/>
        </w:rPr>
        <w:t>Nehmen Sie den Bus.</w:t>
      </w:r>
      <w:r>
        <w:t xml:space="preserve"> → Đi xe buýt. </w:t>
      </w:r>
    </w:p>
    <w:p w:rsidR="00815BFE" w:rsidRDefault="00815BFE" w:rsidP="00B10946">
      <w:pPr>
        <w:pStyle w:val="Heading3"/>
      </w:pPr>
      <w:bookmarkStart w:id="541" w:name="_Toc240230666"/>
      <w:r>
        <w:t>4. Phương tiện giao thông</w:t>
      </w:r>
      <w:bookmarkEnd w:id="541"/>
    </w:p>
    <w:p w:rsidR="00815BFE" w:rsidRDefault="00815BFE" w:rsidP="00815BFE">
      <w:r>
        <w:t>Nhớ lại:</w:t>
      </w:r>
    </w:p>
    <w:p w:rsidR="00815BFE" w:rsidRDefault="00815BFE" w:rsidP="00B10946">
      <w:pPr>
        <w:jc w:val="center"/>
      </w:pPr>
      <w:r w:rsidRPr="00B10946">
        <w:rPr>
          <w:rStyle w:val="Strong"/>
          <w:highlight w:val="yellow"/>
        </w:rPr>
        <w:t>mit + Dativ</w:t>
      </w:r>
    </w:p>
    <w:p w:rsidR="00815BFE" w:rsidRDefault="00815BFE" w:rsidP="00815BFE">
      <w:r>
        <w:rPr>
          <w:rStyle w:val="Strong"/>
        </w:rPr>
        <w:t>Ich fahre mit dem Bus.</w:t>
      </w:r>
      <w:r>
        <w:br/>
        <w:t>→ Tôi đi bằng xe buýt.</w:t>
      </w:r>
    </w:p>
    <w:p w:rsidR="00815BFE" w:rsidRDefault="00815BFE" w:rsidP="00815BFE">
      <w:r>
        <w:rPr>
          <w:rStyle w:val="Strong"/>
        </w:rPr>
        <w:t>Ich fahre mit dem Zug.</w:t>
      </w:r>
      <w:r>
        <w:br/>
        <w:t>→ Tôi đi bằng tàu.</w:t>
      </w:r>
    </w:p>
    <w:p w:rsidR="00815BFE" w:rsidRDefault="00815BFE" w:rsidP="00815BFE">
      <w:r>
        <w:rPr>
          <w:rStyle w:val="Strong"/>
        </w:rPr>
        <w:t>Ich fahre mit dem Auto.</w:t>
      </w:r>
      <w:r>
        <w:br/>
        <w:t>→ Tôi đi bằng ô tô.</w:t>
      </w:r>
    </w:p>
    <w:p w:rsidR="00815BFE" w:rsidRDefault="00815BFE" w:rsidP="00815BFE">
      <w:r>
        <w:rPr>
          <w:rStyle w:val="Strong"/>
        </w:rPr>
        <w:t>Ich fahre mit meinem Freund nach Berlin.</w:t>
      </w:r>
      <w:r>
        <w:br/>
        <w:t>→ Tôi đi Berlin với bạn tôi.</w:t>
      </w:r>
    </w:p>
    <w:p w:rsidR="00815BFE" w:rsidRDefault="00815BFE" w:rsidP="00B10946">
      <w:pPr>
        <w:pStyle w:val="Heading3"/>
      </w:pPr>
      <w:bookmarkStart w:id="542" w:name="_Toc240230667"/>
      <w:r>
        <w:t>5. Thành phố / quốc gia</w:t>
      </w:r>
      <w:bookmarkEnd w:id="542"/>
    </w:p>
    <w:p w:rsidR="00815BFE" w:rsidRDefault="00815BFE" w:rsidP="00B10946">
      <w:pPr>
        <w:jc w:val="center"/>
      </w:pPr>
      <w:r w:rsidRPr="00B10946">
        <w:rPr>
          <w:rStyle w:val="Strong"/>
          <w:highlight w:val="yellow"/>
        </w:rPr>
        <w:t>nach + thành phố / quốc gia không có mạo từ</w:t>
      </w:r>
    </w:p>
    <w:p w:rsidR="00815BFE" w:rsidRDefault="00815BFE" w:rsidP="00815BFE">
      <w:r>
        <w:rPr>
          <w:rStyle w:val="Strong"/>
        </w:rPr>
        <w:t>Ich fahre nach Berlin.</w:t>
      </w:r>
    </w:p>
    <w:p w:rsidR="00815BFE" w:rsidRDefault="00815BFE" w:rsidP="00815BFE">
      <w:r>
        <w:rPr>
          <w:rStyle w:val="Strong"/>
        </w:rPr>
        <w:t>Ich fliege nach Deutschland.</w:t>
      </w:r>
    </w:p>
    <w:p w:rsidR="00815BFE" w:rsidRDefault="00815BFE" w:rsidP="00815BFE">
      <w:r>
        <w:rPr>
          <w:rStyle w:val="Strong"/>
        </w:rPr>
        <w:t>Wir reisen nach München.</w:t>
      </w:r>
    </w:p>
    <w:p w:rsidR="00815BFE" w:rsidRDefault="00815BFE" w:rsidP="00815BFE">
      <w:r>
        <w:lastRenderedPageBreak/>
        <w:t>Nhưng:</w:t>
      </w:r>
    </w:p>
    <w:p w:rsidR="00815BFE" w:rsidRDefault="00815BFE" w:rsidP="00B10946">
      <w:pPr>
        <w:jc w:val="center"/>
      </w:pPr>
      <w:r w:rsidRPr="00B10946">
        <w:rPr>
          <w:rStyle w:val="Strong"/>
          <w:highlight w:val="yellow"/>
        </w:rPr>
        <w:t>zu + người / địa điểm cụ thể</w:t>
      </w:r>
    </w:p>
    <w:p w:rsidR="00815BFE" w:rsidRDefault="00815BFE" w:rsidP="00815BFE">
      <w:r>
        <w:rPr>
          <w:rStyle w:val="Strong"/>
        </w:rPr>
        <w:t>Ich gehe zum Arzt.</w:t>
      </w:r>
    </w:p>
    <w:p w:rsidR="00815BFE" w:rsidRDefault="00815BFE" w:rsidP="00815BFE">
      <w:r>
        <w:rPr>
          <w:rStyle w:val="Strong"/>
        </w:rPr>
        <w:t>Ich gehe zu meiner Freundin.</w:t>
      </w:r>
    </w:p>
    <w:p w:rsidR="00815BFE" w:rsidRDefault="00815BFE" w:rsidP="00815BFE">
      <w:r>
        <w:rPr>
          <w:rStyle w:val="Strong"/>
        </w:rPr>
        <w:t>Ich gehe zur Schule.</w:t>
      </w:r>
    </w:p>
    <w:p w:rsidR="00815BFE" w:rsidRDefault="00815BFE" w:rsidP="00B10946">
      <w:pPr>
        <w:pStyle w:val="Heading1"/>
      </w:pPr>
      <w:bookmarkStart w:id="543" w:name="_Toc240230668"/>
      <w:r>
        <w:t>TỔNG HỢP GIAI ĐOẠN 8</w:t>
      </w:r>
      <w:bookmarkEnd w:id="543"/>
    </w:p>
    <w:p w:rsidR="00815BFE" w:rsidRDefault="00815BFE" w:rsidP="00815BFE">
      <w:r>
        <w:t>Bây giờ bạn cần bắt đầu nhìn một tình huống và tự hỏi:</w:t>
      </w:r>
    </w:p>
    <w:p w:rsidR="00815BFE" w:rsidRDefault="00815BFE" w:rsidP="00815BFE">
      <w:r>
        <w:rPr>
          <w:rFonts w:ascii="Segoe UI Symbol" w:hAnsi="Segoe UI Symbol" w:cs="Segoe UI Symbol"/>
        </w:rPr>
        <w:t>🏠</w:t>
      </w:r>
      <w:r>
        <w:t xml:space="preserve"> Alltag</w:t>
      </w:r>
    </w:p>
    <w:p w:rsidR="00815BFE" w:rsidRDefault="00815BFE" w:rsidP="00815BFE">
      <w:r>
        <w:rPr>
          <w:rStyle w:val="Strong"/>
        </w:rPr>
        <w:t>Was machst du? Wann? Wo?</w:t>
      </w:r>
    </w:p>
    <w:p w:rsidR="00815BFE" w:rsidRDefault="00815BFE" w:rsidP="00815BFE">
      <w:r>
        <w:t>→ Ich arbeite am Morgen.</w:t>
      </w:r>
    </w:p>
    <w:p w:rsidR="00815BFE" w:rsidRDefault="00815BFE" w:rsidP="00815BFE">
      <w:r>
        <w:rPr>
          <w:rFonts w:ascii="Segoe UI Symbol" w:hAnsi="Segoe UI Symbol" w:cs="Segoe UI Symbol"/>
        </w:rPr>
        <w:t>🛒</w:t>
      </w:r>
      <w:r>
        <w:t xml:space="preserve"> Einkaufen</w:t>
      </w:r>
    </w:p>
    <w:p w:rsidR="00815BFE" w:rsidRDefault="00815BFE" w:rsidP="00815BFE">
      <w:r>
        <w:rPr>
          <w:rStyle w:val="Strong"/>
        </w:rPr>
        <w:t>Was möchtest du? Wie viel kostet es?</w:t>
      </w:r>
    </w:p>
    <w:p w:rsidR="00815BFE" w:rsidRDefault="00815BFE" w:rsidP="00815BFE">
      <w:r>
        <w:t>→ Ich möchte einen Pullover. Wie viel kostet er?</w:t>
      </w:r>
    </w:p>
    <w:p w:rsidR="00815BFE" w:rsidRDefault="00815BFE" w:rsidP="00815BFE">
      <w:r>
        <w:rPr>
          <w:rFonts w:ascii="Segoe UI Symbol" w:hAnsi="Segoe UI Symbol" w:cs="Segoe UI Symbol"/>
        </w:rPr>
        <w:t>🍽</w:t>
      </w:r>
      <w:r>
        <w:t>Restaurant</w:t>
      </w:r>
    </w:p>
    <w:p w:rsidR="00815BFE" w:rsidRDefault="00815BFE" w:rsidP="00815BFE">
      <w:r>
        <w:rPr>
          <w:rStyle w:val="Strong"/>
        </w:rPr>
        <w:t>Was möchtest du essen/trinken?</w:t>
      </w:r>
    </w:p>
    <w:p w:rsidR="00815BFE" w:rsidRDefault="00815BFE" w:rsidP="00815BFE">
      <w:r>
        <w:t>→ Ich möchte eine Pizza und ein Wasser.</w:t>
      </w:r>
    </w:p>
    <w:p w:rsidR="00815BFE" w:rsidRDefault="00815BFE" w:rsidP="00815BFE">
      <w:r>
        <w:rPr>
          <w:rFonts w:ascii="Segoe UI Symbol" w:hAnsi="Segoe UI Symbol" w:cs="Segoe UI Symbol"/>
        </w:rPr>
        <w:t>🌤</w:t>
      </w:r>
      <w:r>
        <w:t>Wetter</w:t>
      </w:r>
    </w:p>
    <w:p w:rsidR="00815BFE" w:rsidRDefault="00815BFE" w:rsidP="00815BFE">
      <w:r>
        <w:rPr>
          <w:rStyle w:val="Strong"/>
        </w:rPr>
        <w:t>Wie ist das Wetter? Was machst du deshalb?</w:t>
      </w:r>
    </w:p>
    <w:p w:rsidR="00815BFE" w:rsidRDefault="00815BFE" w:rsidP="00815BFE">
      <w:r>
        <w:t>→ Es regnet. Deshalb bleibe ich zu Hause.</w:t>
      </w:r>
    </w:p>
    <w:p w:rsidR="00815BFE" w:rsidRDefault="00815BFE" w:rsidP="00815BFE">
      <w:r>
        <w:rPr>
          <w:rFonts w:ascii="Segoe UI Symbol" w:hAnsi="Segoe UI Symbol" w:cs="Segoe UI Symbol"/>
        </w:rPr>
        <w:t>🚆</w:t>
      </w:r>
      <w:r>
        <w:t xml:space="preserve"> Reisen</w:t>
      </w:r>
    </w:p>
    <w:p w:rsidR="00815BFE" w:rsidRDefault="00815BFE" w:rsidP="00815BFE">
      <w:r>
        <w:rPr>
          <w:rStyle w:val="Strong"/>
        </w:rPr>
        <w:t>Wo? Wohin? Wie?</w:t>
      </w:r>
    </w:p>
    <w:p w:rsidR="00815BFE" w:rsidRDefault="00815BFE" w:rsidP="00815BFE">
      <w:r>
        <w:t>→ Ich bin am Bahnhof. Ich fahre mit dem Zug nach Berlin.</w:t>
      </w:r>
    </w:p>
    <w:p w:rsidR="00B10946" w:rsidRDefault="00B10946">
      <w:pPr>
        <w:rPr>
          <w:rStyle w:val="Strong"/>
          <w:rFonts w:ascii="Segoe UI Symbol" w:hAnsi="Segoe UI Symbol" w:cs="Segoe UI Symbol"/>
        </w:rPr>
      </w:pPr>
      <w:r>
        <w:rPr>
          <w:rStyle w:val="Strong"/>
          <w:rFonts w:ascii="Segoe UI Symbol" w:hAnsi="Segoe UI Symbol" w:cs="Segoe UI Symbol"/>
        </w:rPr>
        <w:br w:type="page"/>
      </w:r>
    </w:p>
    <w:p w:rsidR="00815BFE" w:rsidRPr="00B10946" w:rsidRDefault="00815BFE" w:rsidP="00815BFE">
      <w:pPr>
        <w:rPr>
          <w:rStyle w:val="Strong"/>
        </w:rPr>
      </w:pPr>
      <w:r w:rsidRPr="00B10946">
        <w:rPr>
          <w:rStyle w:val="Strong"/>
        </w:rPr>
        <w:lastRenderedPageBreak/>
        <w:t>BÀI TẬP TỔNG HỢP 8.1</w:t>
      </w:r>
    </w:p>
    <w:p w:rsidR="00815BFE" w:rsidRDefault="00815BFE" w:rsidP="00815BFE">
      <w:r>
        <w:rPr>
          <w:rStyle w:val="Strong"/>
        </w:rPr>
        <w:t>Đừng xem đáp án ngay.</w:t>
      </w:r>
    </w:p>
    <w:p w:rsidR="00815BFE" w:rsidRDefault="00815BFE" w:rsidP="00815BFE">
      <w:r>
        <w:t>A. Điền từ</w:t>
      </w:r>
    </w:p>
    <w:p w:rsidR="00815BFE" w:rsidRDefault="00815BFE" w:rsidP="00815BFE">
      <w:r>
        <w:t>Điền dạng đúng:</w:t>
      </w:r>
    </w:p>
    <w:p w:rsidR="00815BFE" w:rsidRDefault="00815BFE" w:rsidP="00815BFE">
      <w:r>
        <w:t>Ich ___ um 7 Uhr ___.</w:t>
      </w:r>
      <w:r>
        <w:br/>
      </w:r>
      <w:r>
        <w:rPr>
          <w:rStyle w:val="Emphasis"/>
        </w:rPr>
        <w:t>(aufstehen)</w:t>
      </w:r>
      <w:r>
        <w:t xml:space="preserve"> </w:t>
      </w:r>
    </w:p>
    <w:p w:rsidR="00815BFE" w:rsidRDefault="00815BFE" w:rsidP="00815BFE">
      <w:r>
        <w:t>Heute ___ ich Deutsch.</w:t>
      </w:r>
      <w:r>
        <w:br/>
      </w:r>
      <w:r>
        <w:rPr>
          <w:rStyle w:val="Emphasis"/>
        </w:rPr>
        <w:t>(lernen)</w:t>
      </w:r>
      <w:r>
        <w:t xml:space="preserve"> </w:t>
      </w:r>
    </w:p>
    <w:p w:rsidR="00815BFE" w:rsidRDefault="00815BFE" w:rsidP="00815BFE">
      <w:r>
        <w:t>Morgen ___ ich arbeiten.</w:t>
      </w:r>
      <w:r>
        <w:br/>
      </w:r>
      <w:r>
        <w:rPr>
          <w:rStyle w:val="Emphasis"/>
        </w:rPr>
        <w:t>(müssen)</w:t>
      </w:r>
      <w:r>
        <w:t xml:space="preserve"> </w:t>
      </w:r>
    </w:p>
    <w:p w:rsidR="00815BFE" w:rsidRDefault="00815BFE" w:rsidP="00815BFE">
      <w:r>
        <w:t xml:space="preserve">Ich fahre ___ dem Bus zur Arbeit. </w:t>
      </w:r>
    </w:p>
    <w:p w:rsidR="00815BFE" w:rsidRDefault="00815BFE" w:rsidP="00815BFE">
      <w:r>
        <w:t xml:space="preserve">Ich gehe ___ Supermarkt. </w:t>
      </w:r>
    </w:p>
    <w:p w:rsidR="00815BFE" w:rsidRDefault="00815BFE" w:rsidP="00815BFE">
      <w:r>
        <w:t xml:space="preserve">Ich bin ___ Supermarkt. </w:t>
      </w:r>
    </w:p>
    <w:p w:rsidR="00815BFE" w:rsidRDefault="00815BFE" w:rsidP="00815BFE">
      <w:r>
        <w:t xml:space="preserve">Ich kaufe ___ Pullover. </w:t>
      </w:r>
    </w:p>
    <w:p w:rsidR="00815BFE" w:rsidRDefault="00815BFE" w:rsidP="00815BFE">
      <w:r>
        <w:t xml:space="preserve">Ich helfe ___ Mutter. </w:t>
      </w:r>
    </w:p>
    <w:p w:rsidR="00815BFE" w:rsidRDefault="00815BFE" w:rsidP="00815BFE">
      <w:r>
        <w:t xml:space="preserve">Ich habe ___ Auto. </w:t>
      </w:r>
    </w:p>
    <w:p w:rsidR="00815BFE" w:rsidRDefault="00815BFE" w:rsidP="00815BFE">
      <w:r>
        <w:t xml:space="preserve">Ich arbeite heute ___. </w:t>
      </w:r>
    </w:p>
    <w:p w:rsidR="00B10946" w:rsidRDefault="00B10946" w:rsidP="00815BFE"/>
    <w:p w:rsidR="00815BFE" w:rsidRDefault="00815BFE" w:rsidP="00815BFE">
      <w:r>
        <w:t>B. Chọn đáp án đúng</w:t>
      </w:r>
    </w:p>
    <w:p w:rsidR="00815BFE" w:rsidRDefault="00815BFE" w:rsidP="00815BFE">
      <w:r>
        <w:t>11.“Bạn đi đâu?”</w:t>
      </w:r>
    </w:p>
    <w:p w:rsidR="00815BFE" w:rsidRDefault="00815BFE" w:rsidP="00815BFE">
      <w:r>
        <w:t>A. Wo gehst du?</w:t>
      </w:r>
      <w:r>
        <w:br/>
        <w:t>B. Wohin gehst du?</w:t>
      </w:r>
      <w:r>
        <w:br/>
        <w:t>C. Woher gehst du?</w:t>
      </w:r>
    </w:p>
    <w:p w:rsidR="00815BFE" w:rsidRDefault="00815BFE" w:rsidP="00815BFE">
      <w:r>
        <w:t>12.“Tôi đi bằng tàu.”</w:t>
      </w:r>
    </w:p>
    <w:p w:rsidR="00815BFE" w:rsidRDefault="00815BFE" w:rsidP="00815BFE">
      <w:r>
        <w:t>A. Ich fahre den Zug.</w:t>
      </w:r>
      <w:r>
        <w:br/>
        <w:t>B. Ich fahre mit dem Zug.</w:t>
      </w:r>
      <w:r>
        <w:br/>
        <w:t>C. Ich fahre nach dem Zug.</w:t>
      </w:r>
    </w:p>
    <w:p w:rsidR="00815BFE" w:rsidRDefault="00815BFE" w:rsidP="00815BFE">
      <w:r>
        <w:t>13.“Hôm nay trời mưa, vì vậy tôi ở nhà.”</w:t>
      </w:r>
    </w:p>
    <w:p w:rsidR="00815BFE" w:rsidRDefault="00815BFE" w:rsidP="00815BFE">
      <w:r>
        <w:t>A. Es regnet. Deshalb bleibe ich zu Hause.</w:t>
      </w:r>
      <w:r>
        <w:br/>
        <w:t>B. Es regnet, weil ich bleibe zu Hause.</w:t>
      </w:r>
      <w:r>
        <w:br/>
        <w:t>C. Es regnet. Deshalb ich bleibe zu Hause.</w:t>
      </w:r>
    </w:p>
    <w:p w:rsidR="00815BFE" w:rsidRDefault="00815BFE" w:rsidP="00815BFE">
      <w:r>
        <w:lastRenderedPageBreak/>
        <w:t>14.“Tôi muốn một cà phê.”</w:t>
      </w:r>
    </w:p>
    <w:p w:rsidR="00815BFE" w:rsidRDefault="00815BFE" w:rsidP="00815BFE">
      <w:r>
        <w:t>A. Ich möchte einen Kaffee.</w:t>
      </w:r>
      <w:r>
        <w:br/>
        <w:t>B. Ich möchte einem Kaffee.</w:t>
      </w:r>
      <w:r>
        <w:br/>
        <w:t>C. Ich möchte ein Kaffee.</w:t>
      </w:r>
    </w:p>
    <w:p w:rsidR="00815BFE" w:rsidRDefault="00815BFE" w:rsidP="00815BFE">
      <w:r>
        <w:t>15.“Tôi giúp mẹ tôi.”</w:t>
      </w:r>
    </w:p>
    <w:p w:rsidR="00815BFE" w:rsidRDefault="00815BFE" w:rsidP="00815BFE">
      <w:r>
        <w:t>A. Ich helfe meine Mutter.</w:t>
      </w:r>
      <w:r>
        <w:br/>
        <w:t>B. Ich helfe meiner Mutter.</w:t>
      </w:r>
      <w:r>
        <w:br/>
        <w:t>C. Ich helfe meinen Mutter.</w:t>
      </w:r>
    </w:p>
    <w:p w:rsidR="00815BFE" w:rsidRDefault="00815BFE" w:rsidP="00815BFE"/>
    <w:p w:rsidR="00815BFE" w:rsidRDefault="00815BFE" w:rsidP="00815BFE">
      <w:r>
        <w:t>C. Sắp xếp câu</w:t>
      </w:r>
    </w:p>
    <w:p w:rsidR="00815BFE" w:rsidRDefault="00815BFE" w:rsidP="00815BFE">
      <w:r>
        <w:rPr>
          <w:rStyle w:val="Strong"/>
        </w:rPr>
        <w:t>heute / ich / Deutsch / lerne</w:t>
      </w:r>
    </w:p>
    <w:p w:rsidR="00815BFE" w:rsidRDefault="00815BFE" w:rsidP="00815BFE"/>
    <w:p w:rsidR="00815BFE" w:rsidRDefault="00815BFE" w:rsidP="00815BFE">
      <w:r>
        <w:rPr>
          <w:rStyle w:val="Strong"/>
        </w:rPr>
        <w:t>nach Deutschland / ich / möchte / fahren</w:t>
      </w:r>
    </w:p>
    <w:p w:rsidR="00815BFE" w:rsidRDefault="00815BFE" w:rsidP="00815BFE"/>
    <w:p w:rsidR="00815BFE" w:rsidRDefault="00815BFE" w:rsidP="00815BFE">
      <w:r>
        <w:rPr>
          <w:rStyle w:val="Strong"/>
        </w:rPr>
        <w:t>weil / müde / bin / ich / ich / nach Hause / gehe</w:t>
      </w:r>
    </w:p>
    <w:p w:rsidR="00815BFE" w:rsidRDefault="00815BFE" w:rsidP="00815BFE"/>
    <w:p w:rsidR="00815BFE" w:rsidRDefault="00815BFE" w:rsidP="00815BFE">
      <w:r>
        <w:rPr>
          <w:rStyle w:val="Strong"/>
        </w:rPr>
        <w:t>mit meinem Freund / fahre / ich / nach Berlin</w:t>
      </w:r>
    </w:p>
    <w:p w:rsidR="00815BFE" w:rsidRDefault="00815BFE" w:rsidP="00815BFE"/>
    <w:p w:rsidR="00815BFE" w:rsidRDefault="00815BFE" w:rsidP="00815BFE">
      <w:r>
        <w:rPr>
          <w:rStyle w:val="Strong"/>
        </w:rPr>
        <w:t>deshalb / zu Hause / bleibe / ich</w:t>
      </w:r>
    </w:p>
    <w:p w:rsidR="00815BFE" w:rsidRDefault="00815BFE" w:rsidP="00815BFE"/>
    <w:p w:rsidR="00815BFE" w:rsidRPr="00B10946" w:rsidRDefault="00815BFE" w:rsidP="00815BFE">
      <w:pPr>
        <w:rPr>
          <w:rStyle w:val="Strong"/>
        </w:rPr>
      </w:pPr>
      <w:r w:rsidRPr="00B10946">
        <w:rPr>
          <w:rStyle w:val="Strong"/>
        </w:rPr>
        <w:t>D. Dịch sang tiếng Đức</w:t>
      </w:r>
    </w:p>
    <w:p w:rsidR="00815BFE" w:rsidRDefault="00815BFE" w:rsidP="00815BFE">
      <w:r>
        <w:t xml:space="preserve">Tôi thức dậy lúc 7 giờ. </w:t>
      </w:r>
    </w:p>
    <w:p w:rsidR="00815BFE" w:rsidRDefault="00815BFE" w:rsidP="00815BFE">
      <w:r>
        <w:t xml:space="preserve">Buổi tối tôi học tiếng Đức. </w:t>
      </w:r>
    </w:p>
    <w:p w:rsidR="00815BFE" w:rsidRDefault="00815BFE" w:rsidP="00815BFE">
      <w:r>
        <w:t xml:space="preserve">Tôi phải làm việc hôm nay. </w:t>
      </w:r>
    </w:p>
    <w:p w:rsidR="00815BFE" w:rsidRDefault="00815BFE" w:rsidP="00815BFE">
      <w:r>
        <w:t xml:space="preserve">Tôi muốn một chiếc áo thun. </w:t>
      </w:r>
    </w:p>
    <w:p w:rsidR="00815BFE" w:rsidRDefault="00815BFE" w:rsidP="00815BFE">
      <w:r>
        <w:t xml:space="preserve">Cái này bao nhiêu tiền? </w:t>
      </w:r>
    </w:p>
    <w:p w:rsidR="00815BFE" w:rsidRDefault="00815BFE" w:rsidP="00815BFE">
      <w:r>
        <w:t xml:space="preserve">Tôi muốn thanh toán bằng thẻ. </w:t>
      </w:r>
    </w:p>
    <w:p w:rsidR="00815BFE" w:rsidRDefault="00815BFE" w:rsidP="00815BFE">
      <w:r>
        <w:t xml:space="preserve">Cho tôi xin hóa đơn. </w:t>
      </w:r>
    </w:p>
    <w:p w:rsidR="00815BFE" w:rsidRDefault="00815BFE" w:rsidP="00815BFE">
      <w:r>
        <w:t xml:space="preserve">Hôm nay trời lạnh. </w:t>
      </w:r>
    </w:p>
    <w:p w:rsidR="00815BFE" w:rsidRDefault="00815BFE" w:rsidP="00815BFE">
      <w:r>
        <w:t xml:space="preserve">Tôi ở nhà vì trời mưa. </w:t>
      </w:r>
    </w:p>
    <w:p w:rsidR="00815BFE" w:rsidRDefault="00815BFE" w:rsidP="00815BFE">
      <w:r>
        <w:lastRenderedPageBreak/>
        <w:t xml:space="preserve">Tôi đi Berlin bằng tàu. </w:t>
      </w:r>
    </w:p>
    <w:p w:rsidR="00815BFE" w:rsidRDefault="00815BFE" w:rsidP="00815BFE"/>
    <w:p w:rsidR="00815BFE" w:rsidRPr="00B10946" w:rsidRDefault="00815BFE" w:rsidP="00815BFE">
      <w:pPr>
        <w:rPr>
          <w:rStyle w:val="Strong"/>
        </w:rPr>
      </w:pPr>
      <w:r w:rsidRPr="00B10946">
        <w:rPr>
          <w:rStyle w:val="Strong"/>
        </w:rPr>
        <w:t>E. Tình huống thực tế</w:t>
      </w:r>
    </w:p>
    <w:p w:rsidR="00815BFE" w:rsidRDefault="00815BFE" w:rsidP="00815BFE">
      <w:r>
        <w:t xml:space="preserve">31. </w:t>
      </w:r>
      <w:r>
        <w:rPr>
          <w:rFonts w:ascii="Segoe UI Symbol" w:hAnsi="Segoe UI Symbol" w:cs="Segoe UI Symbol"/>
        </w:rPr>
        <w:t>🛒</w:t>
      </w:r>
      <w:r>
        <w:t xml:space="preserve"> Bạn đang mua áo</w:t>
      </w:r>
    </w:p>
    <w:p w:rsidR="00815BFE" w:rsidRDefault="00815BFE" w:rsidP="00815BFE">
      <w:r>
        <w:t>Bạn muốn hỏi:</w:t>
      </w:r>
    </w:p>
    <w:p w:rsidR="00815BFE" w:rsidRDefault="00815BFE" w:rsidP="00815BFE">
      <w:r>
        <w:t xml:space="preserve">áo này bao nhiêu tiền? </w:t>
      </w:r>
    </w:p>
    <w:p w:rsidR="00815BFE" w:rsidRDefault="00815BFE" w:rsidP="00815BFE">
      <w:r>
        <w:t xml:space="preserve">có size 42 không? </w:t>
      </w:r>
    </w:p>
    <w:p w:rsidR="00815BFE" w:rsidRDefault="00815BFE" w:rsidP="00815BFE">
      <w:r>
        <w:t xml:space="preserve">bạn muốn lấy nó. </w:t>
      </w:r>
    </w:p>
    <w:p w:rsidR="00815BFE" w:rsidRDefault="00815BFE" w:rsidP="00815BFE">
      <w:r>
        <w:t xml:space="preserve">Hãy tạo </w:t>
      </w:r>
      <w:r>
        <w:rPr>
          <w:rStyle w:val="Strong"/>
        </w:rPr>
        <w:t>3 câu tiếng Đức</w:t>
      </w:r>
      <w:r>
        <w:t>.</w:t>
      </w:r>
    </w:p>
    <w:p w:rsidR="00815BFE" w:rsidRDefault="00815BFE" w:rsidP="00815BFE"/>
    <w:p w:rsidR="00815BFE" w:rsidRPr="00B10946" w:rsidRDefault="00815BFE" w:rsidP="00815BFE">
      <w:pPr>
        <w:rPr>
          <w:rStyle w:val="Strong"/>
        </w:rPr>
      </w:pPr>
      <w:r w:rsidRPr="00B10946">
        <w:rPr>
          <w:rStyle w:val="Strong"/>
        </w:rPr>
        <w:t xml:space="preserve">32. </w:t>
      </w:r>
      <w:r w:rsidRPr="00B10946">
        <w:rPr>
          <w:rStyle w:val="Strong"/>
          <w:rFonts w:ascii="Segoe UI Symbol" w:hAnsi="Segoe UI Symbol" w:cs="Segoe UI Symbol"/>
        </w:rPr>
        <w:t>🍽</w:t>
      </w:r>
      <w:r w:rsidRPr="00B10946">
        <w:rPr>
          <w:rStyle w:val="Strong"/>
        </w:rPr>
        <w:t>Bạn đang ở nhà hàng</w:t>
      </w:r>
    </w:p>
    <w:p w:rsidR="00815BFE" w:rsidRDefault="00815BFE" w:rsidP="00815BFE">
      <w:r>
        <w:t>Bạn muốn:</w:t>
      </w:r>
    </w:p>
    <w:p w:rsidR="00815BFE" w:rsidRDefault="00815BFE" w:rsidP="00815BFE">
      <w:r>
        <w:t xml:space="preserve">một pizza </w:t>
      </w:r>
    </w:p>
    <w:p w:rsidR="00815BFE" w:rsidRDefault="00815BFE" w:rsidP="00815BFE">
      <w:r>
        <w:t xml:space="preserve">một nước </w:t>
      </w:r>
    </w:p>
    <w:p w:rsidR="00815BFE" w:rsidRDefault="00815BFE" w:rsidP="00815BFE">
      <w:r>
        <w:t xml:space="preserve">sau đó xin hóa đơn. </w:t>
      </w:r>
    </w:p>
    <w:p w:rsidR="00815BFE" w:rsidRDefault="00815BFE" w:rsidP="00815BFE">
      <w:r>
        <w:t xml:space="preserve">Hãy nói </w:t>
      </w:r>
      <w:r>
        <w:rPr>
          <w:rStyle w:val="Strong"/>
        </w:rPr>
        <w:t>3 câu</w:t>
      </w:r>
      <w:r>
        <w:t>.</w:t>
      </w:r>
    </w:p>
    <w:p w:rsidR="00815BFE" w:rsidRDefault="00815BFE" w:rsidP="00815BFE"/>
    <w:p w:rsidR="00815BFE" w:rsidRPr="00B10946" w:rsidRDefault="00815BFE" w:rsidP="00815BFE">
      <w:pPr>
        <w:rPr>
          <w:rStyle w:val="Strong"/>
        </w:rPr>
      </w:pPr>
      <w:r w:rsidRPr="00B10946">
        <w:rPr>
          <w:rStyle w:val="Strong"/>
        </w:rPr>
        <w:t xml:space="preserve">33. </w:t>
      </w:r>
      <w:r w:rsidRPr="00B10946">
        <w:rPr>
          <w:rStyle w:val="Strong"/>
          <w:rFonts w:ascii="Segoe UI Symbol" w:hAnsi="Segoe UI Symbol" w:cs="Segoe UI Symbol"/>
        </w:rPr>
        <w:t>🚆</w:t>
      </w:r>
      <w:r w:rsidRPr="00B10946">
        <w:rPr>
          <w:rStyle w:val="Strong"/>
        </w:rPr>
        <w:t xml:space="preserve"> Bạn ở ga tàu</w:t>
      </w:r>
    </w:p>
    <w:p w:rsidR="00815BFE" w:rsidRDefault="00815BFE" w:rsidP="00815BFE">
      <w:r>
        <w:t>Một người hỏi:</w:t>
      </w:r>
    </w:p>
    <w:p w:rsidR="00815BFE" w:rsidRDefault="00815BFE" w:rsidP="00815BFE">
      <w:r>
        <w:rPr>
          <w:rStyle w:val="Strong"/>
        </w:rPr>
        <w:t>Wohin fahren Sie?</w:t>
      </w:r>
    </w:p>
    <w:p w:rsidR="00815BFE" w:rsidRDefault="00815BFE" w:rsidP="00815BFE">
      <w:r>
        <w:t>Bạn muốn trả lời:</w:t>
      </w:r>
    </w:p>
    <w:p w:rsidR="00815BFE" w:rsidRDefault="00815BFE" w:rsidP="00815BFE">
      <w:r>
        <w:t>Tôi đi Berlin bằng tàu.</w:t>
      </w:r>
    </w:p>
    <w:p w:rsidR="00815BFE" w:rsidRDefault="00815BFE" w:rsidP="00815BFE"/>
    <w:p w:rsidR="00815BFE" w:rsidRPr="00B10946" w:rsidRDefault="00815BFE" w:rsidP="00815BFE">
      <w:pPr>
        <w:rPr>
          <w:rStyle w:val="Strong"/>
        </w:rPr>
      </w:pPr>
      <w:r w:rsidRPr="00B10946">
        <w:rPr>
          <w:rStyle w:val="Strong"/>
        </w:rPr>
        <w:t xml:space="preserve">34. </w:t>
      </w:r>
      <w:r w:rsidRPr="00B10946">
        <w:rPr>
          <w:rStyle w:val="Strong"/>
          <w:rFonts w:ascii="Segoe UI Symbol" w:hAnsi="Segoe UI Symbol" w:cs="Segoe UI Symbol"/>
        </w:rPr>
        <w:t>🌧</w:t>
      </w:r>
      <w:r w:rsidRPr="00B10946">
        <w:rPr>
          <w:rStyle w:val="Strong"/>
        </w:rPr>
        <w:t>Kết hợp weil + deshalb</w:t>
      </w:r>
    </w:p>
    <w:p w:rsidR="00815BFE" w:rsidRDefault="00815BFE" w:rsidP="00815BFE">
      <w:r>
        <w:t xml:space="preserve">Viết </w:t>
      </w:r>
      <w:r>
        <w:rPr>
          <w:rStyle w:val="Strong"/>
        </w:rPr>
        <w:t>2 câu khác nhau</w:t>
      </w:r>
      <w:r>
        <w:t xml:space="preserve"> có cùng ý:</w:t>
      </w:r>
    </w:p>
    <w:p w:rsidR="00815BFE" w:rsidRDefault="00815BFE" w:rsidP="00815BFE">
      <w:r>
        <w:t>Trời mưa nên tôi ở nhà.</w:t>
      </w:r>
    </w:p>
    <w:p w:rsidR="00815BFE" w:rsidRDefault="00815BFE" w:rsidP="00815BFE">
      <w:r>
        <w:t xml:space="preserve">Một câu dùng </w:t>
      </w:r>
      <w:r>
        <w:rPr>
          <w:rStyle w:val="Strong"/>
        </w:rPr>
        <w:t>deshalb</w:t>
      </w:r>
      <w:r>
        <w:t xml:space="preserve">, một câu dùng </w:t>
      </w:r>
      <w:r>
        <w:rPr>
          <w:rStyle w:val="Strong"/>
        </w:rPr>
        <w:t>weil</w:t>
      </w:r>
      <w:r>
        <w:t>.</w:t>
      </w:r>
    </w:p>
    <w:p w:rsidR="00815BFE" w:rsidRDefault="00815BFE" w:rsidP="00815BFE">
      <w:r>
        <w:pict>
          <v:rect id="_x0000_i1080" style="width:0;height:1.5pt" o:hralign="center" o:hrstd="t" o:hr="t" fillcolor="#a0a0a0" stroked="f"/>
        </w:pict>
      </w:r>
    </w:p>
    <w:p w:rsidR="00815BFE" w:rsidRDefault="00815BFE" w:rsidP="00B10946">
      <w:pPr>
        <w:pStyle w:val="Heading1"/>
      </w:pPr>
      <w:bookmarkStart w:id="544" w:name="_Toc240230669"/>
      <w:r>
        <w:lastRenderedPageBreak/>
        <w:t>MINI TEST — A1 ALLTAG</w:t>
      </w:r>
      <w:bookmarkEnd w:id="544"/>
    </w:p>
    <w:p w:rsidR="00815BFE" w:rsidRDefault="00815BFE" w:rsidP="00815BFE">
      <w:r>
        <w:t>Không nhìn lại bài.</w:t>
      </w:r>
    </w:p>
    <w:p w:rsidR="00815BFE" w:rsidRDefault="00815BFE" w:rsidP="00815BFE">
      <w:r>
        <w:t>35.</w:t>
      </w:r>
      <w:r>
        <w:rPr>
          <w:rStyle w:val="Strong"/>
        </w:rPr>
        <w:t>Ich ___ gestern lange ___.</w:t>
      </w:r>
      <w:r>
        <w:rPr>
          <w:rStyle w:val="Emphasis"/>
        </w:rPr>
        <w:t>(arbeiten)</w:t>
      </w:r>
    </w:p>
    <w:p w:rsidR="00815BFE" w:rsidRDefault="00815BFE" w:rsidP="00815BFE">
      <w:r>
        <w:t>36.</w:t>
      </w:r>
      <w:r>
        <w:rPr>
          <w:rStyle w:val="Strong"/>
        </w:rPr>
        <w:t>Ich bin müde, ___ ich gestern lange gearbeitet habe.</w:t>
      </w:r>
    </w:p>
    <w:p w:rsidR="00815BFE" w:rsidRDefault="00815BFE" w:rsidP="00815BFE">
      <w:r>
        <w:t>A. deshalb</w:t>
      </w:r>
      <w:r>
        <w:br/>
        <w:t>B. weil</w:t>
      </w:r>
      <w:r>
        <w:br/>
        <w:t>C. aber</w:t>
      </w:r>
    </w:p>
    <w:p w:rsidR="00815BFE" w:rsidRDefault="00815BFE" w:rsidP="00815BFE">
      <w:r>
        <w:t>37.</w:t>
      </w:r>
      <w:r>
        <w:rPr>
          <w:rStyle w:val="Strong"/>
        </w:rPr>
        <w:t>Deshalb ___ ich heute früh ins Bett.</w:t>
      </w:r>
    </w:p>
    <w:p w:rsidR="00815BFE" w:rsidRDefault="00815BFE" w:rsidP="00815BFE">
      <w:r>
        <w:t>A. gehe</w:t>
      </w:r>
      <w:r>
        <w:br/>
        <w:t>B. ich gehe</w:t>
      </w:r>
      <w:r>
        <w:br/>
        <w:t>C. gegangen</w:t>
      </w:r>
    </w:p>
    <w:p w:rsidR="00815BFE" w:rsidRDefault="00815BFE" w:rsidP="00815BFE">
      <w:r>
        <w:t>38.</w:t>
      </w:r>
      <w:r>
        <w:rPr>
          <w:rStyle w:val="Strong"/>
        </w:rPr>
        <w:t>Ich gebe ___ Freund das Buch.</w:t>
      </w:r>
    </w:p>
    <w:p w:rsidR="00815BFE" w:rsidRDefault="00815BFE" w:rsidP="00815BFE">
      <w:r>
        <w:t>A. meinen</w:t>
      </w:r>
      <w:r>
        <w:br/>
        <w:t>B. meinem</w:t>
      </w:r>
      <w:r>
        <w:br/>
        <w:t>C. mein</w:t>
      </w:r>
    </w:p>
    <w:p w:rsidR="00815BFE" w:rsidRDefault="00815BFE" w:rsidP="00815BFE">
      <w:r>
        <w:t>39.</w:t>
      </w:r>
      <w:r>
        <w:rPr>
          <w:rStyle w:val="Strong"/>
        </w:rPr>
        <w:t>Ich habe ___ Zeit.</w:t>
      </w:r>
    </w:p>
    <w:p w:rsidR="00815BFE" w:rsidRDefault="00815BFE" w:rsidP="00815BFE">
      <w:r>
        <w:t>A. nicht</w:t>
      </w:r>
      <w:r>
        <w:br/>
        <w:t>B. keine</w:t>
      </w:r>
      <w:r>
        <w:br/>
        <w:t>C. keinen</w:t>
      </w:r>
    </w:p>
    <w:p w:rsidR="00815BFE" w:rsidRDefault="00815BFE" w:rsidP="00815BFE">
      <w:r>
        <w:t>40.Bạn đang ở nhà ga và muốn hỏi đường đến khách sạn. Câu nào tự nhiên nhất?</w:t>
      </w:r>
    </w:p>
    <w:p w:rsidR="00815BFE" w:rsidRDefault="00815BFE" w:rsidP="00815BFE">
      <w:r>
        <w:t xml:space="preserve">A. </w:t>
      </w:r>
      <w:r>
        <w:rPr>
          <w:rStyle w:val="Strong"/>
        </w:rPr>
        <w:t>Wie komme ich zum Hotel?</w:t>
      </w:r>
      <w:r>
        <w:br/>
        <w:t xml:space="preserve">B. </w:t>
      </w:r>
      <w:r>
        <w:rPr>
          <w:rStyle w:val="Strong"/>
        </w:rPr>
        <w:t>Wie komme ich das Hotel?</w:t>
      </w:r>
      <w:r>
        <w:br/>
        <w:t xml:space="preserve">C. </w:t>
      </w:r>
      <w:r>
        <w:rPr>
          <w:rStyle w:val="Strong"/>
        </w:rPr>
        <w:t>Wo fahre ich das Hotel?</w:t>
      </w:r>
    </w:p>
    <w:p w:rsidR="00815BFE" w:rsidRDefault="00815BFE" w:rsidP="00815BFE"/>
    <w:p w:rsidR="00B10946" w:rsidRDefault="00B10946" w:rsidP="00815BFE"/>
    <w:p w:rsidR="00B10946" w:rsidRDefault="00B10946" w:rsidP="00815BFE"/>
    <w:p w:rsidR="00B10946" w:rsidRDefault="00B10946" w:rsidP="00815BFE"/>
    <w:p w:rsidR="00B10946" w:rsidRDefault="00B10946" w:rsidP="00815BFE"/>
    <w:p w:rsidR="00B10946" w:rsidRDefault="00B10946" w:rsidP="00815BFE"/>
    <w:p w:rsidR="00B10946" w:rsidRDefault="00B10946" w:rsidP="00815BFE"/>
    <w:p w:rsidR="00B10946" w:rsidRDefault="00B10946" w:rsidP="00815BFE"/>
    <w:p w:rsidR="00815BFE" w:rsidRPr="00B10946" w:rsidRDefault="00815BFE" w:rsidP="00815BFE">
      <w:pPr>
        <w:rPr>
          <w:b/>
        </w:rPr>
      </w:pPr>
      <w:r w:rsidRPr="00B10946">
        <w:rPr>
          <w:rFonts w:cs="Times New Roman"/>
          <w:b/>
        </w:rPr>
        <w:lastRenderedPageBreak/>
        <w:t>ĐÁ</w:t>
      </w:r>
      <w:r w:rsidRPr="00B10946">
        <w:rPr>
          <w:b/>
        </w:rPr>
        <w:t xml:space="preserve">P </w:t>
      </w:r>
      <w:r w:rsidRPr="00B10946">
        <w:rPr>
          <w:rFonts w:cs="Times New Roman"/>
          <w:b/>
        </w:rPr>
        <w:t>Á</w:t>
      </w:r>
      <w:r w:rsidRPr="00B10946">
        <w:rPr>
          <w:b/>
        </w:rPr>
        <w:t>N</w:t>
      </w:r>
    </w:p>
    <w:p w:rsidR="00815BFE" w:rsidRDefault="00815BFE" w:rsidP="00815BFE">
      <w:r>
        <w:t>A</w:t>
      </w:r>
    </w:p>
    <w:p w:rsidR="00815BFE" w:rsidRDefault="00815BFE" w:rsidP="00815BFE">
      <w:r>
        <w:rPr>
          <w:rStyle w:val="Strong"/>
        </w:rPr>
        <w:t>stehe ... auf</w:t>
      </w:r>
      <w:r>
        <w:t xml:space="preserve"> — </w:t>
      </w:r>
      <w:r>
        <w:rPr>
          <w:rStyle w:val="Emphasis"/>
        </w:rPr>
        <w:t>aufstehen</w:t>
      </w:r>
      <w:r>
        <w:t xml:space="preserve"> là động từ tách. </w:t>
      </w:r>
    </w:p>
    <w:p w:rsidR="00815BFE" w:rsidRDefault="00815BFE" w:rsidP="00815BFE">
      <w:r>
        <w:rPr>
          <w:rStyle w:val="Strong"/>
        </w:rPr>
        <w:t>lerne</w:t>
      </w:r>
      <w:r>
        <w:t xml:space="preserve"> — Präsens, ich → -e. </w:t>
      </w:r>
    </w:p>
    <w:p w:rsidR="00815BFE" w:rsidRDefault="00815BFE" w:rsidP="00815BFE">
      <w:r>
        <w:rPr>
          <w:rStyle w:val="Strong"/>
        </w:rPr>
        <w:t>muss</w:t>
      </w:r>
      <w:r>
        <w:t xml:space="preserve"> — müssen + Infinitiv cuối câu. </w:t>
      </w:r>
    </w:p>
    <w:p w:rsidR="00815BFE" w:rsidRDefault="00815BFE" w:rsidP="00815BFE">
      <w:r>
        <w:rPr>
          <w:rStyle w:val="Strong"/>
        </w:rPr>
        <w:t>mit</w:t>
      </w:r>
      <w:r>
        <w:t xml:space="preserve"> — mit + Dativ. </w:t>
      </w:r>
    </w:p>
    <w:p w:rsidR="00815BFE" w:rsidRDefault="00815BFE" w:rsidP="00815BFE">
      <w:r>
        <w:rPr>
          <w:rStyle w:val="Strong"/>
        </w:rPr>
        <w:t>in den</w:t>
      </w:r>
      <w:r>
        <w:t xml:space="preserve"> — đi vào siêu thị → Akkusativ. </w:t>
      </w:r>
    </w:p>
    <w:p w:rsidR="00815BFE" w:rsidRDefault="00815BFE" w:rsidP="00815BFE">
      <w:r>
        <w:rPr>
          <w:rStyle w:val="Strong"/>
        </w:rPr>
        <w:t>im</w:t>
      </w:r>
      <w:r>
        <w:t xml:space="preserve"> — đang ở siêu thị → Dativ, </w:t>
      </w:r>
      <w:r>
        <w:rPr>
          <w:rStyle w:val="Emphasis"/>
        </w:rPr>
        <w:t>in dem = im</w:t>
      </w:r>
      <w:r>
        <w:t xml:space="preserve">. </w:t>
      </w:r>
    </w:p>
    <w:p w:rsidR="00815BFE" w:rsidRDefault="00815BFE" w:rsidP="00815BFE">
      <w:r>
        <w:rPr>
          <w:rStyle w:val="Strong"/>
        </w:rPr>
        <w:t>einen</w:t>
      </w:r>
      <w:r>
        <w:t xml:space="preserve"> — Pullover giống đực, Akkusativ. </w:t>
      </w:r>
    </w:p>
    <w:p w:rsidR="00815BFE" w:rsidRDefault="00815BFE" w:rsidP="00815BFE">
      <w:r>
        <w:rPr>
          <w:rStyle w:val="Strong"/>
        </w:rPr>
        <w:t>meiner</w:t>
      </w:r>
      <w:r>
        <w:t xml:space="preserve"> — helfen + Dativ. </w:t>
      </w:r>
    </w:p>
    <w:p w:rsidR="00815BFE" w:rsidRDefault="00815BFE" w:rsidP="00815BFE">
      <w:r>
        <w:rPr>
          <w:rStyle w:val="Strong"/>
        </w:rPr>
        <w:t>kein</w:t>
      </w:r>
      <w:r>
        <w:t xml:space="preserve"> — phủ định danh từ </w:t>
      </w:r>
      <w:r>
        <w:rPr>
          <w:rStyle w:val="Emphasis"/>
        </w:rPr>
        <w:t>Auto</w:t>
      </w:r>
      <w:r>
        <w:t xml:space="preserve">. </w:t>
      </w:r>
    </w:p>
    <w:p w:rsidR="00815BFE" w:rsidRDefault="00815BFE" w:rsidP="00815BFE">
      <w:r>
        <w:rPr>
          <w:rStyle w:val="Strong"/>
        </w:rPr>
        <w:t>nicht</w:t>
      </w:r>
      <w:r>
        <w:t xml:space="preserve"> — phủ định hành động </w:t>
      </w:r>
      <w:r>
        <w:rPr>
          <w:rStyle w:val="Emphasis"/>
        </w:rPr>
        <w:t>arbeiten</w:t>
      </w:r>
      <w:r>
        <w:t xml:space="preserve">. </w:t>
      </w:r>
    </w:p>
    <w:p w:rsidR="00815BFE" w:rsidRDefault="00815BFE" w:rsidP="00815BFE">
      <w:r>
        <w:t>B</w:t>
      </w:r>
    </w:p>
    <w:p w:rsidR="00815BFE" w:rsidRDefault="00815BFE" w:rsidP="00815BFE">
      <w:r>
        <w:rPr>
          <w:rStyle w:val="Strong"/>
        </w:rPr>
        <w:t>B</w:t>
      </w:r>
      <w:r>
        <w:t xml:space="preserve"> — Wohin = đi đâu. </w:t>
      </w:r>
    </w:p>
    <w:p w:rsidR="00815BFE" w:rsidRDefault="00815BFE" w:rsidP="00815BFE">
      <w:r>
        <w:rPr>
          <w:rStyle w:val="Strong"/>
        </w:rPr>
        <w:t>B</w:t>
      </w:r>
      <w:r>
        <w:t xml:space="preserve"> — mit + Dativ. </w:t>
      </w:r>
    </w:p>
    <w:p w:rsidR="00815BFE" w:rsidRDefault="00815BFE" w:rsidP="00815BFE">
      <w:r>
        <w:rPr>
          <w:rStyle w:val="Strong"/>
        </w:rPr>
        <w:t>A</w:t>
      </w:r>
      <w:r>
        <w:t xml:space="preserve"> — deshalb + Verb + Subjekt. </w:t>
      </w:r>
    </w:p>
    <w:p w:rsidR="00815BFE" w:rsidRDefault="00815BFE" w:rsidP="00815BFE">
      <w:r>
        <w:rPr>
          <w:rStyle w:val="Strong"/>
        </w:rPr>
        <w:t>A</w:t>
      </w:r>
      <w:r>
        <w:t xml:space="preserve"> — Kaffee giống đực, Akkusativ → einen. </w:t>
      </w:r>
    </w:p>
    <w:p w:rsidR="00815BFE" w:rsidRDefault="00815BFE" w:rsidP="00815BFE">
      <w:r>
        <w:rPr>
          <w:rStyle w:val="Strong"/>
        </w:rPr>
        <w:t>B</w:t>
      </w:r>
      <w:r>
        <w:t xml:space="preserve"> — helfen + Dativ → meiner Mutter. </w:t>
      </w:r>
    </w:p>
    <w:p w:rsidR="00815BFE" w:rsidRDefault="00815BFE" w:rsidP="00815BFE">
      <w:r>
        <w:t>C</w:t>
      </w:r>
    </w:p>
    <w:p w:rsidR="00815BFE" w:rsidRDefault="00815BFE" w:rsidP="00815BFE">
      <w:r>
        <w:rPr>
          <w:rStyle w:val="Strong"/>
        </w:rPr>
        <w:t>Heute lerne ich Deutsch.</w:t>
      </w:r>
      <w:r>
        <w:t xml:space="preserve"> </w:t>
      </w:r>
    </w:p>
    <w:p w:rsidR="00815BFE" w:rsidRDefault="00815BFE" w:rsidP="00815BFE">
      <w:r>
        <w:rPr>
          <w:rStyle w:val="Strong"/>
        </w:rPr>
        <w:t>Ich möchte nach Deutschland fahren.</w:t>
      </w:r>
      <w:r>
        <w:t xml:space="preserve"> </w:t>
      </w:r>
    </w:p>
    <w:p w:rsidR="00815BFE" w:rsidRDefault="00815BFE" w:rsidP="00815BFE">
      <w:r>
        <w:rPr>
          <w:rStyle w:val="Strong"/>
        </w:rPr>
        <w:t>Ich gehe nach Hause, weil ich müde bin.</w:t>
      </w:r>
      <w:r>
        <w:t xml:space="preserve"> </w:t>
      </w:r>
    </w:p>
    <w:p w:rsidR="00815BFE" w:rsidRDefault="00815BFE" w:rsidP="00815BFE">
      <w:r>
        <w:rPr>
          <w:rStyle w:val="Strong"/>
        </w:rPr>
        <w:t>Ich fahre mit meinem Freund nach Berlin.</w:t>
      </w:r>
      <w:r>
        <w:t xml:space="preserve"> </w:t>
      </w:r>
    </w:p>
    <w:p w:rsidR="00815BFE" w:rsidRDefault="00815BFE" w:rsidP="00815BFE">
      <w:r>
        <w:rPr>
          <w:rStyle w:val="Strong"/>
        </w:rPr>
        <w:t>Deshalb bleibe ich zu Hause.</w:t>
      </w:r>
      <w:r>
        <w:t xml:space="preserve"> </w:t>
      </w:r>
    </w:p>
    <w:p w:rsidR="00815BFE" w:rsidRDefault="00815BFE" w:rsidP="00815BFE">
      <w:r>
        <w:t>D</w:t>
      </w:r>
    </w:p>
    <w:p w:rsidR="00815BFE" w:rsidRDefault="00815BFE" w:rsidP="00815BFE">
      <w:r>
        <w:rPr>
          <w:rStyle w:val="Strong"/>
        </w:rPr>
        <w:t>Ich stehe um 7 Uhr auf.</w:t>
      </w:r>
      <w:r>
        <w:t xml:space="preserve"> </w:t>
      </w:r>
    </w:p>
    <w:p w:rsidR="00815BFE" w:rsidRDefault="00815BFE" w:rsidP="00815BFE">
      <w:r>
        <w:rPr>
          <w:rStyle w:val="Strong"/>
        </w:rPr>
        <w:t>Am Abend lerne ich Deutsch.</w:t>
      </w:r>
      <w:r>
        <w:t xml:space="preserve"> </w:t>
      </w:r>
    </w:p>
    <w:p w:rsidR="00815BFE" w:rsidRDefault="00815BFE" w:rsidP="00815BFE">
      <w:r>
        <w:rPr>
          <w:rStyle w:val="Strong"/>
        </w:rPr>
        <w:t>Ich muss heute arbeiten.</w:t>
      </w:r>
      <w:r>
        <w:t xml:space="preserve"> </w:t>
      </w:r>
    </w:p>
    <w:p w:rsidR="00815BFE" w:rsidRDefault="00815BFE" w:rsidP="00815BFE">
      <w:r>
        <w:rPr>
          <w:rStyle w:val="Strong"/>
        </w:rPr>
        <w:lastRenderedPageBreak/>
        <w:t>Ich möchte ein T-Shirt.</w:t>
      </w:r>
      <w:r>
        <w:t xml:space="preserve"> </w:t>
      </w:r>
    </w:p>
    <w:p w:rsidR="00815BFE" w:rsidRDefault="00815BFE" w:rsidP="00815BFE">
      <w:r>
        <w:rPr>
          <w:rStyle w:val="Strong"/>
        </w:rPr>
        <w:t>Wie viel kostet das?</w:t>
      </w:r>
      <w:r>
        <w:t xml:space="preserve"> </w:t>
      </w:r>
    </w:p>
    <w:p w:rsidR="00815BFE" w:rsidRDefault="00815BFE" w:rsidP="00815BFE">
      <w:r>
        <w:rPr>
          <w:rStyle w:val="Strong"/>
        </w:rPr>
        <w:t>Ich möchte mit Karte bezahlen.</w:t>
      </w:r>
      <w:r>
        <w:t xml:space="preserve"> </w:t>
      </w:r>
    </w:p>
    <w:p w:rsidR="00815BFE" w:rsidRDefault="00815BFE" w:rsidP="00815BFE">
      <w:r>
        <w:rPr>
          <w:rStyle w:val="Strong"/>
        </w:rPr>
        <w:t>Die Rechnung, bitte.</w:t>
      </w:r>
      <w:r>
        <w:t xml:space="preserve"> </w:t>
      </w:r>
    </w:p>
    <w:p w:rsidR="00815BFE" w:rsidRDefault="00815BFE" w:rsidP="00815BFE">
      <w:r>
        <w:rPr>
          <w:rStyle w:val="Strong"/>
        </w:rPr>
        <w:t>Heute ist es kalt.</w:t>
      </w:r>
      <w:r>
        <w:t xml:space="preserve"> </w:t>
      </w:r>
    </w:p>
    <w:p w:rsidR="00815BFE" w:rsidRDefault="00815BFE" w:rsidP="00815BFE">
      <w:r>
        <w:rPr>
          <w:rStyle w:val="Strong"/>
        </w:rPr>
        <w:t>Ich bleibe zu Hause, weil es regnet.</w:t>
      </w:r>
      <w:r>
        <w:t xml:space="preserve"> </w:t>
      </w:r>
    </w:p>
    <w:p w:rsidR="00815BFE" w:rsidRDefault="00815BFE" w:rsidP="00815BFE">
      <w:r>
        <w:rPr>
          <w:rStyle w:val="Strong"/>
        </w:rPr>
        <w:t>Ich fahre mit dem Zug nach Berlin.</w:t>
      </w:r>
      <w:r>
        <w:t xml:space="preserve"> </w:t>
      </w:r>
    </w:p>
    <w:p w:rsidR="00815BFE" w:rsidRDefault="00815BFE" w:rsidP="00815BFE">
      <w:r>
        <w:t>E</w:t>
      </w:r>
    </w:p>
    <w:p w:rsidR="00815BFE" w:rsidRDefault="00815BFE" w:rsidP="00815BFE">
      <w:r>
        <w:t xml:space="preserve">Ví dụ: </w:t>
      </w:r>
    </w:p>
    <w:p w:rsidR="00815BFE" w:rsidRDefault="00815BFE" w:rsidP="00815BFE">
      <w:r>
        <w:rPr>
          <w:rStyle w:val="Strong"/>
        </w:rPr>
        <w:t>Wie viel kostet das T-Shirt?</w:t>
      </w:r>
      <w:r>
        <w:br/>
      </w:r>
      <w:r>
        <w:rPr>
          <w:rStyle w:val="Strong"/>
        </w:rPr>
        <w:t>Haben Sie das in Größe 42?</w:t>
      </w:r>
      <w:r>
        <w:br/>
      </w:r>
      <w:r>
        <w:rPr>
          <w:rStyle w:val="Strong"/>
        </w:rPr>
        <w:t>Ich nehme das.</w:t>
      </w:r>
    </w:p>
    <w:p w:rsidR="00815BFE" w:rsidRDefault="00815BFE" w:rsidP="00815BFE">
      <w:r>
        <w:t xml:space="preserve">Ví dụ: </w:t>
      </w:r>
    </w:p>
    <w:p w:rsidR="00815BFE" w:rsidRDefault="00815BFE" w:rsidP="00815BFE">
      <w:r>
        <w:rPr>
          <w:rStyle w:val="Strong"/>
        </w:rPr>
        <w:t>Ich möchte eine Pizza.</w:t>
      </w:r>
      <w:r>
        <w:br/>
      </w:r>
      <w:r>
        <w:rPr>
          <w:rStyle w:val="Strong"/>
        </w:rPr>
        <w:t>Ich möchte ein Wasser.</w:t>
      </w:r>
      <w:r>
        <w:br/>
      </w:r>
      <w:r>
        <w:rPr>
          <w:rStyle w:val="Strong"/>
        </w:rPr>
        <w:t>Die Rechnung, bitte.</w:t>
      </w:r>
    </w:p>
    <w:p w:rsidR="00815BFE" w:rsidRDefault="00815BFE" w:rsidP="00815BFE"/>
    <w:p w:rsidR="00815BFE" w:rsidRDefault="00815BFE" w:rsidP="00815BFE">
      <w:r>
        <w:rPr>
          <w:rStyle w:val="Strong"/>
        </w:rPr>
        <w:t>Ich fahre mit dem Zug nach Berlin.</w:t>
      </w:r>
    </w:p>
    <w:p w:rsidR="00815BFE" w:rsidRDefault="00815BFE" w:rsidP="00815BFE"/>
    <w:p w:rsidR="00815BFE" w:rsidRDefault="00815BFE" w:rsidP="00815BFE">
      <w:r>
        <w:rPr>
          <w:rStyle w:val="Strong"/>
        </w:rPr>
        <w:t>Es regnet. Deshalb bleibe ich zu Hause.</w:t>
      </w:r>
      <w:r>
        <w:br/>
      </w:r>
      <w:r>
        <w:rPr>
          <w:rStyle w:val="Strong"/>
        </w:rPr>
        <w:t>Ich bleibe zu Hause, weil es regnet.</w:t>
      </w:r>
    </w:p>
    <w:p w:rsidR="00815BFE" w:rsidRDefault="00815BFE" w:rsidP="00815BFE">
      <w:r>
        <w:t>Mini Test</w:t>
      </w:r>
    </w:p>
    <w:p w:rsidR="00815BFE" w:rsidRDefault="00815BFE" w:rsidP="00815BFE">
      <w:r>
        <w:rPr>
          <w:rStyle w:val="Strong"/>
        </w:rPr>
        <w:t>habe ... gearbeitet</w:t>
      </w:r>
      <w:r>
        <w:t xml:space="preserve"> — Perfekt với </w:t>
      </w:r>
      <w:r>
        <w:rPr>
          <w:rStyle w:val="Emphasis"/>
        </w:rPr>
        <w:t>haben</w:t>
      </w:r>
      <w:r>
        <w:t xml:space="preserve">. </w:t>
      </w:r>
    </w:p>
    <w:p w:rsidR="00815BFE" w:rsidRDefault="00815BFE" w:rsidP="00815BFE">
      <w:r>
        <w:rPr>
          <w:rStyle w:val="Strong"/>
        </w:rPr>
        <w:t>B – weil</w:t>
      </w:r>
      <w:r>
        <w:t xml:space="preserve"> — động từ chia xuống cuối. </w:t>
      </w:r>
    </w:p>
    <w:p w:rsidR="00815BFE" w:rsidRDefault="00815BFE" w:rsidP="00815BFE">
      <w:r>
        <w:rPr>
          <w:rStyle w:val="Strong"/>
        </w:rPr>
        <w:t>A – gehe</w:t>
      </w:r>
      <w:r>
        <w:t xml:space="preserve"> — deshalb → Verb vị trí 2. </w:t>
      </w:r>
    </w:p>
    <w:p w:rsidR="00815BFE" w:rsidRDefault="00815BFE" w:rsidP="00815BFE">
      <w:r>
        <w:rPr>
          <w:rStyle w:val="Strong"/>
        </w:rPr>
        <w:t>B – meinem</w:t>
      </w:r>
      <w:r>
        <w:t xml:space="preserve"> — geben + Dativ cho người nhận. </w:t>
      </w:r>
    </w:p>
    <w:p w:rsidR="00815BFE" w:rsidRDefault="00815BFE" w:rsidP="00815BFE">
      <w:r>
        <w:rPr>
          <w:rStyle w:val="Strong"/>
        </w:rPr>
        <w:t>B – keine</w:t>
      </w:r>
      <w:r>
        <w:t xml:space="preserve"> — </w:t>
      </w:r>
      <w:r>
        <w:rPr>
          <w:rStyle w:val="Emphasis"/>
        </w:rPr>
        <w:t>Zeit</w:t>
      </w:r>
      <w:r>
        <w:t xml:space="preserve"> là danh từ → kein. </w:t>
      </w:r>
    </w:p>
    <w:p w:rsidR="00815BFE" w:rsidRDefault="00815BFE" w:rsidP="00815BFE">
      <w:r>
        <w:rPr>
          <w:rStyle w:val="Strong"/>
        </w:rPr>
        <w:t>A – Wie komme ich zum Hotel?</w:t>
      </w:r>
      <w:r>
        <w:t xml:space="preserve"> — mẫu hỏi đường tự nhiên. </w:t>
      </w:r>
    </w:p>
    <w:p w:rsidR="00815BFE" w:rsidRDefault="00815BFE" w:rsidP="00815BFE">
      <w:r>
        <w:pict>
          <v:rect id="_x0000_i1081" style="width:0;height:1.5pt" o:hralign="center" o:hrstd="t" o:hr="t" fillcolor="#a0a0a0" stroked="f"/>
        </w:pict>
      </w:r>
    </w:p>
    <w:p w:rsidR="00815BFE" w:rsidRDefault="00815BFE" w:rsidP="00815BFE">
      <w:r>
        <w:rPr>
          <w:rFonts w:ascii="Segoe UI Symbol" w:hAnsi="Segoe UI Symbol" w:cs="Segoe UI Symbol"/>
        </w:rPr>
        <w:t>🎯</w:t>
      </w:r>
      <w:r>
        <w:t xml:space="preserve"> Bài tập quan trọng nhất của Giai đoạn 8</w:t>
      </w:r>
    </w:p>
    <w:p w:rsidR="00815BFE" w:rsidRDefault="00815BFE" w:rsidP="00815BFE">
      <w:r>
        <w:lastRenderedPageBreak/>
        <w:t>Từ giờ đừng chỉ học kiểu:</w:t>
      </w:r>
    </w:p>
    <w:p w:rsidR="00815BFE" w:rsidRDefault="00815BFE" w:rsidP="00815BFE">
      <w:r>
        <w:rPr>
          <w:rFonts w:ascii="Segoe UI Symbol" w:hAnsi="Segoe UI Symbol" w:cs="Segoe UI Symbol"/>
        </w:rPr>
        <w:t>🇩🇪</w:t>
      </w:r>
      <w:r>
        <w:t xml:space="preserve"> </w:t>
      </w:r>
      <w:r>
        <w:rPr>
          <w:rStyle w:val="Strong"/>
        </w:rPr>
        <w:t>Ich kaufe einen Pullover.</w:t>
      </w:r>
      <w:r>
        <w:br/>
      </w:r>
      <w:r>
        <w:rPr>
          <w:rFonts w:ascii="Segoe UI Symbol" w:hAnsi="Segoe UI Symbol" w:cs="Segoe UI Symbol"/>
        </w:rPr>
        <w:t>🇻🇳</w:t>
      </w:r>
      <w:r>
        <w:t xml:space="preserve"> Tôi mua một cái áo.</w:t>
      </w:r>
    </w:p>
    <w:p w:rsidR="00815BFE" w:rsidRDefault="00815BFE" w:rsidP="00815BFE">
      <w:r>
        <w:t xml:space="preserve">Mà hãy tập </w:t>
      </w:r>
      <w:r>
        <w:rPr>
          <w:rStyle w:val="Strong"/>
        </w:rPr>
        <w:t>biến đổi câu</w:t>
      </w:r>
      <w:r>
        <w:t>:</w:t>
      </w:r>
    </w:p>
    <w:p w:rsidR="00815BFE" w:rsidRDefault="00815BFE" w:rsidP="00815BFE">
      <w:r>
        <w:rPr>
          <w:rStyle w:val="Strong"/>
        </w:rPr>
        <w:t>Ich kaufe einen Pullover.</w:t>
      </w:r>
      <w:r>
        <w:br/>
        <w:t xml:space="preserve">→ </w:t>
      </w:r>
      <w:r>
        <w:rPr>
          <w:rStyle w:val="Strong"/>
        </w:rPr>
        <w:t>Ich möchte einen Pullover kaufen.</w:t>
      </w:r>
      <w:r>
        <w:br/>
        <w:t xml:space="preserve">→ </w:t>
      </w:r>
      <w:r>
        <w:rPr>
          <w:rStyle w:val="Strong"/>
        </w:rPr>
        <w:t>Ich habe einen Pullover gekauft.</w:t>
      </w:r>
      <w:r>
        <w:br/>
        <w:t xml:space="preserve">→ </w:t>
      </w:r>
      <w:r>
        <w:rPr>
          <w:rStyle w:val="Strong"/>
        </w:rPr>
        <w:t>Ich kaufe keinen Pullover.</w:t>
      </w:r>
      <w:r>
        <w:br/>
        <w:t xml:space="preserve">→ </w:t>
      </w:r>
      <w:r>
        <w:rPr>
          <w:rStyle w:val="Strong"/>
        </w:rPr>
        <w:t>Ich kaufe meinem Freund einen Pullover.</w:t>
      </w:r>
      <w:r>
        <w:br/>
        <w:t xml:space="preserve">→ </w:t>
      </w:r>
      <w:r>
        <w:rPr>
          <w:rStyle w:val="Strong"/>
        </w:rPr>
        <w:t>Deshalb kaufe ich einen Pullover.</w:t>
      </w:r>
      <w:r>
        <w:br/>
        <w:t xml:space="preserve">→ </w:t>
      </w:r>
      <w:r>
        <w:rPr>
          <w:rStyle w:val="Strong"/>
        </w:rPr>
        <w:t>Ich kaufe einen Pullover, weil ich einen neuen brauche.</w:t>
      </w:r>
    </w:p>
    <w:p w:rsidR="004B2088" w:rsidRDefault="004B2088" w:rsidP="00815BFE"/>
    <w:p w:rsidR="00E95CEA" w:rsidRDefault="00E95CEA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E95CEA" w:rsidRDefault="00E95CEA" w:rsidP="00E95CEA">
      <w:pPr>
        <w:pStyle w:val="Heading1"/>
        <w:rPr>
          <w:sz w:val="48"/>
        </w:rPr>
      </w:pPr>
      <w:bookmarkStart w:id="545" w:name="_Toc240230670"/>
      <w:r>
        <w:lastRenderedPageBreak/>
        <w:t>GIAI ĐOẠN 9 — MIT &amp; OHNE</w:t>
      </w:r>
      <w:bookmarkEnd w:id="545"/>
    </w:p>
    <w:p w:rsidR="00E95CEA" w:rsidRDefault="00E95CEA" w:rsidP="00E95CEA">
      <w:r>
        <w:t xml:space="preserve">Đây là phần nhỏ nhưng </w:t>
      </w:r>
      <w:r>
        <w:rPr>
          <w:rStyle w:val="Strong"/>
        </w:rPr>
        <w:t>rất dễ bị mất điểm</w:t>
      </w:r>
      <w:r>
        <w:t xml:space="preserve"> vì:</w:t>
      </w:r>
    </w:p>
    <w:p w:rsidR="00E95CEA" w:rsidRDefault="00E95CEA" w:rsidP="00E95CEA">
      <w:r>
        <w:rPr>
          <w:rStyle w:val="Strong"/>
        </w:rPr>
        <w:t>mit → Dativ</w:t>
      </w:r>
      <w:r>
        <w:br/>
      </w:r>
      <w:r>
        <w:rPr>
          <w:rStyle w:val="Strong"/>
        </w:rPr>
        <w:t>ohne → Akkusativ</w:t>
      </w:r>
    </w:p>
    <w:p w:rsidR="00E95CEA" w:rsidRDefault="00E95CEA" w:rsidP="00E95CEA">
      <w:r>
        <w:t>Mình sẽ học thật chắc phần này trước.</w:t>
      </w:r>
    </w:p>
    <w:p w:rsidR="00E95CEA" w:rsidRDefault="00E95CEA" w:rsidP="00E95CEA"/>
    <w:p w:rsidR="00E95CEA" w:rsidRDefault="00E95CEA" w:rsidP="00E95CEA">
      <w:pPr>
        <w:pStyle w:val="Heading2"/>
      </w:pPr>
      <w:bookmarkStart w:id="546" w:name="_Toc240230671"/>
      <w:r>
        <w:t>9.1. MIT = với / bằng</w:t>
      </w:r>
      <w:bookmarkEnd w:id="546"/>
    </w:p>
    <w:p w:rsidR="00E95CEA" w:rsidRDefault="00E95CEA" w:rsidP="00E95CEA">
      <w:r>
        <w:t>1. Ý nghĩa</w:t>
      </w:r>
    </w:p>
    <w:p w:rsidR="00E95CEA" w:rsidRDefault="00E95CEA" w:rsidP="00E95CEA">
      <w:r>
        <w:rPr>
          <w:rStyle w:val="Strong"/>
        </w:rPr>
        <w:t>mit</w:t>
      </w:r>
      <w:r>
        <w:t xml:space="preserve"> thường có hai ý rất hay gặp:</w:t>
      </w:r>
    </w:p>
    <w:p w:rsidR="00E95CEA" w:rsidRDefault="00E95CEA" w:rsidP="00E95CEA">
      <w:pPr>
        <w:jc w:val="center"/>
      </w:pPr>
      <w:r w:rsidRPr="00E95CEA">
        <w:rPr>
          <w:rFonts w:ascii="Segoe UI Symbol" w:hAnsi="Segoe UI Symbol" w:cs="Segoe UI Symbol"/>
          <w:highlight w:val="yellow"/>
        </w:rPr>
        <w:t>👥</w:t>
      </w:r>
      <w:r w:rsidRPr="00E95CEA">
        <w:rPr>
          <w:highlight w:val="yellow"/>
        </w:rPr>
        <w:t xml:space="preserve"> Với ai</w:t>
      </w:r>
    </w:p>
    <w:p w:rsidR="00E95CEA" w:rsidRDefault="00E95CEA" w:rsidP="00E95CEA">
      <w:r>
        <w:rPr>
          <w:rStyle w:val="Strong"/>
        </w:rPr>
        <w:t>Ich gehe mit meinem Freund ins Kino.</w:t>
      </w:r>
      <w:r>
        <w:br/>
        <w:t>→ Tôi đi xem phim với bạn tôi.</w:t>
      </w:r>
    </w:p>
    <w:p w:rsidR="00E95CEA" w:rsidRDefault="00E95CEA" w:rsidP="00E95CEA">
      <w:pPr>
        <w:jc w:val="center"/>
      </w:pPr>
      <w:r w:rsidRPr="00E95CEA">
        <w:rPr>
          <w:rFonts w:ascii="Segoe UI Symbol" w:hAnsi="Segoe UI Symbol" w:cs="Segoe UI Symbol"/>
          <w:highlight w:val="yellow"/>
        </w:rPr>
        <w:t>🚗</w:t>
      </w:r>
      <w:r w:rsidRPr="00E95CEA">
        <w:rPr>
          <w:highlight w:val="yellow"/>
        </w:rPr>
        <w:t xml:space="preserve"> Bằng phương tiện gì</w:t>
      </w:r>
    </w:p>
    <w:p w:rsidR="00E95CEA" w:rsidRDefault="00E95CEA" w:rsidP="00E95CEA">
      <w:r>
        <w:rPr>
          <w:rStyle w:val="Strong"/>
        </w:rPr>
        <w:t>Ich fahre mit dem Bus.</w:t>
      </w:r>
      <w:r>
        <w:br/>
        <w:t>→ Tôi đi bằng xe buýt.</w:t>
      </w:r>
    </w:p>
    <w:p w:rsidR="00E95CEA" w:rsidRDefault="00E95CEA" w:rsidP="00E95CEA">
      <w:r>
        <w:rPr>
          <w:rStyle w:val="Strong"/>
        </w:rPr>
        <w:t>Ich fahre mit dem Zug nach Berlin.</w:t>
      </w:r>
      <w:r>
        <w:br/>
        <w:t>→ Tôi đi tàu đến Berlin.</w:t>
      </w:r>
    </w:p>
    <w:p w:rsidR="00E95CEA" w:rsidRPr="00E95CEA" w:rsidRDefault="00E95CEA" w:rsidP="00E95CEA">
      <w:pPr>
        <w:rPr>
          <w:rStyle w:val="Strong"/>
        </w:rPr>
      </w:pPr>
      <w:r w:rsidRPr="00E95CEA">
        <w:rPr>
          <w:rStyle w:val="Strong"/>
          <w:rFonts w:ascii="Segoe UI Symbol" w:hAnsi="Segoe UI Symbol" w:cs="Segoe UI Symbol"/>
        </w:rPr>
        <w:t>⭐</w:t>
      </w:r>
      <w:r w:rsidRPr="00E95CEA">
        <w:rPr>
          <w:rStyle w:val="Strong"/>
        </w:rPr>
        <w:t xml:space="preserve"> QUY TẮC QUAN TRỌNG NHẤT</w:t>
      </w:r>
    </w:p>
    <w:p w:rsidR="00E95CEA" w:rsidRDefault="00E95CEA" w:rsidP="00E95CEA">
      <w:pPr>
        <w:jc w:val="center"/>
      </w:pPr>
      <w:r w:rsidRPr="00E95CEA">
        <w:rPr>
          <w:rStyle w:val="Strong"/>
          <w:highlight w:val="yellow"/>
        </w:rPr>
        <w:t>MIT + DATIV</w:t>
      </w:r>
    </w:p>
    <w:p w:rsidR="00E95CEA" w:rsidRDefault="00E95CEA" w:rsidP="00E95CEA">
      <w:r>
        <w:t>Không cần suy nghĩ nhiều.</w:t>
      </w:r>
    </w:p>
    <w:p w:rsidR="00E95CEA" w:rsidRDefault="00E95CEA" w:rsidP="00E95CEA">
      <w:r>
        <w:t xml:space="preserve">Thấy </w:t>
      </w:r>
      <w:r>
        <w:rPr>
          <w:rStyle w:val="Strong"/>
        </w:rPr>
        <w:t>mit</w:t>
      </w:r>
      <w:r>
        <w:t xml:space="preserve"> → lập tức nghĩ:</w:t>
      </w:r>
    </w:p>
    <w:p w:rsidR="00E95CEA" w:rsidRDefault="00E95CEA" w:rsidP="00E95CEA">
      <w:r>
        <w:rPr>
          <w:rStyle w:val="Strong"/>
        </w:rPr>
        <w:t>MIT → Dativ</w:t>
      </w:r>
    </w:p>
    <w:p w:rsidR="00E95CEA" w:rsidRDefault="00E95CEA" w:rsidP="00E95CEA"/>
    <w:p w:rsidR="00E95CEA" w:rsidRDefault="00E95CEA" w:rsidP="00E95CEA"/>
    <w:p w:rsidR="00E95CEA" w:rsidRDefault="00E95CEA" w:rsidP="00E95CEA"/>
    <w:p w:rsidR="00E95CEA" w:rsidRDefault="00E95CEA" w:rsidP="00E95CEA"/>
    <w:p w:rsidR="00E95CEA" w:rsidRDefault="00E95CEA" w:rsidP="00E95CEA"/>
    <w:p w:rsidR="00E95CEA" w:rsidRDefault="00E95CEA" w:rsidP="00E95CEA"/>
    <w:p w:rsidR="00E95CEA" w:rsidRDefault="00E95CEA" w:rsidP="00E95CEA">
      <w:pPr>
        <w:pStyle w:val="Heading2"/>
      </w:pPr>
      <w:bookmarkStart w:id="547" w:name="_Toc240230672"/>
      <w:r>
        <w:lastRenderedPageBreak/>
        <w:t>9.2. MIT + MẠO TỪ</w:t>
      </w:r>
      <w:bookmarkEnd w:id="547"/>
    </w:p>
    <w:p w:rsidR="00E95CEA" w:rsidRDefault="00E95CEA" w:rsidP="00E95CEA">
      <w:r>
        <w:t>Nhắc lại bảng Dativ:</w:t>
      </w:r>
    </w:p>
    <w:tbl>
      <w:tblPr>
        <w:tblW w:w="0" w:type="auto"/>
        <w:tblCellSpacing w:w="15" w:type="dxa"/>
        <w:tblInd w:w="1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409"/>
      </w:tblGrid>
      <w:tr w:rsidR="00E95CEA" w:rsidTr="004F1440">
        <w:trPr>
          <w:tblHeader/>
          <w:tblCellSpacing w:w="15" w:type="dxa"/>
        </w:trPr>
        <w:tc>
          <w:tcPr>
            <w:tcW w:w="2029" w:type="dxa"/>
            <w:vAlign w:val="center"/>
            <w:hideMark/>
          </w:tcPr>
          <w:p w:rsidR="00E95CEA" w:rsidRDefault="00E95CEA" w:rsidP="00E95CEA">
            <w:pPr>
              <w:rPr>
                <w:b/>
                <w:bCs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2364" w:type="dxa"/>
            <w:vAlign w:val="center"/>
            <w:hideMark/>
          </w:tcPr>
          <w:p w:rsidR="00E95CEA" w:rsidRDefault="00E95CEA" w:rsidP="00E95C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Dativ sau </w:t>
            </w:r>
            <w:r>
              <w:rPr>
                <w:rStyle w:val="Strong"/>
              </w:rPr>
              <w:t>mit</w:t>
            </w:r>
          </w:p>
        </w:tc>
      </w:tr>
      <w:tr w:rsidR="00E95CEA" w:rsidTr="004F1440">
        <w:trPr>
          <w:tblCellSpacing w:w="15" w:type="dxa"/>
        </w:trPr>
        <w:tc>
          <w:tcPr>
            <w:tcW w:w="2029" w:type="dxa"/>
            <w:vAlign w:val="center"/>
            <w:hideMark/>
          </w:tcPr>
          <w:p w:rsidR="00E95CEA" w:rsidRDefault="00E95CEA" w:rsidP="00E95CEA">
            <w:r>
              <w:t>der</w:t>
            </w:r>
          </w:p>
        </w:tc>
        <w:tc>
          <w:tcPr>
            <w:tcW w:w="2364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dem</w:t>
            </w:r>
          </w:p>
        </w:tc>
      </w:tr>
      <w:tr w:rsidR="00E95CEA" w:rsidTr="004F1440">
        <w:trPr>
          <w:tblCellSpacing w:w="15" w:type="dxa"/>
        </w:trPr>
        <w:tc>
          <w:tcPr>
            <w:tcW w:w="2029" w:type="dxa"/>
            <w:vAlign w:val="center"/>
            <w:hideMark/>
          </w:tcPr>
          <w:p w:rsidR="00E95CEA" w:rsidRDefault="00E95CEA" w:rsidP="00E95CEA">
            <w:r>
              <w:t>die</w:t>
            </w:r>
          </w:p>
        </w:tc>
        <w:tc>
          <w:tcPr>
            <w:tcW w:w="2364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der</w:t>
            </w:r>
          </w:p>
        </w:tc>
      </w:tr>
      <w:tr w:rsidR="00E95CEA" w:rsidTr="004F1440">
        <w:trPr>
          <w:tblCellSpacing w:w="15" w:type="dxa"/>
        </w:trPr>
        <w:tc>
          <w:tcPr>
            <w:tcW w:w="2029" w:type="dxa"/>
            <w:vAlign w:val="center"/>
            <w:hideMark/>
          </w:tcPr>
          <w:p w:rsidR="00E95CEA" w:rsidRDefault="00E95CEA" w:rsidP="00E95CEA">
            <w:r>
              <w:t>das</w:t>
            </w:r>
          </w:p>
        </w:tc>
        <w:tc>
          <w:tcPr>
            <w:tcW w:w="2364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dem</w:t>
            </w:r>
          </w:p>
        </w:tc>
      </w:tr>
      <w:tr w:rsidR="00E95CEA" w:rsidTr="004F1440">
        <w:trPr>
          <w:tblCellSpacing w:w="15" w:type="dxa"/>
        </w:trPr>
        <w:tc>
          <w:tcPr>
            <w:tcW w:w="2029" w:type="dxa"/>
            <w:vAlign w:val="center"/>
            <w:hideMark/>
          </w:tcPr>
          <w:p w:rsidR="00E95CEA" w:rsidRDefault="00E95CEA" w:rsidP="00E95CEA">
            <w:r>
              <w:t>die (Plural)</w:t>
            </w:r>
          </w:p>
        </w:tc>
        <w:tc>
          <w:tcPr>
            <w:tcW w:w="2364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den</w:t>
            </w:r>
          </w:p>
        </w:tc>
      </w:tr>
    </w:tbl>
    <w:p w:rsidR="00E95CEA" w:rsidRDefault="00E95CEA" w:rsidP="00E95CEA">
      <w:r>
        <w:t>Ví dụ:</w:t>
      </w:r>
    </w:p>
    <w:p w:rsidR="00E95CEA" w:rsidRDefault="00E95CEA" w:rsidP="00E95CEA">
      <w:r>
        <w:t>der Bus</w:t>
      </w:r>
    </w:p>
    <w:p w:rsidR="00E95CEA" w:rsidRDefault="00E95CEA" w:rsidP="00E95CEA">
      <w:r>
        <w:rPr>
          <w:rStyle w:val="Strong"/>
        </w:rPr>
        <w:t>mit dem Bus</w:t>
      </w:r>
      <w:r>
        <w:br/>
        <w:t>→ bằng xe buýt</w:t>
      </w:r>
    </w:p>
    <w:p w:rsidR="00E95CEA" w:rsidRDefault="00E95CEA" w:rsidP="00E95CEA">
      <w:r>
        <w:t>die Freundin</w:t>
      </w:r>
    </w:p>
    <w:p w:rsidR="00E95CEA" w:rsidRDefault="00E95CEA" w:rsidP="00E95CEA">
      <w:r>
        <w:rPr>
          <w:rStyle w:val="Strong"/>
        </w:rPr>
        <w:t>mit der Freundin</w:t>
      </w:r>
      <w:r>
        <w:br/>
        <w:t>→ với bạn nữ</w:t>
      </w:r>
    </w:p>
    <w:p w:rsidR="00E95CEA" w:rsidRDefault="00E95CEA" w:rsidP="00E95CEA">
      <w:r>
        <w:t>das Auto</w:t>
      </w:r>
    </w:p>
    <w:p w:rsidR="00E95CEA" w:rsidRDefault="00E95CEA" w:rsidP="00E95CEA">
      <w:r>
        <w:rPr>
          <w:rStyle w:val="Strong"/>
        </w:rPr>
        <w:t>mit dem Auto</w:t>
      </w:r>
      <w:r>
        <w:br/>
        <w:t>→ bằng ô tô</w:t>
      </w:r>
    </w:p>
    <w:p w:rsidR="00E95CEA" w:rsidRDefault="00E95CEA" w:rsidP="00E95CEA">
      <w:r>
        <w:t>die Freunde</w:t>
      </w:r>
    </w:p>
    <w:p w:rsidR="00E95CEA" w:rsidRDefault="00E95CEA" w:rsidP="00E95CEA">
      <w:r>
        <w:rPr>
          <w:rStyle w:val="Strong"/>
        </w:rPr>
        <w:t>mit den Freunden</w:t>
      </w:r>
      <w:r>
        <w:br/>
        <w:t>→ với những người bạn</w:t>
      </w:r>
    </w:p>
    <w:p w:rsidR="00E95CEA" w:rsidRDefault="00E95CEA" w:rsidP="004F1440">
      <w:pPr>
        <w:pStyle w:val="Heading2"/>
      </w:pPr>
      <w:bookmarkStart w:id="548" w:name="_Toc240230673"/>
      <w:r>
        <w:t>9.3. MIT + tính từ sở hữu</w:t>
      </w:r>
      <w:bookmarkEnd w:id="548"/>
    </w:p>
    <w:p w:rsidR="00E95CEA" w:rsidRDefault="00E95CEA" w:rsidP="00E95CEA">
      <w:r>
        <w:t xml:space="preserve">Đây là chỗ cô có thể kiểm tra chung </w:t>
      </w:r>
      <w:r>
        <w:rPr>
          <w:rStyle w:val="Strong"/>
        </w:rPr>
        <w:t>Dativ + Possessivartikel</w:t>
      </w:r>
      <w:r>
        <w:t>.</w:t>
      </w:r>
    </w:p>
    <w:p w:rsidR="00E95CEA" w:rsidRDefault="00E95CEA" w:rsidP="00E95CEA">
      <w:r>
        <w:t>Ví dụ:</w:t>
      </w:r>
    </w:p>
    <w:p w:rsidR="00E95CEA" w:rsidRDefault="00E95CEA" w:rsidP="00E95CEA">
      <w:r>
        <w:t>mein Freund</w:t>
      </w:r>
    </w:p>
    <w:p w:rsidR="00E95CEA" w:rsidRDefault="00E95CEA" w:rsidP="00E95CEA">
      <w:r>
        <w:t>Nominativ:</w:t>
      </w:r>
    </w:p>
    <w:p w:rsidR="00E95CEA" w:rsidRDefault="00E95CEA" w:rsidP="00E95CEA">
      <w:r>
        <w:rPr>
          <w:rStyle w:val="Strong"/>
        </w:rPr>
        <w:t>mein Freund</w:t>
      </w:r>
    </w:p>
    <w:p w:rsidR="00E95CEA" w:rsidRDefault="00E95CEA" w:rsidP="00E95CEA">
      <w:r>
        <w:t xml:space="preserve">Sau </w:t>
      </w:r>
      <w:r>
        <w:rPr>
          <w:rStyle w:val="Strong"/>
        </w:rPr>
        <w:t>mit</w:t>
      </w:r>
      <w:r>
        <w:t>:</w:t>
      </w:r>
    </w:p>
    <w:p w:rsidR="00E95CEA" w:rsidRDefault="00E95CEA" w:rsidP="00E95CEA">
      <w:r>
        <w:rPr>
          <w:rStyle w:val="Strong"/>
        </w:rPr>
        <w:t>mit meinem Freund</w:t>
      </w:r>
    </w:p>
    <w:p w:rsidR="004F1440" w:rsidRDefault="004F1440" w:rsidP="00E95CEA"/>
    <w:p w:rsidR="00E95CEA" w:rsidRDefault="00E95CEA" w:rsidP="00E95CEA">
      <w:r>
        <w:lastRenderedPageBreak/>
        <w:t>meine Freundin</w:t>
      </w:r>
    </w:p>
    <w:p w:rsidR="00E95CEA" w:rsidRDefault="00E95CEA" w:rsidP="00E95CEA">
      <w:r>
        <w:rPr>
          <w:rStyle w:val="Strong"/>
        </w:rPr>
        <w:t>mit meiner Freundin</w:t>
      </w:r>
    </w:p>
    <w:p w:rsidR="00E95CEA" w:rsidRDefault="00E95CEA" w:rsidP="00E95CEA"/>
    <w:p w:rsidR="00E95CEA" w:rsidRDefault="00E95CEA" w:rsidP="00E95CEA">
      <w:r>
        <w:t>mein Auto</w:t>
      </w:r>
    </w:p>
    <w:p w:rsidR="00E95CEA" w:rsidRDefault="00E95CEA" w:rsidP="00E95CEA">
      <w:r>
        <w:rPr>
          <w:rStyle w:val="Strong"/>
        </w:rPr>
        <w:t>mit meinem Auto</w:t>
      </w:r>
    </w:p>
    <w:p w:rsidR="00E95CEA" w:rsidRDefault="00E95CEA" w:rsidP="00E95CEA"/>
    <w:p w:rsidR="00E95CEA" w:rsidRDefault="00E95CEA" w:rsidP="00E95CEA">
      <w:r>
        <w:t>meine Freunde</w:t>
      </w:r>
    </w:p>
    <w:p w:rsidR="00E95CEA" w:rsidRDefault="00E95CEA" w:rsidP="00E95CEA">
      <w:r>
        <w:rPr>
          <w:rStyle w:val="Strong"/>
        </w:rPr>
        <w:t>mit meinen Freunden</w:t>
      </w:r>
    </w:p>
    <w:p w:rsidR="00E95CEA" w:rsidRPr="004F1440" w:rsidRDefault="00E95CEA" w:rsidP="00E95CEA">
      <w:pPr>
        <w:rPr>
          <w:b/>
        </w:rPr>
      </w:pPr>
      <w:r w:rsidRPr="004F1440">
        <w:rPr>
          <w:rFonts w:ascii="Segoe UI Symbol" w:hAnsi="Segoe UI Symbol" w:cs="Segoe UI Symbol"/>
          <w:b/>
        </w:rPr>
        <w:t>⚠</w:t>
      </w:r>
      <w:r w:rsidRPr="004F1440">
        <w:rPr>
          <w:b/>
        </w:rPr>
        <w:t xml:space="preserve"> Nh</w:t>
      </w:r>
      <w:r w:rsidRPr="004F1440">
        <w:rPr>
          <w:rFonts w:cs="Times New Roman"/>
          <w:b/>
        </w:rPr>
        <w:t>ớ</w:t>
      </w:r>
      <w:r w:rsidRPr="004F1440">
        <w:rPr>
          <w:b/>
        </w:rPr>
        <w:t>:</w:t>
      </w:r>
    </w:p>
    <w:p w:rsidR="00E95CEA" w:rsidRDefault="00E95CEA" w:rsidP="004F1440">
      <w:pPr>
        <w:jc w:val="center"/>
      </w:pPr>
      <w:r w:rsidRPr="004F1440">
        <w:rPr>
          <w:rStyle w:val="Strong"/>
          <w:highlight w:val="yellow"/>
        </w:rPr>
        <w:t>mit meinem</w:t>
      </w:r>
      <w:r w:rsidRPr="004F1440">
        <w:rPr>
          <w:highlight w:val="yellow"/>
        </w:rPr>
        <w:t xml:space="preserve"> + giống đực / trung</w:t>
      </w:r>
      <w:r w:rsidRPr="004F1440">
        <w:rPr>
          <w:highlight w:val="yellow"/>
        </w:rPr>
        <w:br/>
      </w:r>
      <w:r w:rsidRPr="004F1440">
        <w:rPr>
          <w:rStyle w:val="Strong"/>
          <w:highlight w:val="yellow"/>
        </w:rPr>
        <w:t>mit meiner</w:t>
      </w:r>
      <w:r w:rsidRPr="004F1440">
        <w:rPr>
          <w:highlight w:val="yellow"/>
        </w:rPr>
        <w:t xml:space="preserve"> + giống cái</w:t>
      </w:r>
      <w:r w:rsidRPr="004F1440">
        <w:rPr>
          <w:highlight w:val="yellow"/>
        </w:rPr>
        <w:br/>
      </w:r>
      <w:r w:rsidRPr="004F1440">
        <w:rPr>
          <w:rStyle w:val="Strong"/>
          <w:highlight w:val="yellow"/>
        </w:rPr>
        <w:t>mit meinen</w:t>
      </w:r>
      <w:r w:rsidRPr="004F1440">
        <w:rPr>
          <w:highlight w:val="yellow"/>
        </w:rPr>
        <w:t xml:space="preserve"> + số nhiều</w:t>
      </w:r>
    </w:p>
    <w:p w:rsidR="00E95CEA" w:rsidRDefault="00E95CEA" w:rsidP="00E95CEA"/>
    <w:p w:rsidR="00E95CEA" w:rsidRDefault="00E95CEA" w:rsidP="004F1440">
      <w:pPr>
        <w:pStyle w:val="Heading2"/>
      </w:pPr>
      <w:bookmarkStart w:id="549" w:name="_Toc240230674"/>
      <w:r>
        <w:t>9.4. OHNE = không có / không</w:t>
      </w:r>
      <w:bookmarkEnd w:id="549"/>
    </w:p>
    <w:p w:rsidR="00E95CEA" w:rsidRDefault="00E95CEA" w:rsidP="00E95CEA">
      <w:r>
        <w:t>Bây giờ đến từ thứ hai:</w:t>
      </w:r>
    </w:p>
    <w:p w:rsidR="00E95CEA" w:rsidRDefault="00E95CEA" w:rsidP="004F1440">
      <w:pPr>
        <w:jc w:val="center"/>
      </w:pPr>
      <w:r w:rsidRPr="004F1440">
        <w:rPr>
          <w:rStyle w:val="Strong"/>
          <w:highlight w:val="yellow"/>
        </w:rPr>
        <w:t>ohne = không có / không dùng / không có ai đó</w:t>
      </w:r>
    </w:p>
    <w:p w:rsidR="00E95CEA" w:rsidRDefault="00E95CEA" w:rsidP="00E95CEA">
      <w:r>
        <w:t>Ví dụ:</w:t>
      </w:r>
    </w:p>
    <w:p w:rsidR="00E95CEA" w:rsidRDefault="00E95CEA" w:rsidP="00E95CEA">
      <w:r>
        <w:rPr>
          <w:rStyle w:val="Strong"/>
        </w:rPr>
        <w:t>Ich trinke Kaffee ohne Zucker.</w:t>
      </w:r>
      <w:r>
        <w:br/>
        <w:t>→ Tôi uống cà phê không đường.</w:t>
      </w:r>
    </w:p>
    <w:p w:rsidR="00E95CEA" w:rsidRDefault="00E95CEA" w:rsidP="00E95CEA">
      <w:r>
        <w:rPr>
          <w:rStyle w:val="Strong"/>
        </w:rPr>
        <w:t>Ich gehe ohne meinen Freund.</w:t>
      </w:r>
      <w:r>
        <w:br/>
        <w:t>→ Tôi đi mà không có bạn tôi.</w:t>
      </w:r>
    </w:p>
    <w:p w:rsidR="00E95CEA" w:rsidRPr="004F1440" w:rsidRDefault="00E95CEA" w:rsidP="00E95CEA">
      <w:r>
        <w:rPr>
          <w:rStyle w:val="Strong"/>
        </w:rPr>
        <w:t>Ich esse Pizza ohne Käse.</w:t>
      </w:r>
      <w:r>
        <w:br/>
        <w:t>→ Tôi ăn pizza không có phô mai.</w:t>
      </w:r>
    </w:p>
    <w:p w:rsidR="00E95CEA" w:rsidRPr="004F1440" w:rsidRDefault="00E95CEA" w:rsidP="00E95CEA">
      <w:pPr>
        <w:rPr>
          <w:b/>
        </w:rPr>
      </w:pPr>
      <w:r w:rsidRPr="004F1440">
        <w:rPr>
          <w:rFonts w:ascii="Segoe UI Symbol" w:hAnsi="Segoe UI Symbol" w:cs="Segoe UI Symbol"/>
          <w:b/>
        </w:rPr>
        <w:t>⭐</w:t>
      </w:r>
      <w:r w:rsidRPr="004F1440">
        <w:rPr>
          <w:b/>
        </w:rPr>
        <w:t xml:space="preserve"> QUY T</w:t>
      </w:r>
      <w:r w:rsidRPr="004F1440">
        <w:rPr>
          <w:rFonts w:cs="Times New Roman"/>
          <w:b/>
        </w:rPr>
        <w:t>Ắ</w:t>
      </w:r>
      <w:r w:rsidRPr="004F1440">
        <w:rPr>
          <w:b/>
        </w:rPr>
        <w:t>C QUAN TR</w:t>
      </w:r>
      <w:r w:rsidRPr="004F1440">
        <w:rPr>
          <w:rFonts w:cs="Times New Roman"/>
          <w:b/>
        </w:rPr>
        <w:t>Ọ</w:t>
      </w:r>
      <w:r w:rsidRPr="004F1440">
        <w:rPr>
          <w:b/>
        </w:rPr>
        <w:t>NG</w:t>
      </w:r>
    </w:p>
    <w:p w:rsidR="00E95CEA" w:rsidRDefault="00E95CEA" w:rsidP="004F1440">
      <w:pPr>
        <w:jc w:val="center"/>
      </w:pPr>
      <w:r w:rsidRPr="004F1440">
        <w:rPr>
          <w:rStyle w:val="Strong"/>
          <w:highlight w:val="yellow"/>
        </w:rPr>
        <w:t>OHNE + AKKUSATIV</w:t>
      </w:r>
    </w:p>
    <w:p w:rsidR="00E95CEA" w:rsidRDefault="00E95CEA" w:rsidP="00E95CEA">
      <w:r>
        <w:t>Vậy chúng ta có một cặp cực kỳ dễ nhớ:</w:t>
      </w:r>
    </w:p>
    <w:p w:rsidR="00E95CEA" w:rsidRDefault="00E95CEA" w:rsidP="00E95CEA">
      <w:r>
        <w:t>MIT → DATIV</w:t>
      </w:r>
    </w:p>
    <w:p w:rsidR="00E95CEA" w:rsidRDefault="00E95CEA" w:rsidP="00E95CEA">
      <w:r>
        <w:rPr>
          <w:rStyle w:val="Strong"/>
        </w:rPr>
        <w:t>mit dem Freund</w:t>
      </w:r>
    </w:p>
    <w:p w:rsidR="00E95CEA" w:rsidRDefault="00E95CEA" w:rsidP="00E95CEA">
      <w:r>
        <w:rPr>
          <w:rFonts w:ascii="Segoe UI Symbol" w:hAnsi="Segoe UI Symbol" w:cs="Segoe UI Symbol"/>
        </w:rPr>
        <w:t>🔴</w:t>
      </w:r>
      <w:r>
        <w:t xml:space="preserve"> OHNE → AKKUSATIV</w:t>
      </w:r>
    </w:p>
    <w:p w:rsidR="00E95CEA" w:rsidRDefault="00E95CEA" w:rsidP="00E95CEA">
      <w:r>
        <w:rPr>
          <w:rStyle w:val="Strong"/>
        </w:rPr>
        <w:t>ohne den Freund</w:t>
      </w:r>
    </w:p>
    <w:p w:rsidR="00E95CEA" w:rsidRDefault="00E95CEA" w:rsidP="004F1440">
      <w:pPr>
        <w:pStyle w:val="Heading2"/>
      </w:pPr>
      <w:bookmarkStart w:id="550" w:name="_Toc240230675"/>
      <w:r>
        <w:lastRenderedPageBreak/>
        <w:t>9.5. OHNE + MẠO TỪ</w:t>
      </w:r>
      <w:bookmarkEnd w:id="550"/>
    </w:p>
    <w:tbl>
      <w:tblPr>
        <w:tblW w:w="0" w:type="auto"/>
        <w:tblCellSpacing w:w="1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686"/>
      </w:tblGrid>
      <w:tr w:rsidR="00E95CEA" w:rsidTr="004F1440">
        <w:trPr>
          <w:tblHeader/>
          <w:tblCellSpacing w:w="15" w:type="dxa"/>
        </w:trPr>
        <w:tc>
          <w:tcPr>
            <w:tcW w:w="2506" w:type="dxa"/>
            <w:vAlign w:val="center"/>
            <w:hideMark/>
          </w:tcPr>
          <w:p w:rsidR="00E95CEA" w:rsidRDefault="00E95CEA" w:rsidP="00E95CEA">
            <w:pPr>
              <w:rPr>
                <w:b/>
                <w:bCs/>
              </w:rPr>
            </w:pPr>
            <w:r>
              <w:rPr>
                <w:b/>
                <w:bCs/>
              </w:rPr>
              <w:t>Nominativ</w:t>
            </w:r>
          </w:p>
        </w:tc>
        <w:tc>
          <w:tcPr>
            <w:tcW w:w="3641" w:type="dxa"/>
            <w:vAlign w:val="center"/>
            <w:hideMark/>
          </w:tcPr>
          <w:p w:rsidR="00E95CEA" w:rsidRDefault="00E95CEA" w:rsidP="00E95C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Akkusativ sau </w:t>
            </w:r>
            <w:r>
              <w:rPr>
                <w:rStyle w:val="Strong"/>
              </w:rPr>
              <w:t>ohne</w:t>
            </w:r>
          </w:p>
        </w:tc>
      </w:tr>
      <w:tr w:rsidR="00E95CEA" w:rsidTr="004F1440">
        <w:trPr>
          <w:tblCellSpacing w:w="15" w:type="dxa"/>
        </w:trPr>
        <w:tc>
          <w:tcPr>
            <w:tcW w:w="2506" w:type="dxa"/>
            <w:vAlign w:val="center"/>
            <w:hideMark/>
          </w:tcPr>
          <w:p w:rsidR="00E95CEA" w:rsidRDefault="00E95CEA" w:rsidP="00E95CEA">
            <w:r>
              <w:t>der</w:t>
            </w:r>
          </w:p>
        </w:tc>
        <w:tc>
          <w:tcPr>
            <w:tcW w:w="3641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den</w:t>
            </w:r>
          </w:p>
        </w:tc>
      </w:tr>
      <w:tr w:rsidR="00E95CEA" w:rsidTr="004F1440">
        <w:trPr>
          <w:tblCellSpacing w:w="15" w:type="dxa"/>
        </w:trPr>
        <w:tc>
          <w:tcPr>
            <w:tcW w:w="2506" w:type="dxa"/>
            <w:vAlign w:val="center"/>
            <w:hideMark/>
          </w:tcPr>
          <w:p w:rsidR="00E95CEA" w:rsidRDefault="00E95CEA" w:rsidP="00E95CEA">
            <w:r>
              <w:t>die</w:t>
            </w:r>
          </w:p>
        </w:tc>
        <w:tc>
          <w:tcPr>
            <w:tcW w:w="3641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die</w:t>
            </w:r>
          </w:p>
        </w:tc>
      </w:tr>
      <w:tr w:rsidR="00E95CEA" w:rsidTr="004F1440">
        <w:trPr>
          <w:tblCellSpacing w:w="15" w:type="dxa"/>
        </w:trPr>
        <w:tc>
          <w:tcPr>
            <w:tcW w:w="2506" w:type="dxa"/>
            <w:vAlign w:val="center"/>
            <w:hideMark/>
          </w:tcPr>
          <w:p w:rsidR="00E95CEA" w:rsidRDefault="00E95CEA" w:rsidP="00E95CEA">
            <w:r>
              <w:t>das</w:t>
            </w:r>
          </w:p>
        </w:tc>
        <w:tc>
          <w:tcPr>
            <w:tcW w:w="3641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das</w:t>
            </w:r>
          </w:p>
        </w:tc>
      </w:tr>
      <w:tr w:rsidR="00E95CEA" w:rsidTr="004F1440">
        <w:trPr>
          <w:tblCellSpacing w:w="15" w:type="dxa"/>
        </w:trPr>
        <w:tc>
          <w:tcPr>
            <w:tcW w:w="2506" w:type="dxa"/>
            <w:vAlign w:val="center"/>
            <w:hideMark/>
          </w:tcPr>
          <w:p w:rsidR="00E95CEA" w:rsidRDefault="00E95CEA" w:rsidP="00E95CEA">
            <w:r>
              <w:t>die (Plural)</w:t>
            </w:r>
          </w:p>
        </w:tc>
        <w:tc>
          <w:tcPr>
            <w:tcW w:w="3641" w:type="dxa"/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die</w:t>
            </w:r>
          </w:p>
        </w:tc>
      </w:tr>
    </w:tbl>
    <w:p w:rsidR="00E95CEA" w:rsidRDefault="00E95CEA" w:rsidP="00E95CEA">
      <w:r>
        <w:t>Ví dụ:</w:t>
      </w:r>
    </w:p>
    <w:p w:rsidR="00E95CEA" w:rsidRDefault="00E95CEA" w:rsidP="00E95CEA">
      <w:r>
        <w:rPr>
          <w:rStyle w:val="Strong"/>
        </w:rPr>
        <w:t>ohne den Mann</w:t>
      </w:r>
      <w:r>
        <w:br/>
        <w:t>→ không có người đàn ông đó</w:t>
      </w:r>
    </w:p>
    <w:p w:rsidR="00E95CEA" w:rsidRDefault="00E95CEA" w:rsidP="00E95CEA">
      <w:r>
        <w:rPr>
          <w:rStyle w:val="Strong"/>
        </w:rPr>
        <w:t>ohne die Frau</w:t>
      </w:r>
      <w:r>
        <w:br/>
        <w:t>→ không có người phụ nữ đó</w:t>
      </w:r>
    </w:p>
    <w:p w:rsidR="00E95CEA" w:rsidRDefault="00E95CEA" w:rsidP="00E95CEA">
      <w:r>
        <w:rPr>
          <w:rStyle w:val="Strong"/>
        </w:rPr>
        <w:t>ohne das Kind</w:t>
      </w:r>
      <w:r>
        <w:br/>
        <w:t>→ không có đứa trẻ đó</w:t>
      </w:r>
    </w:p>
    <w:p w:rsidR="00E95CEA" w:rsidRDefault="00E95CEA" w:rsidP="00E95CEA">
      <w:r>
        <w:rPr>
          <w:rStyle w:val="Strong"/>
        </w:rPr>
        <w:t>ohne die Kinder</w:t>
      </w:r>
      <w:r>
        <w:br/>
        <w:t>→ không có những đứa trẻ đó</w:t>
      </w:r>
    </w:p>
    <w:p w:rsidR="00E95CEA" w:rsidRDefault="00E95CEA" w:rsidP="004F1440">
      <w:pPr>
        <w:pStyle w:val="Heading2"/>
      </w:pPr>
      <w:bookmarkStart w:id="551" w:name="_Toc240230676"/>
      <w:r>
        <w:t>9.6. OHNE + TÍNH TỪ SỞ HỮU</w:t>
      </w:r>
      <w:bookmarkEnd w:id="551"/>
    </w:p>
    <w:p w:rsidR="00E95CEA" w:rsidRDefault="00E95CEA" w:rsidP="00E95CEA">
      <w:r>
        <w:t>Ví dụ:</w:t>
      </w:r>
    </w:p>
    <w:p w:rsidR="00E95CEA" w:rsidRDefault="00E95CEA" w:rsidP="00E95CEA">
      <w:r>
        <w:t>mein Freund</w:t>
      </w:r>
    </w:p>
    <w:p w:rsidR="00E95CEA" w:rsidRDefault="00E95CEA" w:rsidP="00E95CEA">
      <w:r>
        <w:t>Akkusativ:</w:t>
      </w:r>
    </w:p>
    <w:p w:rsidR="00E95CEA" w:rsidRDefault="00E95CEA" w:rsidP="00E95CEA">
      <w:r>
        <w:rPr>
          <w:rStyle w:val="Strong"/>
        </w:rPr>
        <w:t>meinen Freund</w:t>
      </w:r>
    </w:p>
    <w:p w:rsidR="00E95CEA" w:rsidRDefault="00E95CEA" w:rsidP="00E95CEA">
      <w:r>
        <w:t xml:space="preserve">→ </w:t>
      </w:r>
      <w:r>
        <w:rPr>
          <w:rStyle w:val="Strong"/>
        </w:rPr>
        <w:t>ohne meinen Freund</w:t>
      </w:r>
    </w:p>
    <w:p w:rsidR="00E95CEA" w:rsidRDefault="00E95CEA" w:rsidP="00E95CEA"/>
    <w:p w:rsidR="00E95CEA" w:rsidRDefault="00E95CEA" w:rsidP="00E95CEA">
      <w:r>
        <w:t>meine Freundin</w:t>
      </w:r>
    </w:p>
    <w:p w:rsidR="00E95CEA" w:rsidRDefault="00E95CEA" w:rsidP="00E95CEA">
      <w:r>
        <w:rPr>
          <w:rStyle w:val="Strong"/>
        </w:rPr>
        <w:t>ohne meine Freundin</w:t>
      </w:r>
    </w:p>
    <w:p w:rsidR="00E95CEA" w:rsidRDefault="00E95CEA" w:rsidP="00E95CEA"/>
    <w:p w:rsidR="00E95CEA" w:rsidRDefault="00E95CEA" w:rsidP="00E95CEA">
      <w:r>
        <w:t>mein Auto</w:t>
      </w:r>
    </w:p>
    <w:p w:rsidR="00E95CEA" w:rsidRDefault="00E95CEA" w:rsidP="00E95CEA">
      <w:r>
        <w:rPr>
          <w:rStyle w:val="Strong"/>
        </w:rPr>
        <w:t>ohne mein Auto</w:t>
      </w:r>
    </w:p>
    <w:p w:rsidR="00E95CEA" w:rsidRDefault="00E95CEA" w:rsidP="00E95CEA"/>
    <w:p w:rsidR="004F1440" w:rsidRDefault="004F1440" w:rsidP="00E95CEA"/>
    <w:p w:rsidR="00E95CEA" w:rsidRDefault="00E95CEA" w:rsidP="00E95CEA">
      <w:r>
        <w:lastRenderedPageBreak/>
        <w:t>meine Freunde</w:t>
      </w:r>
    </w:p>
    <w:p w:rsidR="00E95CEA" w:rsidRDefault="00E95CEA" w:rsidP="00E95CEA">
      <w:r>
        <w:rPr>
          <w:rStyle w:val="Strong"/>
        </w:rPr>
        <w:t>ohne meine Freunde</w:t>
      </w:r>
    </w:p>
    <w:p w:rsidR="004F1440" w:rsidRDefault="004F1440" w:rsidP="00E95CEA"/>
    <w:p w:rsidR="00E95CEA" w:rsidRDefault="00E95CEA" w:rsidP="004F1440">
      <w:pPr>
        <w:pStyle w:val="Heading2"/>
      </w:pPr>
      <w:bookmarkStart w:id="552" w:name="_Toc240230677"/>
      <w:r>
        <w:t>So sánh MIT và OHNE</w:t>
      </w:r>
      <w:bookmarkEnd w:id="552"/>
    </w:p>
    <w:p w:rsidR="00E95CEA" w:rsidRDefault="00E95CEA" w:rsidP="00E95CEA">
      <w:r>
        <w:t xml:space="preserve">Đây là bảng bạn nên </w:t>
      </w:r>
      <w:r>
        <w:rPr>
          <w:rStyle w:val="Strong"/>
        </w:rPr>
        <w:t>học thuộc lòng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074"/>
        <w:gridCol w:w="2169"/>
      </w:tblGrid>
      <w:tr w:rsidR="00E95CEA" w:rsidTr="004F144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pPr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pPr>
              <w:rPr>
                <w:b/>
                <w:bCs/>
              </w:rPr>
            </w:pPr>
            <w:r>
              <w:rPr>
                <w:b/>
                <w:bCs/>
              </w:rPr>
              <w:t>OHNE</w:t>
            </w:r>
          </w:p>
        </w:tc>
      </w:tr>
      <w:tr w:rsidR="00E95CEA" w:rsidTr="004F14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Nghĩa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với / bằng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không có / không</w:t>
            </w:r>
          </w:p>
        </w:tc>
      </w:tr>
      <w:tr w:rsidR="00E95CEA" w:rsidTr="004F14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Kasus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Dativ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rPr>
                <w:rStyle w:val="Strong"/>
              </w:rPr>
              <w:t>Akkusativ</w:t>
            </w:r>
          </w:p>
        </w:tc>
      </w:tr>
      <w:tr w:rsidR="00E95CEA" w:rsidTr="004F14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mit </w:t>
            </w:r>
            <w:r>
              <w:rPr>
                <w:rStyle w:val="Strong"/>
              </w:rPr>
              <w:t>dem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ohne </w:t>
            </w:r>
            <w:r>
              <w:rPr>
                <w:rStyle w:val="Strong"/>
              </w:rPr>
              <w:t>den</w:t>
            </w:r>
          </w:p>
        </w:tc>
      </w:tr>
      <w:tr w:rsidR="00E95CEA" w:rsidTr="004F14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die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mit </w:t>
            </w:r>
            <w:r>
              <w:rPr>
                <w:rStyle w:val="Strong"/>
              </w:rPr>
              <w:t>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ohne </w:t>
            </w:r>
            <w:r>
              <w:rPr>
                <w:rStyle w:val="Strong"/>
              </w:rPr>
              <w:t>die</w:t>
            </w:r>
          </w:p>
        </w:tc>
      </w:tr>
      <w:tr w:rsidR="00E95CEA" w:rsidTr="004F14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mit </w:t>
            </w:r>
            <w:r>
              <w:rPr>
                <w:rStyle w:val="Strong"/>
              </w:rPr>
              <w:t>dem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ohne </w:t>
            </w:r>
            <w:r>
              <w:rPr>
                <w:rStyle w:val="Strong"/>
              </w:rPr>
              <w:t>das</w:t>
            </w:r>
          </w:p>
        </w:tc>
      </w:tr>
      <w:tr w:rsidR="00E95CEA" w:rsidTr="004F14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>Plural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mit </w:t>
            </w:r>
            <w:r>
              <w:rPr>
                <w:rStyle w:val="Strong"/>
              </w:rPr>
              <w:t>den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CEA" w:rsidRDefault="00E95CEA" w:rsidP="00E95CEA">
            <w:r>
              <w:t xml:space="preserve">ohne </w:t>
            </w:r>
            <w:r>
              <w:rPr>
                <w:rStyle w:val="Strong"/>
              </w:rPr>
              <w:t>die</w:t>
            </w:r>
          </w:p>
        </w:tc>
      </w:tr>
      <w:tr w:rsidR="00E95CEA" w:rsidTr="00E95C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CEA" w:rsidRDefault="00E95CEA" w:rsidP="00E95CEA">
            <w:r>
              <w:t>mein Freund</w:t>
            </w:r>
          </w:p>
        </w:tc>
        <w:tc>
          <w:tcPr>
            <w:tcW w:w="0" w:type="auto"/>
            <w:vAlign w:val="center"/>
            <w:hideMark/>
          </w:tcPr>
          <w:p w:rsidR="00E95CEA" w:rsidRDefault="00E95CEA" w:rsidP="00E95CEA">
            <w:r>
              <w:t xml:space="preserve">mit </w:t>
            </w:r>
            <w:r>
              <w:rPr>
                <w:rStyle w:val="Strong"/>
              </w:rPr>
              <w:t>meinem Freund</w:t>
            </w:r>
          </w:p>
        </w:tc>
        <w:tc>
          <w:tcPr>
            <w:tcW w:w="0" w:type="auto"/>
            <w:vAlign w:val="center"/>
            <w:hideMark/>
          </w:tcPr>
          <w:p w:rsidR="00E95CEA" w:rsidRDefault="00E95CEA" w:rsidP="00E95CEA">
            <w:r>
              <w:t xml:space="preserve">ohne </w:t>
            </w:r>
            <w:r>
              <w:rPr>
                <w:rStyle w:val="Strong"/>
              </w:rPr>
              <w:t>meinen Freund</w:t>
            </w:r>
          </w:p>
        </w:tc>
      </w:tr>
    </w:tbl>
    <w:p w:rsidR="00E95CEA" w:rsidRDefault="00E95CEA" w:rsidP="00E95CEA">
      <w:r>
        <w:t>Câu thần chú:</w:t>
      </w:r>
    </w:p>
    <w:p w:rsidR="00E95CEA" w:rsidRDefault="00E95CEA" w:rsidP="004F1440">
      <w:pPr>
        <w:jc w:val="center"/>
      </w:pPr>
      <w:r w:rsidRPr="004F1440">
        <w:rPr>
          <w:rStyle w:val="Strong"/>
          <w:highlight w:val="yellow"/>
        </w:rPr>
        <w:t>MIT → DEM / DER / DEM / DEN</w:t>
      </w:r>
      <w:r w:rsidRPr="004F1440">
        <w:rPr>
          <w:highlight w:val="yellow"/>
        </w:rPr>
        <w:br/>
      </w:r>
      <w:r w:rsidRPr="004F1440">
        <w:rPr>
          <w:rStyle w:val="Strong"/>
          <w:highlight w:val="yellow"/>
        </w:rPr>
        <w:t>OHNE → DEN / DIE / DAS / DIE</w:t>
      </w:r>
    </w:p>
    <w:p w:rsidR="00E95CEA" w:rsidRDefault="00E95CEA" w:rsidP="00E95CEA">
      <w:r>
        <w:pict>
          <v:rect id="_x0000_i1082" style="width:0;height:1.5pt" o:hralign="center" o:hrstd="t" o:hr="t" fillcolor="#a0a0a0" stroked="f"/>
        </w:pict>
      </w:r>
    </w:p>
    <w:p w:rsidR="00E95CEA" w:rsidRDefault="00E95CEA" w:rsidP="004F1440">
      <w:pPr>
        <w:pStyle w:val="Heading2"/>
      </w:pPr>
      <w:bookmarkStart w:id="553" w:name="_Toc240230678"/>
      <w:r>
        <w:t>9.7. Những ví dụ thực tế</w:t>
      </w:r>
      <w:bookmarkEnd w:id="553"/>
    </w:p>
    <w:p w:rsidR="00E95CEA" w:rsidRPr="004F1440" w:rsidRDefault="00E95CEA" w:rsidP="00E95CEA">
      <w:pPr>
        <w:rPr>
          <w:u w:val="single"/>
        </w:rPr>
      </w:pPr>
      <w:r w:rsidRPr="004F1440">
        <w:rPr>
          <w:rFonts w:ascii="Segoe UI Symbol" w:hAnsi="Segoe UI Symbol" w:cs="Segoe UI Symbol"/>
          <w:u w:val="single"/>
        </w:rPr>
        <w:t>🚍</w:t>
      </w:r>
      <w:r w:rsidRPr="004F1440">
        <w:rPr>
          <w:u w:val="single"/>
        </w:rPr>
        <w:t xml:space="preserve"> Đi lại</w:t>
      </w:r>
    </w:p>
    <w:p w:rsidR="00E95CEA" w:rsidRDefault="00E95CEA" w:rsidP="00E95CEA">
      <w:r>
        <w:rPr>
          <w:rStyle w:val="Strong"/>
        </w:rPr>
        <w:t>Ich fahre mit dem Bus.</w:t>
      </w:r>
      <w:r>
        <w:br/>
        <w:t>→ Tôi đi bằng xe buýt.</w:t>
      </w:r>
    </w:p>
    <w:p w:rsidR="00E95CEA" w:rsidRDefault="00E95CEA" w:rsidP="00E95CEA">
      <w:r>
        <w:rPr>
          <w:rStyle w:val="Strong"/>
        </w:rPr>
        <w:t>Ich fahre ohne mein Auto.</w:t>
      </w:r>
      <w:r>
        <w:br/>
        <w:t>→ Tôi đi mà không có ô tô của mình.</w:t>
      </w:r>
    </w:p>
    <w:p w:rsidR="004F1440" w:rsidRDefault="004F1440" w:rsidP="00E95CEA"/>
    <w:p w:rsidR="00E95CEA" w:rsidRPr="004F1440" w:rsidRDefault="00E95CEA" w:rsidP="00E95CEA">
      <w:pPr>
        <w:rPr>
          <w:u w:val="single"/>
        </w:rPr>
      </w:pPr>
      <w:r w:rsidRPr="004F1440">
        <w:rPr>
          <w:rFonts w:ascii="Segoe UI Symbol" w:hAnsi="Segoe UI Symbol" w:cs="Segoe UI Symbol"/>
          <w:u w:val="single"/>
        </w:rPr>
        <w:t>👥</w:t>
      </w:r>
      <w:r w:rsidRPr="004F1440">
        <w:rPr>
          <w:u w:val="single"/>
        </w:rPr>
        <w:t xml:space="preserve"> Bạn bè</w:t>
      </w:r>
    </w:p>
    <w:p w:rsidR="00E95CEA" w:rsidRDefault="00E95CEA" w:rsidP="00E95CEA">
      <w:r>
        <w:rPr>
          <w:rStyle w:val="Strong"/>
        </w:rPr>
        <w:t>Ich gehe mit meinem Freund ins Kino.</w:t>
      </w:r>
      <w:r>
        <w:br/>
        <w:t>→ Tôi đi xem phim với bạn.</w:t>
      </w:r>
    </w:p>
    <w:p w:rsidR="00E95CEA" w:rsidRDefault="00E95CEA" w:rsidP="00E95CEA">
      <w:r>
        <w:rPr>
          <w:rStyle w:val="Strong"/>
        </w:rPr>
        <w:t>Ich gehe ohne meinen Freund ins Kino.</w:t>
      </w:r>
      <w:r>
        <w:br/>
        <w:t>→ Tôi đi xem phim mà không có bạn.</w:t>
      </w:r>
    </w:p>
    <w:p w:rsidR="00E95CEA" w:rsidRDefault="00E95CEA" w:rsidP="00E95CEA">
      <w:r>
        <w:lastRenderedPageBreak/>
        <w:t>Nhìn hai câu này:</w:t>
      </w:r>
    </w:p>
    <w:p w:rsidR="00E95CEA" w:rsidRDefault="00E95CEA" w:rsidP="00E95CEA">
      <w:r>
        <w:rPr>
          <w:rStyle w:val="Strong"/>
        </w:rPr>
        <w:t>mit meinem Freund</w:t>
      </w:r>
      <w:r>
        <w:t xml:space="preserve"> → Dativ</w:t>
      </w:r>
      <w:r>
        <w:br/>
      </w:r>
      <w:r>
        <w:rPr>
          <w:rStyle w:val="Strong"/>
        </w:rPr>
        <w:t>ohne meinen Freund</w:t>
      </w:r>
      <w:r>
        <w:t xml:space="preserve"> → Akkusativ</w:t>
      </w:r>
    </w:p>
    <w:p w:rsidR="00E95CEA" w:rsidRDefault="00E95CEA" w:rsidP="00E95CEA">
      <w:r>
        <w:t>Đây chính là kiểu câu rất dễ xuất hiện trong bài test.</w:t>
      </w:r>
    </w:p>
    <w:p w:rsidR="00E95CEA" w:rsidRDefault="00E95CEA" w:rsidP="00E95CEA"/>
    <w:p w:rsidR="00E95CEA" w:rsidRPr="004F1440" w:rsidRDefault="00E95CEA" w:rsidP="00E95CEA">
      <w:pPr>
        <w:rPr>
          <w:u w:val="single"/>
        </w:rPr>
      </w:pPr>
      <w:r w:rsidRPr="004F1440">
        <w:rPr>
          <w:rFonts w:ascii="Segoe UI Symbol" w:hAnsi="Segoe UI Symbol" w:cs="Segoe UI Symbol"/>
          <w:u w:val="single"/>
        </w:rPr>
        <w:t>🍕</w:t>
      </w:r>
      <w:r w:rsidRPr="004F1440">
        <w:rPr>
          <w:u w:val="single"/>
        </w:rPr>
        <w:t xml:space="preserve"> Đồ ăn</w:t>
      </w:r>
    </w:p>
    <w:p w:rsidR="00E95CEA" w:rsidRDefault="00E95CEA" w:rsidP="00E95CEA">
      <w:r>
        <w:rPr>
          <w:rStyle w:val="Strong"/>
        </w:rPr>
        <w:t>Ich esse Pizza mit Käse.</w:t>
      </w:r>
      <w:r>
        <w:br/>
        <w:t>→ Tôi ăn pizza với phô mai.</w:t>
      </w:r>
    </w:p>
    <w:p w:rsidR="00E95CEA" w:rsidRDefault="00E95CEA" w:rsidP="00E95CEA">
      <w:r>
        <w:rPr>
          <w:rStyle w:val="Strong"/>
        </w:rPr>
        <w:t>Ich esse Pizza ohne Käse.</w:t>
      </w:r>
      <w:r>
        <w:br/>
        <w:t>→ Tôi ăn pizza không có phô mai.</w:t>
      </w:r>
    </w:p>
    <w:p w:rsidR="00E95CEA" w:rsidRPr="004F1440" w:rsidRDefault="00E95CEA" w:rsidP="00E95CEA">
      <w:pPr>
        <w:rPr>
          <w:u w:val="single"/>
        </w:rPr>
      </w:pPr>
    </w:p>
    <w:p w:rsidR="00E95CEA" w:rsidRPr="004F1440" w:rsidRDefault="00E95CEA" w:rsidP="00E95CEA">
      <w:pPr>
        <w:rPr>
          <w:u w:val="single"/>
        </w:rPr>
      </w:pPr>
      <w:r w:rsidRPr="004F1440">
        <w:rPr>
          <w:rFonts w:ascii="Segoe UI Symbol" w:hAnsi="Segoe UI Symbol" w:cs="Segoe UI Symbol"/>
          <w:u w:val="single"/>
        </w:rPr>
        <w:t>☕</w:t>
      </w:r>
      <w:r w:rsidRPr="004F1440">
        <w:rPr>
          <w:u w:val="single"/>
        </w:rPr>
        <w:t xml:space="preserve"> Đồ uống</w:t>
      </w:r>
    </w:p>
    <w:p w:rsidR="00E95CEA" w:rsidRDefault="00E95CEA" w:rsidP="00E95CEA">
      <w:r>
        <w:rPr>
          <w:rStyle w:val="Strong"/>
        </w:rPr>
        <w:t>Ich trinke Kaffee mit Milch.</w:t>
      </w:r>
      <w:r>
        <w:br/>
        <w:t>→ Tôi uống cà phê với sữa.</w:t>
      </w:r>
    </w:p>
    <w:p w:rsidR="00E95CEA" w:rsidRDefault="00E95CEA" w:rsidP="00E95CEA">
      <w:r>
        <w:rPr>
          <w:rStyle w:val="Strong"/>
        </w:rPr>
        <w:t>Ich trinke Kaffee ohne Milch.</w:t>
      </w:r>
      <w:r>
        <w:br/>
        <w:t>→ Tôi uống cà phê không sữa.</w:t>
      </w:r>
    </w:p>
    <w:p w:rsidR="00E95CEA" w:rsidRDefault="00E95CEA" w:rsidP="00E95CEA"/>
    <w:p w:rsidR="00E95CEA" w:rsidRDefault="00E95CEA" w:rsidP="004F1440">
      <w:pPr>
        <w:pStyle w:val="Heading2"/>
      </w:pPr>
      <w:bookmarkStart w:id="554" w:name="_Toc240230679"/>
      <w:r>
        <w:t>9.8. L</w:t>
      </w:r>
      <w:r>
        <w:rPr>
          <w:rFonts w:cs="Times New Roman"/>
        </w:rPr>
        <w:t>ỗ</w:t>
      </w:r>
      <w:r>
        <w:t>i r</w:t>
      </w:r>
      <w:r>
        <w:rPr>
          <w:rFonts w:cs="Times New Roman"/>
        </w:rPr>
        <w:t>ấ</w:t>
      </w:r>
      <w:r>
        <w:t>t hay g</w:t>
      </w:r>
      <w:r>
        <w:rPr>
          <w:rFonts w:cs="Times New Roman"/>
        </w:rPr>
        <w:t>ặ</w:t>
      </w:r>
      <w:r>
        <w:t>p</w:t>
      </w:r>
      <w:bookmarkEnd w:id="554"/>
    </w:p>
    <w:p w:rsidR="00E95CEA" w:rsidRDefault="00E95CEA" w:rsidP="00E95CEA">
      <w:r>
        <w:rPr>
          <w:rFonts w:ascii="Segoe UI Symbol" w:hAnsi="Segoe UI Symbol" w:cs="Segoe UI Symbol"/>
        </w:rPr>
        <w:t>❌</w:t>
      </w:r>
      <w:r>
        <w:t xml:space="preserve"> Sai:</w:t>
      </w:r>
    </w:p>
    <w:p w:rsidR="00E95CEA" w:rsidRDefault="00E95CEA" w:rsidP="00E95CEA">
      <w:r>
        <w:rPr>
          <w:rStyle w:val="Strong"/>
        </w:rPr>
        <w:t>Ich fahre mit den Bus.</w:t>
      </w:r>
    </w:p>
    <w:p w:rsidR="00E95CEA" w:rsidRDefault="00E95CEA" w:rsidP="00E95CEA">
      <w:r>
        <w:rPr>
          <w:rFonts w:ascii="Segoe UI Symbol" w:hAnsi="Segoe UI Symbol" w:cs="Segoe UI Symbol"/>
        </w:rPr>
        <w:t>✅</w:t>
      </w:r>
      <w:r>
        <w:t xml:space="preserve"> Đúng:</w:t>
      </w:r>
    </w:p>
    <w:p w:rsidR="00E95CEA" w:rsidRDefault="00E95CEA" w:rsidP="00E95CEA">
      <w:r>
        <w:rPr>
          <w:rStyle w:val="Strong"/>
        </w:rPr>
        <w:t>Ich fahre mit dem Bus.</w:t>
      </w:r>
    </w:p>
    <w:p w:rsidR="00E95CEA" w:rsidRDefault="00E95CEA" w:rsidP="00E95CEA">
      <w:r>
        <w:t>Vì:</w:t>
      </w:r>
    </w:p>
    <w:p w:rsidR="00E95CEA" w:rsidRDefault="00E95CEA" w:rsidP="00E95CEA">
      <w:r>
        <w:t xml:space="preserve">Bus = </w:t>
      </w:r>
      <w:r>
        <w:rPr>
          <w:rStyle w:val="Strong"/>
        </w:rPr>
        <w:t>der Bus</w:t>
      </w:r>
      <w:r>
        <w:br/>
        <w:t>mit → Dativ</w:t>
      </w:r>
      <w:r>
        <w:br/>
        <w:t xml:space="preserve">der → </w:t>
      </w:r>
      <w:r>
        <w:rPr>
          <w:rStyle w:val="Strong"/>
        </w:rPr>
        <w:t>dem</w:t>
      </w:r>
    </w:p>
    <w:p w:rsidR="00E95CEA" w:rsidRDefault="00E95CEA" w:rsidP="00E95CEA"/>
    <w:p w:rsidR="004F1440" w:rsidRDefault="004F1440" w:rsidP="00E95CEA"/>
    <w:p w:rsidR="004F1440" w:rsidRDefault="004F1440" w:rsidP="00E95CEA"/>
    <w:p w:rsidR="004F1440" w:rsidRDefault="004F1440" w:rsidP="00E95CEA"/>
    <w:p w:rsidR="00E95CEA" w:rsidRDefault="00E95CEA" w:rsidP="00E95CEA">
      <w:r>
        <w:rPr>
          <w:rFonts w:ascii="Segoe UI Symbol" w:hAnsi="Segoe UI Symbol" w:cs="Segoe UI Symbol"/>
        </w:rPr>
        <w:lastRenderedPageBreak/>
        <w:t>❌</w:t>
      </w:r>
      <w:r>
        <w:t xml:space="preserve"> Sai:</w:t>
      </w:r>
    </w:p>
    <w:p w:rsidR="00E95CEA" w:rsidRDefault="00E95CEA" w:rsidP="00E95CEA">
      <w:r>
        <w:rPr>
          <w:rStyle w:val="Strong"/>
        </w:rPr>
        <w:t>Ich gehe ohne meinem Freund.</w:t>
      </w:r>
    </w:p>
    <w:p w:rsidR="00E95CEA" w:rsidRDefault="00E95CEA" w:rsidP="00E95CEA">
      <w:r>
        <w:rPr>
          <w:rFonts w:ascii="Segoe UI Symbol" w:hAnsi="Segoe UI Symbol" w:cs="Segoe UI Symbol"/>
        </w:rPr>
        <w:t>✅</w:t>
      </w:r>
      <w:r>
        <w:t xml:space="preserve"> Đúng:</w:t>
      </w:r>
    </w:p>
    <w:p w:rsidR="00E95CEA" w:rsidRDefault="00E95CEA" w:rsidP="00E95CEA">
      <w:r>
        <w:rPr>
          <w:rStyle w:val="Strong"/>
        </w:rPr>
        <w:t>Ich gehe ohne meinen Freund.</w:t>
      </w:r>
    </w:p>
    <w:p w:rsidR="00E95CEA" w:rsidRDefault="00E95CEA" w:rsidP="00E95CEA">
      <w:r>
        <w:t>Vì:</w:t>
      </w:r>
    </w:p>
    <w:p w:rsidR="00E95CEA" w:rsidRDefault="00E95CEA" w:rsidP="00E95CEA">
      <w:r>
        <w:t>ohne → Akkusativ</w:t>
      </w:r>
      <w:r>
        <w:br/>
        <w:t xml:space="preserve">mein Freund → </w:t>
      </w:r>
      <w:r>
        <w:rPr>
          <w:rStyle w:val="Strong"/>
        </w:rPr>
        <w:t>meinen Freund</w:t>
      </w:r>
    </w:p>
    <w:p w:rsidR="00E95CEA" w:rsidRPr="004F1440" w:rsidRDefault="00E95CEA" w:rsidP="00E95CEA">
      <w:pPr>
        <w:rPr>
          <w:b/>
        </w:rPr>
      </w:pPr>
      <w:r w:rsidRPr="004F1440">
        <w:rPr>
          <w:rFonts w:ascii="Segoe UI Symbol" w:hAnsi="Segoe UI Symbol" w:cs="Segoe UI Symbol"/>
          <w:b/>
        </w:rPr>
        <w:t>🎯</w:t>
      </w:r>
      <w:r w:rsidRPr="004F1440">
        <w:rPr>
          <w:b/>
        </w:rPr>
        <w:t xml:space="preserve"> MẸO NHỚ CỰC NHANH</w:t>
      </w:r>
    </w:p>
    <w:p w:rsidR="00E95CEA" w:rsidRDefault="00E95CEA" w:rsidP="00E95CEA">
      <w:r>
        <w:t>Bạn hãy tưởng tượng:</w:t>
      </w:r>
    </w:p>
    <w:p w:rsidR="00E95CEA" w:rsidRDefault="00E95CEA" w:rsidP="00E95CEA">
      <w:r>
        <w:rPr>
          <w:rFonts w:ascii="Segoe UI Symbol" w:hAnsi="Segoe UI Symbol" w:cs="Segoe UI Symbol"/>
        </w:rPr>
        <w:t>🚗</w:t>
      </w:r>
      <w:r>
        <w:t xml:space="preserve"> </w:t>
      </w:r>
      <w:r>
        <w:rPr>
          <w:rStyle w:val="Strong"/>
        </w:rPr>
        <w:t>MIT</w:t>
      </w:r>
      <w:r>
        <w:t xml:space="preserve"> = mình </w:t>
      </w:r>
      <w:r>
        <w:rPr>
          <w:rStyle w:val="Strong"/>
        </w:rPr>
        <w:t>đi cùng</w:t>
      </w:r>
      <w:r>
        <w:t xml:space="preserve"> → MIT kéo người/vật đi cùng theo </w:t>
      </w:r>
      <w:r>
        <w:rPr>
          <w:rStyle w:val="Strong"/>
        </w:rPr>
        <w:t>Dativ</w:t>
      </w:r>
    </w:p>
    <w:p w:rsidR="00E95CEA" w:rsidRDefault="00E95CEA" w:rsidP="00E95CEA">
      <w:r>
        <w:rPr>
          <w:rFonts w:ascii="Segoe UI Symbol" w:hAnsi="Segoe UI Symbol" w:cs="Segoe UI Symbol"/>
        </w:rPr>
        <w:t>🚫</w:t>
      </w:r>
      <w:r>
        <w:t xml:space="preserve"> </w:t>
      </w:r>
      <w:r>
        <w:rPr>
          <w:rStyle w:val="Strong"/>
        </w:rPr>
        <w:t>OHNE</w:t>
      </w:r>
      <w:r>
        <w:t xml:space="preserve"> = mình </w:t>
      </w:r>
      <w:r>
        <w:rPr>
          <w:rStyle w:val="Strong"/>
        </w:rPr>
        <w:t>bỏ người/vật đó ra</w:t>
      </w:r>
      <w:r>
        <w:t xml:space="preserve"> → OHNE đi với </w:t>
      </w:r>
      <w:r>
        <w:rPr>
          <w:rStyle w:val="Strong"/>
        </w:rPr>
        <w:t>Akkusativ</w:t>
      </w:r>
    </w:p>
    <w:p w:rsidR="00E95CEA" w:rsidRDefault="00E95CEA" w:rsidP="00E95CEA">
      <w:r>
        <w:t>Nhưng khi làm bài, đừng dựa vào nghĩa.</w:t>
      </w:r>
    </w:p>
    <w:p w:rsidR="00E95CEA" w:rsidRDefault="00E95CEA" w:rsidP="00E95CEA">
      <w:r>
        <w:t>Chỉ cần:</w:t>
      </w:r>
    </w:p>
    <w:p w:rsidR="00E95CEA" w:rsidRDefault="00E95CEA" w:rsidP="00E95CEA">
      <w:r>
        <w:rPr>
          <w:rStyle w:val="Strong"/>
        </w:rPr>
        <w:t>MIT = DATIV</w:t>
      </w:r>
      <w:r>
        <w:br/>
      </w:r>
      <w:r>
        <w:rPr>
          <w:rStyle w:val="Strong"/>
        </w:rPr>
        <w:t>OHNE = AKKUSATIV</w:t>
      </w:r>
    </w:p>
    <w:p w:rsidR="00E95CEA" w:rsidRDefault="00E95CEA" w:rsidP="00E95CEA"/>
    <w:p w:rsidR="00E95CEA" w:rsidRDefault="00E95CEA" w:rsidP="004F1440">
      <w:pPr>
        <w:pStyle w:val="Heading2"/>
      </w:pPr>
      <w:r>
        <w:t xml:space="preserve"> </w:t>
      </w:r>
      <w:bookmarkStart w:id="555" w:name="_Toc240230680"/>
      <w:r>
        <w:t>B</w:t>
      </w:r>
      <w:r>
        <w:rPr>
          <w:rFonts w:cs="Times New Roman"/>
        </w:rPr>
        <w:t>À</w:t>
      </w:r>
      <w:r>
        <w:t>I T</w:t>
      </w:r>
      <w:r>
        <w:rPr>
          <w:rFonts w:cs="Times New Roman"/>
        </w:rPr>
        <w:t>Ậ</w:t>
      </w:r>
      <w:r>
        <w:t>P 9</w:t>
      </w:r>
      <w:bookmarkEnd w:id="555"/>
    </w:p>
    <w:p w:rsidR="00E95CEA" w:rsidRDefault="00E95CEA" w:rsidP="00E95CEA">
      <w:r>
        <w:t>A. Điền mạo từ đúng</w:t>
      </w:r>
    </w:p>
    <w:p w:rsidR="00E95CEA" w:rsidRDefault="00E95CEA" w:rsidP="00E95CEA">
      <w:r>
        <w:t xml:space="preserve">Ich fahre mit ___ Bus. </w:t>
      </w:r>
    </w:p>
    <w:p w:rsidR="00E95CEA" w:rsidRDefault="00E95CEA" w:rsidP="00E95CEA">
      <w:r>
        <w:t xml:space="preserve">Ich gehe mit ___ Freundin ins Kino. </w:t>
      </w:r>
    </w:p>
    <w:p w:rsidR="00E95CEA" w:rsidRDefault="00E95CEA" w:rsidP="00E95CEA">
      <w:r>
        <w:t xml:space="preserve">Ich fahre mit ___ Auto. </w:t>
      </w:r>
    </w:p>
    <w:p w:rsidR="00E95CEA" w:rsidRDefault="00E95CEA" w:rsidP="00E95CEA">
      <w:r>
        <w:t xml:space="preserve">Ich spiele mit ___ Freunden. </w:t>
      </w:r>
    </w:p>
    <w:p w:rsidR="00E95CEA" w:rsidRDefault="00E95CEA" w:rsidP="00E95CEA">
      <w:r>
        <w:t xml:space="preserve">Ich gehe ohne ___ Freund. </w:t>
      </w:r>
    </w:p>
    <w:p w:rsidR="00E95CEA" w:rsidRDefault="00E95CEA" w:rsidP="00E95CEA">
      <w:r>
        <w:t xml:space="preserve">Ich gehe ohne ___ Tasche. </w:t>
      </w:r>
    </w:p>
    <w:p w:rsidR="00E95CEA" w:rsidRDefault="00E95CEA" w:rsidP="00E95CEA">
      <w:r>
        <w:t xml:space="preserve">Ich esse ohne ___ Fleisch. </w:t>
      </w:r>
    </w:p>
    <w:p w:rsidR="00E95CEA" w:rsidRDefault="00E95CEA" w:rsidP="00E95CEA">
      <w:r>
        <w:t xml:space="preserve">Ich gehe ohne ___ Kinder. </w:t>
      </w:r>
    </w:p>
    <w:p w:rsidR="00E95CEA" w:rsidRDefault="00E95CEA" w:rsidP="00E95CEA"/>
    <w:p w:rsidR="004F1440" w:rsidRDefault="004F1440" w:rsidP="00E95CEA"/>
    <w:p w:rsidR="004F1440" w:rsidRDefault="004F1440" w:rsidP="00E95CEA"/>
    <w:p w:rsidR="00E95CEA" w:rsidRDefault="00E95CEA" w:rsidP="00E95CEA">
      <w:r>
        <w:lastRenderedPageBreak/>
        <w:t>B. Điền dạng đúng của tính từ sở hữu</w:t>
      </w:r>
    </w:p>
    <w:p w:rsidR="00E95CEA" w:rsidRDefault="00E95CEA" w:rsidP="00E95CEA">
      <w:r>
        <w:t>Ich fahre mit ___ Freund.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t>Ich gehe mit ___ Mutter.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t>Ich fahre mit ___ Auto.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t>Ich gehe mit ___ Freunden.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t>Ich gehe ohne ___ Freund.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t>Ich gehe ohne ___ Mutter.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t>Ich fahre ohne ___ Auto.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t>Ich gehe ohne ___ Freunde.</w:t>
      </w:r>
      <w:r>
        <w:rPr>
          <w:rStyle w:val="Emphasis"/>
        </w:rPr>
        <w:t>(mein)</w:t>
      </w:r>
      <w:r>
        <w:t xml:space="preserve"> </w:t>
      </w:r>
    </w:p>
    <w:p w:rsidR="00E95CEA" w:rsidRDefault="00E95CEA" w:rsidP="00E95CEA">
      <w:r>
        <w:pict>
          <v:rect id="_x0000_i1083" style="width:0;height:1.5pt" o:hralign="center" o:hrstd="t" o:hr="t" fillcolor="#a0a0a0" stroked="f"/>
        </w:pict>
      </w:r>
    </w:p>
    <w:p w:rsidR="00E95CEA" w:rsidRDefault="00E95CEA" w:rsidP="00E95CEA">
      <w:r>
        <w:t>C. Chọn đáp án</w:t>
      </w:r>
    </w:p>
    <w:p w:rsidR="00E95CEA" w:rsidRDefault="00E95CEA" w:rsidP="00E95CEA">
      <w:r>
        <w:t>17.Ich fahre ___ dem Bus.</w:t>
      </w:r>
    </w:p>
    <w:p w:rsidR="00E95CEA" w:rsidRDefault="00E95CEA" w:rsidP="00E95CEA">
      <w:r>
        <w:t>A. mit</w:t>
      </w:r>
      <w:r>
        <w:br/>
        <w:t>B. ohne</w:t>
      </w:r>
      <w:r>
        <w:br/>
        <w:t>C. nach</w:t>
      </w:r>
    </w:p>
    <w:p w:rsidR="00E95CEA" w:rsidRDefault="00E95CEA" w:rsidP="00E95CEA">
      <w:r>
        <w:t>18.Ich gehe ___ meinen Freund.</w:t>
      </w:r>
    </w:p>
    <w:p w:rsidR="00E95CEA" w:rsidRDefault="00E95CEA" w:rsidP="00E95CEA">
      <w:r>
        <w:t>A. mit</w:t>
      </w:r>
      <w:r>
        <w:br/>
        <w:t>B. ohne</w:t>
      </w:r>
      <w:r>
        <w:br/>
        <w:t>C. aus</w:t>
      </w:r>
    </w:p>
    <w:p w:rsidR="00E95CEA" w:rsidRDefault="00E95CEA" w:rsidP="00E95CEA">
      <w:r>
        <w:t>19.Ich spiele mit ___ Kind.</w:t>
      </w:r>
    </w:p>
    <w:p w:rsidR="00E95CEA" w:rsidRDefault="00E95CEA" w:rsidP="00E95CEA">
      <w:r>
        <w:t>A. das</w:t>
      </w:r>
      <w:r>
        <w:br/>
        <w:t>B. dem</w:t>
      </w:r>
      <w:r>
        <w:br/>
        <w:t>C. den</w:t>
      </w:r>
    </w:p>
    <w:p w:rsidR="00E95CEA" w:rsidRDefault="00E95CEA" w:rsidP="00E95CEA">
      <w:r>
        <w:t>20.Ich gehe ohne ___ Mann.</w:t>
      </w:r>
    </w:p>
    <w:p w:rsidR="00E95CEA" w:rsidRDefault="00E95CEA" w:rsidP="00E95CEA">
      <w:r>
        <w:t>A. dem</w:t>
      </w:r>
      <w:r>
        <w:br/>
        <w:t>B. der</w:t>
      </w:r>
      <w:r>
        <w:br/>
        <w:t>C. den</w:t>
      </w:r>
    </w:p>
    <w:p w:rsidR="00E95CEA" w:rsidRDefault="00E95CEA" w:rsidP="00E95CEA">
      <w:r>
        <w:t>21.Ich fahre mit ___ Freundin.</w:t>
      </w:r>
    </w:p>
    <w:p w:rsidR="00E95CEA" w:rsidRDefault="00E95CEA" w:rsidP="00E95CEA">
      <w:r>
        <w:t>A. meiner</w:t>
      </w:r>
      <w:r>
        <w:br/>
        <w:t>B. meinen</w:t>
      </w:r>
      <w:r>
        <w:br/>
        <w:t>C. meine</w:t>
      </w:r>
    </w:p>
    <w:p w:rsidR="004F1440" w:rsidRDefault="004F1440" w:rsidP="00E95CEA"/>
    <w:p w:rsidR="00E95CEA" w:rsidRDefault="00E95CEA" w:rsidP="00E95CEA">
      <w:r>
        <w:lastRenderedPageBreak/>
        <w:t>22.Ich gehe ohne ___ Freundin.</w:t>
      </w:r>
    </w:p>
    <w:p w:rsidR="00E95CEA" w:rsidRDefault="00E95CEA" w:rsidP="00E95CEA">
      <w:r>
        <w:t>A. meiner</w:t>
      </w:r>
      <w:r>
        <w:br/>
        <w:t>B. meiner</w:t>
      </w:r>
      <w:r>
        <w:br/>
        <w:t>C. meine</w:t>
      </w:r>
    </w:p>
    <w:p w:rsidR="00E95CEA" w:rsidRDefault="00E95CEA" w:rsidP="00E95CEA"/>
    <w:p w:rsidR="00E95CEA" w:rsidRPr="004F1440" w:rsidRDefault="00E95CEA" w:rsidP="00E95CEA">
      <w:pPr>
        <w:rPr>
          <w:b/>
        </w:rPr>
      </w:pPr>
      <w:r w:rsidRPr="004F1440">
        <w:rPr>
          <w:b/>
        </w:rPr>
        <w:t>D. Dịch sang tiếng Đức</w:t>
      </w:r>
    </w:p>
    <w:p w:rsidR="00E95CEA" w:rsidRDefault="00E95CEA" w:rsidP="00E95CEA">
      <w:r>
        <w:t xml:space="preserve">Tôi đi bằng xe buýt. </w:t>
      </w:r>
    </w:p>
    <w:p w:rsidR="00E95CEA" w:rsidRDefault="00E95CEA" w:rsidP="00E95CEA">
      <w:r>
        <w:t xml:space="preserve">Tôi đi với bạn tôi. </w:t>
      </w:r>
    </w:p>
    <w:p w:rsidR="00E95CEA" w:rsidRDefault="00E95CEA" w:rsidP="00E95CEA">
      <w:r>
        <w:t xml:space="preserve">Tôi uống cà phê không đường. </w:t>
      </w:r>
    </w:p>
    <w:p w:rsidR="00E95CEA" w:rsidRDefault="00E95CEA" w:rsidP="00E95CEA">
      <w:r>
        <w:t xml:space="preserve">Tôi đi mà không có bạn tôi. </w:t>
      </w:r>
    </w:p>
    <w:p w:rsidR="00E95CEA" w:rsidRDefault="00E95CEA" w:rsidP="00E95CEA">
      <w:r>
        <w:t xml:space="preserve">Tôi đi cùng mẹ tôi. </w:t>
      </w:r>
    </w:p>
    <w:p w:rsidR="00E95CEA" w:rsidRDefault="00E95CEA" w:rsidP="00E95CEA">
      <w:r>
        <w:t xml:space="preserve">Tôi đi mà không có mẹ tôi. </w:t>
      </w:r>
    </w:p>
    <w:p w:rsidR="00E95CEA" w:rsidRDefault="00E95CEA" w:rsidP="00E95CEA"/>
    <w:p w:rsidR="00E95CEA" w:rsidRDefault="00E95CEA" w:rsidP="00E95CEA">
      <w:r>
        <w:t>MINI TEST 9</w:t>
      </w:r>
    </w:p>
    <w:p w:rsidR="00E95CEA" w:rsidRDefault="00E95CEA" w:rsidP="00E95CEA">
      <w:r>
        <w:t>Không nhìn phần trên.</w:t>
      </w:r>
    </w:p>
    <w:p w:rsidR="00E95CEA" w:rsidRDefault="00E95CEA" w:rsidP="00E95CEA">
      <w:r>
        <w:t>29.</w:t>
      </w:r>
      <w:r>
        <w:rPr>
          <w:rStyle w:val="Strong"/>
        </w:rPr>
        <w:t>Ich fahre mit ___ Zug nach Berlin.</w:t>
      </w:r>
    </w:p>
    <w:p w:rsidR="00E95CEA" w:rsidRDefault="00E95CEA" w:rsidP="00E95CEA">
      <w:r>
        <w:t>30.</w:t>
      </w:r>
      <w:r>
        <w:rPr>
          <w:rStyle w:val="Strong"/>
        </w:rPr>
        <w:t>Ich gehe ohne ___ Bruder.</w:t>
      </w:r>
    </w:p>
    <w:p w:rsidR="00E95CEA" w:rsidRDefault="00E95CEA" w:rsidP="00E95CEA">
      <w:r>
        <w:t>31.</w:t>
      </w:r>
      <w:r>
        <w:rPr>
          <w:rStyle w:val="Strong"/>
        </w:rPr>
        <w:t>Ich spiele mit ___ Kindern.</w:t>
      </w:r>
    </w:p>
    <w:p w:rsidR="00E95CEA" w:rsidRDefault="00E95CEA" w:rsidP="00E95CEA">
      <w:r>
        <w:t>32.</w:t>
      </w:r>
      <w:r>
        <w:rPr>
          <w:rStyle w:val="Strong"/>
        </w:rPr>
        <w:t>Ich trinke Kaffee ohne ___.</w:t>
      </w:r>
    </w:p>
    <w:p w:rsidR="00E95CEA" w:rsidRDefault="00E95CEA" w:rsidP="00E95CEA">
      <w:r>
        <w:t xml:space="preserve">33.Hãy tự viết </w:t>
      </w:r>
      <w:r>
        <w:rPr>
          <w:rStyle w:val="Strong"/>
        </w:rPr>
        <w:t>2 câu</w:t>
      </w:r>
      <w:r>
        <w:t>:</w:t>
      </w:r>
    </w:p>
    <w:p w:rsidR="00E95CEA" w:rsidRDefault="00E95CEA" w:rsidP="00E95CEA">
      <w:r>
        <w:t xml:space="preserve">một câu có </w:t>
      </w:r>
      <w:r>
        <w:rPr>
          <w:rStyle w:val="Strong"/>
        </w:rPr>
        <w:t>mit</w:t>
      </w:r>
      <w:r>
        <w:t xml:space="preserve"> </w:t>
      </w:r>
    </w:p>
    <w:p w:rsidR="00E95CEA" w:rsidRDefault="00E95CEA" w:rsidP="00E95CEA">
      <w:r>
        <w:t xml:space="preserve">một câu có </w:t>
      </w:r>
      <w:r>
        <w:rPr>
          <w:rStyle w:val="Strong"/>
        </w:rPr>
        <w:t>ohne</w:t>
      </w:r>
      <w:r>
        <w:t xml:space="preserve"> </w:t>
      </w:r>
    </w:p>
    <w:p w:rsidR="00E95CEA" w:rsidRDefault="00E95CEA" w:rsidP="00E95CEA"/>
    <w:p w:rsidR="004F1440" w:rsidRDefault="004F1440" w:rsidP="00E95CEA"/>
    <w:p w:rsidR="004F1440" w:rsidRDefault="004F1440" w:rsidP="00E95CEA"/>
    <w:p w:rsidR="004F1440" w:rsidRDefault="004F1440" w:rsidP="00E95CEA"/>
    <w:p w:rsidR="004F1440" w:rsidRDefault="004F1440" w:rsidP="00E95CEA"/>
    <w:p w:rsidR="004F1440" w:rsidRDefault="004F1440" w:rsidP="00E95CEA"/>
    <w:p w:rsidR="004F1440" w:rsidRDefault="004F1440" w:rsidP="00E95CEA"/>
    <w:p w:rsidR="00E95CEA" w:rsidRDefault="00E95CEA" w:rsidP="00E95CEA"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Fonts w:cs="Times New Roman"/>
        </w:rPr>
        <w:t>ĐÁ</w:t>
      </w:r>
      <w:r>
        <w:t xml:space="preserve">P </w:t>
      </w:r>
      <w:r>
        <w:rPr>
          <w:rFonts w:cs="Times New Roman"/>
        </w:rPr>
        <w:t>Á</w:t>
      </w:r>
      <w:r>
        <w:t>N</w:t>
      </w:r>
    </w:p>
    <w:p w:rsidR="00E95CEA" w:rsidRDefault="00E95CEA" w:rsidP="00E95CEA">
      <w:r>
        <w:t>A</w:t>
      </w:r>
    </w:p>
    <w:p w:rsidR="00E95CEA" w:rsidRDefault="00E95CEA" w:rsidP="00E95CEA">
      <w:r>
        <w:rPr>
          <w:rStyle w:val="Strong"/>
        </w:rPr>
        <w:t>dem</w:t>
      </w:r>
      <w:r>
        <w:t xml:space="preserve"> — mit + Dativ, der Bus → dem Bus. </w:t>
      </w:r>
    </w:p>
    <w:p w:rsidR="00E95CEA" w:rsidRDefault="00E95CEA" w:rsidP="00E95CEA">
      <w:r>
        <w:rPr>
          <w:rStyle w:val="Strong"/>
        </w:rPr>
        <w:t>der</w:t>
      </w:r>
      <w:r>
        <w:t xml:space="preserve"> — die Freundin → der Freundin. </w:t>
      </w:r>
    </w:p>
    <w:p w:rsidR="00E95CEA" w:rsidRDefault="00E95CEA" w:rsidP="00E95CEA">
      <w:r>
        <w:rPr>
          <w:rStyle w:val="Strong"/>
        </w:rPr>
        <w:t>dem</w:t>
      </w:r>
      <w:r>
        <w:t xml:space="preserve"> — das Auto → dem Auto. </w:t>
      </w:r>
    </w:p>
    <w:p w:rsidR="00E95CEA" w:rsidRDefault="00E95CEA" w:rsidP="00E95CEA">
      <w:r>
        <w:rPr>
          <w:rStyle w:val="Strong"/>
        </w:rPr>
        <w:t>den</w:t>
      </w:r>
      <w:r>
        <w:t xml:space="preserve"> — Plural Dativ → den Freunden. </w:t>
      </w:r>
    </w:p>
    <w:p w:rsidR="00E95CEA" w:rsidRDefault="00E95CEA" w:rsidP="00E95CEA">
      <w:r>
        <w:rPr>
          <w:rStyle w:val="Strong"/>
        </w:rPr>
        <w:t>den</w:t>
      </w:r>
      <w:r>
        <w:t xml:space="preserve"> — ohne + Akkusativ, der Freund → den Freund. </w:t>
      </w:r>
    </w:p>
    <w:p w:rsidR="00E95CEA" w:rsidRDefault="00E95CEA" w:rsidP="00E95CEA">
      <w:r>
        <w:rPr>
          <w:rStyle w:val="Strong"/>
        </w:rPr>
        <w:t>die</w:t>
      </w:r>
      <w:r>
        <w:t xml:space="preserve"> — die Tasche → die Tasche. </w:t>
      </w:r>
    </w:p>
    <w:p w:rsidR="00E95CEA" w:rsidRDefault="00E95CEA" w:rsidP="00E95CEA">
      <w:r>
        <w:rPr>
          <w:rStyle w:val="Strong"/>
        </w:rPr>
        <w:t>das</w:t>
      </w:r>
      <w:r>
        <w:t xml:space="preserve"> — das Fleisch → das Fleisch. </w:t>
      </w:r>
    </w:p>
    <w:p w:rsidR="00E95CEA" w:rsidRDefault="00E95CEA" w:rsidP="00E95CEA">
      <w:r>
        <w:rPr>
          <w:rStyle w:val="Strong"/>
        </w:rPr>
        <w:t>die</w:t>
      </w:r>
      <w:r>
        <w:t xml:space="preserve"> — Plural Akkusativ → die Kinder. </w:t>
      </w:r>
    </w:p>
    <w:p w:rsidR="00E95CEA" w:rsidRDefault="00E95CEA" w:rsidP="00E95CEA">
      <w:r>
        <w:t>B</w:t>
      </w:r>
    </w:p>
    <w:p w:rsidR="00E95CEA" w:rsidRDefault="00E95CEA" w:rsidP="00E95CEA">
      <w:r>
        <w:rPr>
          <w:rStyle w:val="Strong"/>
        </w:rPr>
        <w:t>meinem Freund</w:t>
      </w:r>
      <w:r>
        <w:t xml:space="preserve"> — Dativ giống đực. </w:t>
      </w:r>
    </w:p>
    <w:p w:rsidR="00E95CEA" w:rsidRDefault="00E95CEA" w:rsidP="00E95CEA">
      <w:r>
        <w:rPr>
          <w:rStyle w:val="Strong"/>
        </w:rPr>
        <w:t>meiner Mutter</w:t>
      </w:r>
      <w:r>
        <w:t xml:space="preserve"> — Dativ giống cái. </w:t>
      </w:r>
    </w:p>
    <w:p w:rsidR="00E95CEA" w:rsidRDefault="00E95CEA" w:rsidP="00E95CEA">
      <w:r>
        <w:rPr>
          <w:rStyle w:val="Strong"/>
        </w:rPr>
        <w:t>meinem Auto</w:t>
      </w:r>
      <w:r>
        <w:t xml:space="preserve"> — Dativ giống trung. </w:t>
      </w:r>
    </w:p>
    <w:p w:rsidR="00E95CEA" w:rsidRDefault="00E95CEA" w:rsidP="00E95CEA">
      <w:r>
        <w:rPr>
          <w:rStyle w:val="Strong"/>
        </w:rPr>
        <w:t>meinen Freunden</w:t>
      </w:r>
      <w:r>
        <w:t xml:space="preserve"> — Dativ số nhiều. </w:t>
      </w:r>
    </w:p>
    <w:p w:rsidR="00E95CEA" w:rsidRDefault="00E95CEA" w:rsidP="00E95CEA">
      <w:r>
        <w:rPr>
          <w:rStyle w:val="Strong"/>
        </w:rPr>
        <w:t>meinen Freund</w:t>
      </w:r>
      <w:r>
        <w:t xml:space="preserve"> — Akkusativ giống đực. </w:t>
      </w:r>
    </w:p>
    <w:p w:rsidR="00E95CEA" w:rsidRDefault="00E95CEA" w:rsidP="00E95CEA">
      <w:r>
        <w:rPr>
          <w:rStyle w:val="Strong"/>
        </w:rPr>
        <w:t>meine Mutter</w:t>
      </w:r>
      <w:r>
        <w:t xml:space="preserve"> — Akkusativ giống cái. </w:t>
      </w:r>
    </w:p>
    <w:p w:rsidR="00E95CEA" w:rsidRDefault="00E95CEA" w:rsidP="00E95CEA">
      <w:r>
        <w:rPr>
          <w:rStyle w:val="Strong"/>
        </w:rPr>
        <w:t>mein Auto</w:t>
      </w:r>
      <w:r>
        <w:t xml:space="preserve"> — Akkusativ giống trung. </w:t>
      </w:r>
    </w:p>
    <w:p w:rsidR="00E95CEA" w:rsidRDefault="00E95CEA" w:rsidP="00E95CEA">
      <w:r>
        <w:rPr>
          <w:rStyle w:val="Strong"/>
        </w:rPr>
        <w:t>meine Freunde</w:t>
      </w:r>
      <w:r>
        <w:t xml:space="preserve"> — Akkusativ số nhiều. </w:t>
      </w:r>
    </w:p>
    <w:p w:rsidR="00E95CEA" w:rsidRDefault="00E95CEA" w:rsidP="00E95CEA">
      <w:r>
        <w:t>C</w:t>
      </w:r>
    </w:p>
    <w:p w:rsidR="00E95CEA" w:rsidRDefault="00E95CEA" w:rsidP="00E95CEA">
      <w:r>
        <w:rPr>
          <w:rStyle w:val="Strong"/>
        </w:rPr>
        <w:t>A — mit</w:t>
      </w:r>
      <w:r>
        <w:t xml:space="preserve"> </w:t>
      </w:r>
    </w:p>
    <w:p w:rsidR="00E95CEA" w:rsidRDefault="00E95CEA" w:rsidP="00E95CEA">
      <w:r>
        <w:rPr>
          <w:rStyle w:val="Strong"/>
        </w:rPr>
        <w:t>B — ohne</w:t>
      </w:r>
      <w:r>
        <w:t xml:space="preserve"> </w:t>
      </w:r>
    </w:p>
    <w:p w:rsidR="00E95CEA" w:rsidRDefault="00E95CEA" w:rsidP="00E95CEA">
      <w:r>
        <w:rPr>
          <w:rStyle w:val="Strong"/>
        </w:rPr>
        <w:t>B — dem</w:t>
      </w:r>
      <w:r>
        <w:t xml:space="preserve"> </w:t>
      </w:r>
    </w:p>
    <w:p w:rsidR="00E95CEA" w:rsidRDefault="00E95CEA" w:rsidP="00E95CEA">
      <w:r>
        <w:rPr>
          <w:rStyle w:val="Strong"/>
        </w:rPr>
        <w:t>C — den</w:t>
      </w:r>
      <w:r>
        <w:t xml:space="preserve"> </w:t>
      </w:r>
    </w:p>
    <w:p w:rsidR="00E95CEA" w:rsidRDefault="00E95CEA" w:rsidP="00E95CEA">
      <w:r>
        <w:rPr>
          <w:rStyle w:val="Strong"/>
        </w:rPr>
        <w:t>A — meiner</w:t>
      </w:r>
      <w:r>
        <w:t xml:space="preserve"> </w:t>
      </w:r>
    </w:p>
    <w:p w:rsidR="00E95CEA" w:rsidRDefault="00E95CEA" w:rsidP="00E95CEA">
      <w:r>
        <w:rPr>
          <w:rStyle w:val="Strong"/>
        </w:rPr>
        <w:t>C — meine</w:t>
      </w:r>
      <w:r>
        <w:t xml:space="preserve"> </w:t>
      </w:r>
    </w:p>
    <w:p w:rsidR="00E95CEA" w:rsidRDefault="00E95CEA" w:rsidP="00E95CEA">
      <w:r>
        <w:t>D</w:t>
      </w:r>
    </w:p>
    <w:p w:rsidR="00E95CEA" w:rsidRDefault="00E95CEA" w:rsidP="00E95CEA">
      <w:r>
        <w:rPr>
          <w:rStyle w:val="Strong"/>
        </w:rPr>
        <w:t>Ich fahre mit dem Bus.</w:t>
      </w:r>
      <w:r>
        <w:t xml:space="preserve"> </w:t>
      </w:r>
    </w:p>
    <w:p w:rsidR="00E95CEA" w:rsidRDefault="00E95CEA" w:rsidP="00E95CEA">
      <w:r>
        <w:rPr>
          <w:rStyle w:val="Strong"/>
        </w:rPr>
        <w:lastRenderedPageBreak/>
        <w:t>Ich gehe mit meinem Freund.</w:t>
      </w:r>
      <w:r>
        <w:t xml:space="preserve"> </w:t>
      </w:r>
    </w:p>
    <w:p w:rsidR="00E95CEA" w:rsidRDefault="00E95CEA" w:rsidP="00E95CEA">
      <w:r>
        <w:rPr>
          <w:rStyle w:val="Strong"/>
        </w:rPr>
        <w:t>Ich trinke Kaffee ohne Zucker.</w:t>
      </w:r>
      <w:r>
        <w:t xml:space="preserve"> </w:t>
      </w:r>
    </w:p>
    <w:p w:rsidR="00E95CEA" w:rsidRDefault="00E95CEA" w:rsidP="00E95CEA">
      <w:r>
        <w:rPr>
          <w:rStyle w:val="Strong"/>
        </w:rPr>
        <w:t>Ich gehe ohne meinen Freund.</w:t>
      </w:r>
      <w:r>
        <w:t xml:space="preserve"> </w:t>
      </w:r>
    </w:p>
    <w:p w:rsidR="00E95CEA" w:rsidRDefault="00E95CEA" w:rsidP="00E95CEA">
      <w:r>
        <w:rPr>
          <w:rStyle w:val="Strong"/>
        </w:rPr>
        <w:t>Ich gehe mit meiner Mutter.</w:t>
      </w:r>
      <w:r>
        <w:t xml:space="preserve"> </w:t>
      </w:r>
    </w:p>
    <w:p w:rsidR="00E95CEA" w:rsidRDefault="00E95CEA" w:rsidP="00E95CEA">
      <w:r>
        <w:rPr>
          <w:rStyle w:val="Strong"/>
        </w:rPr>
        <w:t>Ich gehe ohne meine Mutter.</w:t>
      </w:r>
      <w:r>
        <w:t xml:space="preserve"> </w:t>
      </w:r>
    </w:p>
    <w:p w:rsidR="00E95CEA" w:rsidRDefault="00E95CEA" w:rsidP="00E95CEA">
      <w:r>
        <w:t>Mini Test</w:t>
      </w:r>
    </w:p>
    <w:p w:rsidR="00E95CEA" w:rsidRDefault="00E95CEA" w:rsidP="00E95CEA">
      <w:r>
        <w:rPr>
          <w:rStyle w:val="Strong"/>
        </w:rPr>
        <w:t>dem</w:t>
      </w:r>
      <w:r>
        <w:t xml:space="preserve"> → mit + Dativ. </w:t>
      </w:r>
    </w:p>
    <w:p w:rsidR="00E95CEA" w:rsidRDefault="00E95CEA" w:rsidP="00E95CEA">
      <w:r>
        <w:rPr>
          <w:rStyle w:val="Strong"/>
        </w:rPr>
        <w:t>meinen</w:t>
      </w:r>
      <w:r>
        <w:t xml:space="preserve"> nếu câu đầy đủ là </w:t>
      </w:r>
      <w:r>
        <w:rPr>
          <w:rStyle w:val="Emphasis"/>
        </w:rPr>
        <w:t>ohne meinen Bruder</w:t>
      </w:r>
      <w:r>
        <w:t xml:space="preserve">. </w:t>
      </w:r>
    </w:p>
    <w:p w:rsidR="00E95CEA" w:rsidRDefault="00E95CEA" w:rsidP="00E95CEA">
      <w:r>
        <w:rPr>
          <w:rStyle w:val="Strong"/>
        </w:rPr>
        <w:t>den</w:t>
      </w:r>
      <w:r>
        <w:t xml:space="preserve"> → Dativ Plural. </w:t>
      </w:r>
    </w:p>
    <w:p w:rsidR="00E95CEA" w:rsidRDefault="00E95CEA" w:rsidP="00E95CEA">
      <w:r>
        <w:rPr>
          <w:rStyle w:val="Strong"/>
        </w:rPr>
        <w:t>Zucker</w:t>
      </w:r>
      <w:r>
        <w:t xml:space="preserve"> → </w:t>
      </w:r>
      <w:r>
        <w:rPr>
          <w:rStyle w:val="Emphasis"/>
        </w:rPr>
        <w:t>ohne Zucker</w:t>
      </w:r>
      <w:r>
        <w:t xml:space="preserve">. </w:t>
      </w:r>
    </w:p>
    <w:p w:rsidR="00E95CEA" w:rsidRDefault="00E95CEA" w:rsidP="00E95CEA">
      <w:r>
        <w:t xml:space="preserve">Ví dụ: </w:t>
      </w:r>
    </w:p>
    <w:p w:rsidR="00E95CEA" w:rsidRDefault="00E95CEA" w:rsidP="00E95CEA">
      <w:r>
        <w:rPr>
          <w:rStyle w:val="Strong"/>
        </w:rPr>
        <w:t>Ich fahre mit meinem Freund.</w:t>
      </w:r>
      <w:r>
        <w:br/>
      </w:r>
      <w:r>
        <w:rPr>
          <w:rStyle w:val="Strong"/>
        </w:rPr>
        <w:t>Ich gehe ohne meinen Freund.</w:t>
      </w:r>
    </w:p>
    <w:p w:rsidR="00E95CEA" w:rsidRDefault="00E95CEA" w:rsidP="00E95CEA">
      <w:r>
        <w:pict>
          <v:rect id="_x0000_i1084" style="width:0;height:1.5pt" o:hralign="center" o:hrstd="t" o:hr="t" fillcolor="#a0a0a0" stroked="f"/>
        </w:pict>
      </w:r>
    </w:p>
    <w:p w:rsidR="00E95CEA" w:rsidRDefault="00E95CEA" w:rsidP="00E95CEA">
      <w:r>
        <w:rPr>
          <w:rFonts w:cs="Times New Roman"/>
        </w:rPr>
        <w:t>🧠</w:t>
      </w:r>
      <w:r>
        <w:t xml:space="preserve"> CHỐT GIAI ĐOẠN 9</w:t>
      </w:r>
    </w:p>
    <w:p w:rsidR="00E95CEA" w:rsidRDefault="00E95CEA" w:rsidP="00E95CEA">
      <w:r>
        <w:t>Bạn chỉ cần nhìn thấy hai giới từ này là phản xạ:</w:t>
      </w:r>
    </w:p>
    <w:p w:rsidR="00E95CEA" w:rsidRDefault="00E95CEA" w:rsidP="00E95CEA">
      <w:r>
        <w:rPr>
          <w:rFonts w:cs="Times New Roman"/>
        </w:rPr>
        <w:t>🟢</w:t>
      </w:r>
      <w:r>
        <w:t xml:space="preserve"> </w:t>
      </w:r>
      <w:r>
        <w:rPr>
          <w:rStyle w:val="Strong"/>
        </w:rPr>
        <w:t>MIT → DATIV</w:t>
      </w:r>
      <w:r>
        <w:br/>
      </w:r>
      <w:r>
        <w:rPr>
          <w:rStyle w:val="Strong"/>
        </w:rPr>
        <w:t>mit dem / der / dem / den</w:t>
      </w:r>
    </w:p>
    <w:p w:rsidR="00E95CEA" w:rsidRDefault="00E95CEA" w:rsidP="00E95CEA"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</w:rPr>
        <w:t>OHNE → AKKUSATIV</w:t>
      </w:r>
      <w:r>
        <w:br/>
      </w:r>
      <w:r>
        <w:rPr>
          <w:rStyle w:val="Strong"/>
        </w:rPr>
        <w:t>ohne den / die / das / die</w:t>
      </w:r>
    </w:p>
    <w:p w:rsidR="00E95CEA" w:rsidRDefault="00E95CEA" w:rsidP="00E95CEA">
      <w:r>
        <w:t>Và đặc biệt:</w:t>
      </w:r>
    </w:p>
    <w:p w:rsidR="00E95CEA" w:rsidRDefault="00E95CEA" w:rsidP="00E95CEA">
      <w:r>
        <w:rPr>
          <w:rStyle w:val="Strong"/>
        </w:rPr>
        <w:t>mit meinem Freund</w:t>
      </w:r>
      <w:r>
        <w:br/>
      </w:r>
      <w:r>
        <w:rPr>
          <w:rStyle w:val="Strong"/>
        </w:rPr>
        <w:t>ohne meinen Freund</w:t>
      </w:r>
    </w:p>
    <w:p w:rsidR="00E95CEA" w:rsidRDefault="00E95CEA" w:rsidP="00E95CEA">
      <w:r>
        <w:t>Đây là cặp rất đáng nhớ cho bài test.</w:t>
      </w:r>
    </w:p>
    <w:p w:rsidR="00CA5DCB" w:rsidRDefault="00CA5DCB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CA5DCB" w:rsidRDefault="00CA5DCB" w:rsidP="00CA5DCB">
      <w:pPr>
        <w:pStyle w:val="Heading1"/>
        <w:rPr>
          <w:sz w:val="48"/>
        </w:rPr>
      </w:pPr>
      <w:bookmarkStart w:id="556" w:name="_Toc240230681"/>
      <w:r>
        <w:lastRenderedPageBreak/>
        <w:t>GIAI ĐOẠN 10 — SO SÁNH HƠN &amp; SO SÁNH NHẤT</w:t>
      </w:r>
      <w:bookmarkEnd w:id="556"/>
    </w:p>
    <w:p w:rsidR="00CA5DCB" w:rsidRDefault="00CA5DCB" w:rsidP="00CA5DCB">
      <w:r>
        <w:t xml:space="preserve">Đây là phần mới hoàn toàn so với những gì mình đã học, nên mình sẽ đi </w:t>
      </w:r>
      <w:r>
        <w:rPr>
          <w:rStyle w:val="Strong"/>
        </w:rPr>
        <w:t>từ gốc → cách nhận biết → công thức → ngoại lệ → bài tập → mini test</w:t>
      </w:r>
      <w:r>
        <w:t>.</w:t>
      </w:r>
    </w:p>
    <w:p w:rsidR="00CA5DCB" w:rsidRDefault="00CA5DCB" w:rsidP="00CA5DCB">
      <w:r>
        <w:t>Mục tiêu sau bài này là bạn nhìn thấy:</w:t>
      </w:r>
    </w:p>
    <w:p w:rsidR="00CA5DCB" w:rsidRDefault="00CA5DCB" w:rsidP="00CA5DCB">
      <w:r>
        <w:rPr>
          <w:rStyle w:val="Strong"/>
        </w:rPr>
        <w:t>klein → kleiner → am kleinsten</w:t>
      </w:r>
    </w:p>
    <w:p w:rsidR="00CA5DCB" w:rsidRDefault="00CA5DCB" w:rsidP="00CA5DCB">
      <w:r>
        <w:t>và hiểu ngay:</w:t>
      </w:r>
    </w:p>
    <w:p w:rsidR="00CA5DCB" w:rsidRDefault="00CA5DCB" w:rsidP="00CA5DCB">
      <w:r>
        <w:t>nhỏ → nhỏ hơn → nhỏ nhất.</w:t>
      </w:r>
    </w:p>
    <w:p w:rsidR="00CA5DCB" w:rsidRDefault="00CA5DCB" w:rsidP="00CA5DCB">
      <w:r>
        <w:pict>
          <v:rect id="_x0000_i1085" style="width:0;height:1.5pt" o:hralign="center" o:hrstd="t" o:hr="t" fillcolor="#a0a0a0" stroked="f"/>
        </w:pict>
      </w:r>
    </w:p>
    <w:p w:rsidR="00CA5DCB" w:rsidRDefault="00CA5DCB" w:rsidP="00CA5DCB">
      <w:pPr>
        <w:pStyle w:val="Heading2"/>
      </w:pPr>
      <w:bookmarkStart w:id="557" w:name="_Toc240230682"/>
      <w:r>
        <w:t>10.1. Có 3 mức độ so sánh</w:t>
      </w:r>
      <w:bookmarkEnd w:id="557"/>
    </w:p>
    <w:p w:rsidR="00CA5DCB" w:rsidRDefault="00CA5DCB" w:rsidP="00CA5DCB">
      <w:r>
        <w:t>Trong tiếng Đức cũng giống tiếng Việt:</w:t>
      </w:r>
    </w:p>
    <w:p w:rsidR="00CA5DCB" w:rsidRDefault="00CA5DCB" w:rsidP="00CA5DCB">
      <w:r>
        <w:rPr>
          <w:rFonts w:ascii="Cambria Math" w:hAnsi="Cambria Math" w:cs="Cambria Math"/>
        </w:rPr>
        <w:t>①</w:t>
      </w:r>
      <w:r>
        <w:t xml:space="preserve"> B</w:t>
      </w:r>
      <w:r>
        <w:rPr>
          <w:rFonts w:cs="Times New Roman"/>
        </w:rPr>
        <w:t>ì</w:t>
      </w:r>
      <w:r>
        <w:t>nh th</w:t>
      </w:r>
      <w:r>
        <w:rPr>
          <w:rFonts w:cs="Times New Roman"/>
        </w:rPr>
        <w:t>ư</w:t>
      </w:r>
      <w:r>
        <w:t>ờng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groß</w:t>
      </w:r>
      <w:r>
        <w:br/>
        <w:t>to / lớn</w:t>
      </w:r>
    </w:p>
    <w:p w:rsidR="00CA5DCB" w:rsidRDefault="00CA5DCB" w:rsidP="00CA5DCB">
      <w:r>
        <w:rPr>
          <w:rFonts w:ascii="Cambria Math" w:hAnsi="Cambria Math" w:cs="Cambria Math"/>
        </w:rPr>
        <w:t>②</w:t>
      </w:r>
      <w:r>
        <w:t xml:space="preserve"> So s</w:t>
      </w:r>
      <w:r>
        <w:rPr>
          <w:rFonts w:cs="Times New Roman"/>
        </w:rPr>
        <w:t>á</w:t>
      </w:r>
      <w:r>
        <w:t>nh h</w:t>
      </w:r>
      <w:r>
        <w:rPr>
          <w:rFonts w:cs="Times New Roman"/>
        </w:rPr>
        <w:t>ơ</w:t>
      </w:r>
      <w:r>
        <w:t>n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größer</w:t>
      </w:r>
      <w:r>
        <w:br/>
        <w:t>to hơn / lớn hơn</w:t>
      </w:r>
    </w:p>
    <w:p w:rsidR="00CA5DCB" w:rsidRDefault="00CA5DCB" w:rsidP="00CA5DCB">
      <w:r>
        <w:rPr>
          <w:rFonts w:ascii="Cambria Math" w:hAnsi="Cambria Math" w:cs="Cambria Math"/>
        </w:rPr>
        <w:t>③</w:t>
      </w:r>
      <w:r>
        <w:t xml:space="preserve"> So s</w:t>
      </w:r>
      <w:r>
        <w:rPr>
          <w:rFonts w:cs="Times New Roman"/>
        </w:rPr>
        <w:t>á</w:t>
      </w:r>
      <w:r>
        <w:t>nh nhất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am größten</w:t>
      </w:r>
      <w:r>
        <w:br/>
        <w:t>lớn nhất</w:t>
      </w:r>
    </w:p>
    <w:p w:rsidR="00CA5DCB" w:rsidRDefault="00CA5DCB" w:rsidP="00CA5DCB">
      <w:r>
        <w:t>Ví dụ:</w:t>
      </w:r>
    </w:p>
    <w:p w:rsidR="00CA5DCB" w:rsidRDefault="00CA5DCB" w:rsidP="00CA5DCB">
      <w:r>
        <w:rPr>
          <w:rStyle w:val="Strong"/>
        </w:rPr>
        <w:t>Mein Auto ist groß.</w:t>
      </w:r>
      <w:r>
        <w:br/>
        <w:t>→ Xe của tôi lớn.</w:t>
      </w:r>
    </w:p>
    <w:p w:rsidR="00CA5DCB" w:rsidRDefault="00CA5DCB" w:rsidP="00CA5DCB">
      <w:r>
        <w:rPr>
          <w:rStyle w:val="Strong"/>
        </w:rPr>
        <w:t>Mein Auto ist größer als dein Auto.</w:t>
      </w:r>
      <w:r>
        <w:br/>
        <w:t>→ Xe của tôi lớn hơn xe của bạn.</w:t>
      </w:r>
    </w:p>
    <w:p w:rsidR="00CA5DCB" w:rsidRDefault="00CA5DCB" w:rsidP="00CA5DCB">
      <w:r>
        <w:rPr>
          <w:rStyle w:val="Strong"/>
        </w:rPr>
        <w:t>Mein Auto ist am größten.</w:t>
      </w:r>
      <w:r>
        <w:br/>
        <w:t>→ Xe của tôi lớn nhất.</w:t>
      </w:r>
    </w:p>
    <w:p w:rsidR="00CA5DCB" w:rsidRDefault="00CA5DCB" w:rsidP="00CA5DCB"/>
    <w:p w:rsidR="00CA5DCB" w:rsidRDefault="00CA5DCB" w:rsidP="00CA5DCB"/>
    <w:p w:rsidR="00CA5DCB" w:rsidRDefault="00CA5DCB" w:rsidP="00CA5DCB"/>
    <w:p w:rsidR="00CA5DCB" w:rsidRDefault="00CA5DCB" w:rsidP="00CA5DCB">
      <w:pPr>
        <w:pStyle w:val="Heading2"/>
      </w:pPr>
      <w:bookmarkStart w:id="558" w:name="_Toc240230683"/>
      <w:r>
        <w:lastRenderedPageBreak/>
        <w:t>10.2. SO SÁNH HƠN — KOMPARATIV</w:t>
      </w:r>
      <w:bookmarkEnd w:id="558"/>
    </w:p>
    <w:p w:rsidR="00CA5DCB" w:rsidRDefault="00CA5DCB" w:rsidP="00CA5DCB">
      <w:r>
        <w:t>Đây là phần đầu tiên cần nắm chắc.</w:t>
      </w:r>
    </w:p>
    <w:p w:rsidR="00CA5DCB" w:rsidRDefault="00CA5DCB" w:rsidP="00CA5DCB">
      <w:r>
        <w:rPr>
          <w:rFonts w:ascii="Segoe UI Symbol" w:hAnsi="Segoe UI Symbol" w:cs="Segoe UI Symbol"/>
        </w:rPr>
        <w:t>⭐</w:t>
      </w:r>
      <w:r>
        <w:t xml:space="preserve"> Công thức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Tính từ + -er + als</w:t>
      </w:r>
    </w:p>
    <w:p w:rsidR="00CA5DCB" w:rsidRDefault="00CA5DCB" w:rsidP="00CA5DCB">
      <w:r>
        <w:t>Ví dụ:</w:t>
      </w:r>
    </w:p>
    <w:p w:rsidR="00CA5DCB" w:rsidRDefault="00CA5DCB" w:rsidP="00CA5DCB">
      <w:pPr>
        <w:jc w:val="center"/>
      </w:pPr>
      <w:r>
        <w:rPr>
          <w:rStyle w:val="Strong"/>
        </w:rPr>
        <w:t>schnell → schneller als</w:t>
      </w:r>
    </w:p>
    <w:p w:rsidR="00CA5DCB" w:rsidRDefault="00CA5DCB" w:rsidP="00CA5DCB">
      <w:r>
        <w:t>→ nhanh → nhanh hơn</w:t>
      </w:r>
    </w:p>
    <w:p w:rsidR="00CA5DCB" w:rsidRDefault="00CA5DCB" w:rsidP="00CA5DCB">
      <w:r>
        <w:rPr>
          <w:rStyle w:val="Strong"/>
        </w:rPr>
        <w:t>Mein Auto ist schneller als dein Auto.</w:t>
      </w:r>
      <w:r>
        <w:br/>
        <w:t>→ Xe của tôi nhanh hơn xe của bạn.</w:t>
      </w:r>
    </w:p>
    <w:p w:rsidR="00CA5DCB" w:rsidRDefault="00CA5DCB" w:rsidP="00CA5DCB"/>
    <w:p w:rsidR="00CA5DCB" w:rsidRDefault="00CA5DCB" w:rsidP="00CA5DCB">
      <w:pPr>
        <w:pStyle w:val="Heading2"/>
      </w:pPr>
      <w:bookmarkStart w:id="559" w:name="_Toc240230684"/>
      <w:r>
        <w:t>10.3. “ALS” = hơn ... so với</w:t>
      </w:r>
      <w:bookmarkEnd w:id="559"/>
    </w:p>
    <w:p w:rsidR="00CA5DCB" w:rsidRDefault="00CA5DCB" w:rsidP="00CA5DCB">
      <w:r>
        <w:t>Khi nói:</w:t>
      </w:r>
    </w:p>
    <w:p w:rsidR="00CA5DCB" w:rsidRDefault="00CA5DCB" w:rsidP="00CA5DCB">
      <w:r>
        <w:rPr>
          <w:rStyle w:val="Strong"/>
        </w:rPr>
        <w:t>A hơn B</w:t>
      </w:r>
    </w:p>
    <w:p w:rsidR="00CA5DCB" w:rsidRDefault="00CA5DCB" w:rsidP="00CA5DCB">
      <w:r>
        <w:t>thì thường dùng: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A + tính từ-er + als + B</w:t>
      </w:r>
    </w:p>
    <w:p w:rsidR="00CA5DCB" w:rsidRDefault="00CA5DCB" w:rsidP="00CA5DCB">
      <w:r>
        <w:t>Ví dụ:</w:t>
      </w:r>
    </w:p>
    <w:p w:rsidR="00CA5DCB" w:rsidRDefault="00CA5DCB" w:rsidP="00CA5DCB">
      <w:r>
        <w:rPr>
          <w:rStyle w:val="Strong"/>
        </w:rPr>
        <w:t>Peter ist größer als Paul.</w:t>
      </w:r>
      <w:r>
        <w:br/>
        <w:t>→ Peter cao hơn Paul.</w:t>
      </w:r>
    </w:p>
    <w:p w:rsidR="00CA5DCB" w:rsidRDefault="00CA5DCB" w:rsidP="00CA5DCB">
      <w:r>
        <w:rPr>
          <w:rStyle w:val="Strong"/>
        </w:rPr>
        <w:t>Deutsch ist schwieriger als Englisch.</w:t>
      </w:r>
      <w:r>
        <w:br/>
        <w:t>→ Tiếng Đức khó hơn tiếng Anh.</w:t>
      </w:r>
    </w:p>
    <w:p w:rsidR="00CA5DCB" w:rsidRDefault="00CA5DCB" w:rsidP="00CA5DCB">
      <w:r>
        <w:rPr>
          <w:rStyle w:val="Strong"/>
        </w:rPr>
        <w:t>Heute ist es wärmer als gestern.</w:t>
      </w:r>
      <w:r>
        <w:br/>
        <w:t>→ Hôm nay ấm hơn hôm qua.</w:t>
      </w:r>
    </w:p>
    <w:p w:rsidR="00CA5DCB" w:rsidRDefault="00CA5DCB">
      <w:r>
        <w:br w:type="page"/>
      </w:r>
    </w:p>
    <w:p w:rsidR="00CA5DCB" w:rsidRDefault="00CA5DCB" w:rsidP="00CA5DCB"/>
    <w:p w:rsidR="00CA5DCB" w:rsidRDefault="00CA5DCB" w:rsidP="00CA5DCB">
      <w:pPr>
        <w:pStyle w:val="Heading2"/>
      </w:pPr>
      <w:bookmarkStart w:id="560" w:name="_Toc240230685"/>
      <w:r>
        <w:t>10.4. Một số tính từ thông dụng</w:t>
      </w:r>
      <w:bookmarkEnd w:id="560"/>
    </w:p>
    <w:tbl>
      <w:tblPr>
        <w:tblW w:w="0" w:type="auto"/>
        <w:tblCellSpacing w:w="15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544"/>
      </w:tblGrid>
      <w:tr w:rsidR="00CA5DCB" w:rsidTr="00CA5DCB">
        <w:trPr>
          <w:tblHeader/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pPr>
              <w:rPr>
                <w:b/>
                <w:bCs/>
              </w:rPr>
            </w:pPr>
            <w:r>
              <w:rPr>
                <w:b/>
                <w:bCs/>
              </w:rPr>
              <w:t>Tính từ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pPr>
              <w:rPr>
                <w:b/>
                <w:bCs/>
              </w:rPr>
            </w:pPr>
            <w:r>
              <w:rPr>
                <w:b/>
                <w:bCs/>
              </w:rPr>
              <w:t>So sánh hơn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klein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kleiner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groß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größer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schnell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schneller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langsam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langsamer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alt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älter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jung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jünger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schön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schöner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teuer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teurer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billig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billiger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kalt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kälter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warm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wärmer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lang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länger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kurz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kürzer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leicht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leichter</w:t>
            </w:r>
          </w:p>
        </w:tc>
      </w:tr>
      <w:tr w:rsidR="00CA5DCB" w:rsidTr="00CA5DCB">
        <w:trPr>
          <w:tblCellSpacing w:w="15" w:type="dxa"/>
        </w:trPr>
        <w:tc>
          <w:tcPr>
            <w:tcW w:w="1514" w:type="dxa"/>
            <w:vAlign w:val="center"/>
            <w:hideMark/>
          </w:tcPr>
          <w:p w:rsidR="00CA5DCB" w:rsidRDefault="00CA5DCB" w:rsidP="00CA5DCB">
            <w:r>
              <w:t>schwer</w:t>
            </w:r>
          </w:p>
        </w:tc>
        <w:tc>
          <w:tcPr>
            <w:tcW w:w="3499" w:type="dxa"/>
            <w:vAlign w:val="center"/>
            <w:hideMark/>
          </w:tcPr>
          <w:p w:rsidR="00CA5DCB" w:rsidRDefault="00CA5DCB" w:rsidP="00CA5DCB">
            <w:r>
              <w:rPr>
                <w:rStyle w:val="Strong"/>
              </w:rPr>
              <w:t>schwerer</w:t>
            </w:r>
          </w:p>
        </w:tc>
      </w:tr>
    </w:tbl>
    <w:p w:rsidR="00CA5DCB" w:rsidRDefault="00CA5DCB" w:rsidP="00CA5DCB">
      <w:r>
        <w:t>Phần lớn chỉ cần: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Tính từ + er</w:t>
      </w:r>
    </w:p>
    <w:p w:rsidR="00CA5DCB" w:rsidRDefault="00CA5DCB" w:rsidP="00CA5DCB">
      <w:pPr>
        <w:pStyle w:val="Heading2"/>
      </w:pPr>
      <w:bookmarkStart w:id="561" w:name="_Toc240230686"/>
      <w:r>
        <w:t xml:space="preserve">10.5.Umlaut </w:t>
      </w:r>
      <w:r>
        <w:rPr>
          <w:rFonts w:cs="Times New Roman"/>
        </w:rPr>
        <w:t>—</w:t>
      </w:r>
      <w:r>
        <w:t xml:space="preserve"> ph</w:t>
      </w:r>
      <w:r>
        <w:rPr>
          <w:rFonts w:cs="Times New Roman"/>
        </w:rPr>
        <w:t>ầ</w:t>
      </w:r>
      <w:r>
        <w:t>n r</w:t>
      </w:r>
      <w:r>
        <w:rPr>
          <w:rFonts w:cs="Times New Roman"/>
        </w:rPr>
        <w:t>ấ</w:t>
      </w:r>
      <w:r>
        <w:t>t d</w:t>
      </w:r>
      <w:r>
        <w:rPr>
          <w:rFonts w:cs="Times New Roman"/>
        </w:rPr>
        <w:t>ễ</w:t>
      </w:r>
      <w:r>
        <w:t xml:space="preserve"> g</w:t>
      </w:r>
      <w:r>
        <w:rPr>
          <w:rFonts w:cs="Times New Roman"/>
        </w:rPr>
        <w:t>ặ</w:t>
      </w:r>
      <w:r>
        <w:t>p</w:t>
      </w:r>
      <w:bookmarkEnd w:id="561"/>
    </w:p>
    <w:p w:rsidR="00CA5DCB" w:rsidRDefault="00CA5DCB" w:rsidP="00CA5DCB">
      <w:r>
        <w:t xml:space="preserve">Một số tính từ có </w:t>
      </w:r>
      <w:r>
        <w:rPr>
          <w:rStyle w:val="Strong"/>
        </w:rPr>
        <w:t>a / o / u</w:t>
      </w:r>
      <w:r>
        <w:t xml:space="preserve"> sẽ đổi thành: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ä / ö / ü</w:t>
      </w:r>
    </w:p>
    <w:p w:rsidR="00CA5DCB" w:rsidRDefault="00CA5DCB" w:rsidP="00CA5DCB">
      <w:r>
        <w:t>khi so sánh.</w:t>
      </w:r>
    </w:p>
    <w:p w:rsidR="00CA5DCB" w:rsidRDefault="00CA5DCB" w:rsidP="00CA5DCB"/>
    <w:p w:rsidR="00CA5DCB" w:rsidRDefault="00CA5DCB" w:rsidP="00CA5DCB"/>
    <w:p w:rsidR="00CA5DCB" w:rsidRDefault="00CA5DCB" w:rsidP="00CA5DCB">
      <w:r>
        <w:lastRenderedPageBreak/>
        <w:t>Ví dụ:</w:t>
      </w:r>
    </w:p>
    <w:p w:rsidR="00CA5DCB" w:rsidRDefault="00CA5DCB" w:rsidP="00CA5DCB">
      <w:r>
        <w:t>alt</w:t>
      </w:r>
    </w:p>
    <w:p w:rsidR="00CA5DCB" w:rsidRDefault="00CA5DCB" w:rsidP="00CA5DCB">
      <w:r>
        <w:rPr>
          <w:rStyle w:val="Strong"/>
        </w:rPr>
        <w:t>alt → älter</w:t>
      </w:r>
    </w:p>
    <w:p w:rsidR="00CA5DCB" w:rsidRDefault="00CA5DCB" w:rsidP="00CA5DCB">
      <w:r>
        <w:t>già → già hơn</w:t>
      </w:r>
    </w:p>
    <w:p w:rsidR="00CA5DCB" w:rsidRDefault="00CA5DCB" w:rsidP="00CA5DCB"/>
    <w:p w:rsidR="00CA5DCB" w:rsidRDefault="00CA5DCB" w:rsidP="00CA5DCB">
      <w:r>
        <w:t>jung</w:t>
      </w:r>
    </w:p>
    <w:p w:rsidR="00CA5DCB" w:rsidRDefault="00CA5DCB" w:rsidP="00CA5DCB">
      <w:r>
        <w:rPr>
          <w:rStyle w:val="Strong"/>
        </w:rPr>
        <w:t>jung → jünger</w:t>
      </w:r>
    </w:p>
    <w:p w:rsidR="00CA5DCB" w:rsidRDefault="00CA5DCB" w:rsidP="00CA5DCB">
      <w:r>
        <w:t>trẻ → trẻ hơn</w:t>
      </w:r>
    </w:p>
    <w:p w:rsidR="00CA5DCB" w:rsidRDefault="00CA5DCB" w:rsidP="00CA5DCB"/>
    <w:p w:rsidR="00CA5DCB" w:rsidRDefault="00CA5DCB" w:rsidP="00CA5DCB">
      <w:r>
        <w:t>groß</w:t>
      </w:r>
    </w:p>
    <w:p w:rsidR="00CA5DCB" w:rsidRDefault="00CA5DCB" w:rsidP="00CA5DCB">
      <w:r>
        <w:rPr>
          <w:rStyle w:val="Strong"/>
        </w:rPr>
        <w:t>groß → größer</w:t>
      </w:r>
    </w:p>
    <w:p w:rsidR="00CA5DCB" w:rsidRDefault="00CA5DCB" w:rsidP="00CA5DCB">
      <w:r>
        <w:t>lớn → lớn hơn</w:t>
      </w:r>
    </w:p>
    <w:p w:rsidR="00CA5DCB" w:rsidRDefault="00CA5DCB" w:rsidP="00CA5DCB"/>
    <w:p w:rsidR="00CA5DCB" w:rsidRDefault="00CA5DCB" w:rsidP="00CA5DCB">
      <w:r>
        <w:t>warm</w:t>
      </w:r>
    </w:p>
    <w:p w:rsidR="00CA5DCB" w:rsidRDefault="00CA5DCB" w:rsidP="00CA5DCB">
      <w:r>
        <w:rPr>
          <w:rStyle w:val="Strong"/>
        </w:rPr>
        <w:t>warm → wärmer</w:t>
      </w:r>
    </w:p>
    <w:p w:rsidR="00CA5DCB" w:rsidRDefault="00CA5DCB" w:rsidP="00CA5DCB">
      <w:r>
        <w:t>ấm → ấm hơn</w:t>
      </w:r>
    </w:p>
    <w:p w:rsidR="00CA5DCB" w:rsidRDefault="00CA5DCB" w:rsidP="00CA5DCB"/>
    <w:p w:rsidR="00CA5DCB" w:rsidRDefault="00CA5DCB" w:rsidP="00CA5DCB">
      <w:r>
        <w:t>kalt</w:t>
      </w:r>
    </w:p>
    <w:p w:rsidR="00CA5DCB" w:rsidRDefault="00CA5DCB" w:rsidP="00CA5DCB">
      <w:r>
        <w:rPr>
          <w:rStyle w:val="Strong"/>
        </w:rPr>
        <w:t>kalt → kälter</w:t>
      </w:r>
    </w:p>
    <w:p w:rsidR="00CA5DCB" w:rsidRDefault="00CA5DCB" w:rsidP="00CA5DCB">
      <w:r>
        <w:t>lạnh → lạnh hơn</w:t>
      </w:r>
    </w:p>
    <w:p w:rsidR="00CA5DCB" w:rsidRDefault="00CA5DCB" w:rsidP="00CA5DCB"/>
    <w:p w:rsidR="00CA5DCB" w:rsidRDefault="00CA5DCB" w:rsidP="00CA5DCB">
      <w:r>
        <w:t>lang</w:t>
      </w:r>
    </w:p>
    <w:p w:rsidR="00CA5DCB" w:rsidRDefault="00CA5DCB" w:rsidP="00CA5DCB">
      <w:r>
        <w:rPr>
          <w:rStyle w:val="Strong"/>
        </w:rPr>
        <w:t>lang → länger</w:t>
      </w:r>
    </w:p>
    <w:p w:rsidR="00CA5DCB" w:rsidRDefault="00CA5DCB" w:rsidP="00CA5DCB">
      <w:r>
        <w:t>dài → dài hơn</w:t>
      </w:r>
    </w:p>
    <w:p w:rsidR="00CA5DCB" w:rsidRDefault="00CA5DCB" w:rsidP="00CA5DCB"/>
    <w:p w:rsidR="00CA5DCB" w:rsidRPr="00CA5DCB" w:rsidRDefault="00CA5DCB" w:rsidP="00CA5DCB">
      <w:pPr>
        <w:rPr>
          <w:rStyle w:val="Strong"/>
        </w:rPr>
      </w:pPr>
      <w:r w:rsidRPr="00CA5DCB">
        <w:rPr>
          <w:rStyle w:val="Strong"/>
        </w:rPr>
        <w:t>Mẹo nhớ</w:t>
      </w:r>
    </w:p>
    <w:p w:rsidR="00CA5DCB" w:rsidRDefault="00CA5DCB" w:rsidP="00CA5DCB">
      <w:r>
        <w:t xml:space="preserve">Không phải tính từ nào có a/o/u cũng chắc chắn đổi Umlaut, nên </w:t>
      </w:r>
      <w:r>
        <w:rPr>
          <w:rStyle w:val="Strong"/>
        </w:rPr>
        <w:t>đừng tự động đổi tất cả</w:t>
      </w:r>
      <w:r>
        <w:t>.</w:t>
      </w:r>
    </w:p>
    <w:p w:rsidR="00CA5DCB" w:rsidRDefault="00CA5DCB" w:rsidP="00CA5DCB">
      <w:r>
        <w:t>Những từ thông dụng nên học theo cặp:</w:t>
      </w:r>
    </w:p>
    <w:p w:rsidR="00CA5DCB" w:rsidRDefault="00CA5DCB" w:rsidP="00CA5DCB">
      <w:r w:rsidRPr="00CA5DCB">
        <w:rPr>
          <w:rStyle w:val="Strong"/>
        </w:rPr>
        <w:lastRenderedPageBreak/>
        <w:t>alt → älter</w:t>
      </w:r>
      <w:r w:rsidRPr="00CA5DCB">
        <w:br/>
      </w:r>
      <w:r w:rsidRPr="00CA5DCB">
        <w:rPr>
          <w:rStyle w:val="Strong"/>
        </w:rPr>
        <w:t>jung → jünger</w:t>
      </w:r>
      <w:r w:rsidRPr="00CA5DCB">
        <w:br/>
      </w:r>
      <w:r w:rsidRPr="00CA5DCB">
        <w:rPr>
          <w:rStyle w:val="Strong"/>
        </w:rPr>
        <w:t>groß → größer</w:t>
      </w:r>
      <w:r w:rsidRPr="00CA5DCB">
        <w:br/>
      </w:r>
      <w:r w:rsidRPr="00CA5DCB">
        <w:rPr>
          <w:rStyle w:val="Strong"/>
        </w:rPr>
        <w:t>warm → wärmer</w:t>
      </w:r>
      <w:r w:rsidRPr="00CA5DCB">
        <w:br/>
      </w:r>
      <w:r w:rsidRPr="00CA5DCB">
        <w:rPr>
          <w:rStyle w:val="Strong"/>
        </w:rPr>
        <w:t>kalt → kälter</w:t>
      </w:r>
      <w:r w:rsidRPr="00CA5DCB">
        <w:br/>
      </w:r>
      <w:r w:rsidRPr="00CA5DCB">
        <w:rPr>
          <w:rStyle w:val="Strong"/>
        </w:rPr>
        <w:t>lang → länger</w:t>
      </w:r>
    </w:p>
    <w:p w:rsidR="00CA5DCB" w:rsidRDefault="00CA5DCB" w:rsidP="00CA5DCB">
      <w:pPr>
        <w:pStyle w:val="Heading2"/>
      </w:pPr>
      <w:bookmarkStart w:id="562" w:name="_Toc240230687"/>
      <w:r>
        <w:t>10.6. Một số dạng đặc biệt</w:t>
      </w:r>
      <w:bookmarkEnd w:id="562"/>
    </w:p>
    <w:p w:rsidR="00CA5DCB" w:rsidRDefault="00CA5DCB" w:rsidP="00CA5DCB">
      <w:r>
        <w:t xml:space="preserve">Đây là phần </w:t>
      </w:r>
      <w:r>
        <w:rPr>
          <w:rStyle w:val="Strong"/>
        </w:rPr>
        <w:t>cực kỳ quan trọng</w:t>
      </w:r>
      <w:r>
        <w:t xml:space="preserve"> vì không thể chỉ thêm </w:t>
      </w:r>
      <w:r>
        <w:rPr>
          <w:rStyle w:val="Strong"/>
        </w:rPr>
        <w:t>-er</w:t>
      </w:r>
      <w:r>
        <w:t>.</w:t>
      </w:r>
    </w:p>
    <w:p w:rsidR="00CA5DCB" w:rsidRPr="00CA5DCB" w:rsidRDefault="00CA5DCB" w:rsidP="00CA5DCB">
      <w:pPr>
        <w:jc w:val="center"/>
        <w:rPr>
          <w:highlight w:val="yellow"/>
        </w:rPr>
      </w:pPr>
      <w:r w:rsidRPr="00CA5DCB">
        <w:rPr>
          <w:highlight w:val="yellow"/>
        </w:rPr>
        <w:t>gut → besser</w:t>
      </w:r>
    </w:p>
    <w:p w:rsidR="00CA5DCB" w:rsidRDefault="00CA5DCB" w:rsidP="00CA5DCB">
      <w:pPr>
        <w:jc w:val="center"/>
      </w:pPr>
      <w:r w:rsidRPr="00CA5DCB">
        <w:rPr>
          <w:highlight w:val="yellow"/>
        </w:rPr>
        <w:t>tốt → tốt hơn</w:t>
      </w:r>
    </w:p>
    <w:p w:rsidR="00CA5DCB" w:rsidRDefault="00CA5DCB" w:rsidP="00CA5DCB">
      <w:r>
        <w:rPr>
          <w:rStyle w:val="Strong"/>
        </w:rPr>
        <w:t>Dieses Restaurant ist besser als das andere.</w:t>
      </w:r>
      <w:r>
        <w:br/>
        <w:t>→ Nhà hàng này tốt hơn nhà hàng kia.</w:t>
      </w:r>
    </w:p>
    <w:p w:rsidR="00CA5DCB" w:rsidRDefault="00CA5DCB" w:rsidP="00CA5DCB"/>
    <w:p w:rsidR="00CA5DCB" w:rsidRPr="00CA5DCB" w:rsidRDefault="00CA5DCB" w:rsidP="00CA5DCB">
      <w:pPr>
        <w:jc w:val="center"/>
        <w:rPr>
          <w:highlight w:val="yellow"/>
        </w:rPr>
      </w:pPr>
      <w:r w:rsidRPr="00CA5DCB">
        <w:rPr>
          <w:highlight w:val="yellow"/>
        </w:rPr>
        <w:t>viel → mehr</w:t>
      </w:r>
    </w:p>
    <w:p w:rsidR="00CA5DCB" w:rsidRDefault="00CA5DCB" w:rsidP="00CA5DCB">
      <w:pPr>
        <w:jc w:val="center"/>
      </w:pPr>
      <w:r w:rsidRPr="00CA5DCB">
        <w:rPr>
          <w:highlight w:val="yellow"/>
        </w:rPr>
        <w:t>nhiều → nhiều hơn</w:t>
      </w:r>
    </w:p>
    <w:p w:rsidR="00CA5DCB" w:rsidRDefault="00CA5DCB" w:rsidP="00CA5DCB">
      <w:r>
        <w:rPr>
          <w:rStyle w:val="Strong"/>
        </w:rPr>
        <w:t>Ich habe mehr Zeit als du.</w:t>
      </w:r>
      <w:r>
        <w:br/>
        <w:t>→ Tôi có nhiều thời gian hơn bạn.</w:t>
      </w:r>
    </w:p>
    <w:p w:rsidR="00CA5DCB" w:rsidRDefault="00CA5DCB" w:rsidP="00CA5DCB"/>
    <w:p w:rsidR="00CA5DCB" w:rsidRPr="00CA5DCB" w:rsidRDefault="00CA5DCB" w:rsidP="00CA5DCB">
      <w:pPr>
        <w:jc w:val="center"/>
        <w:rPr>
          <w:highlight w:val="yellow"/>
        </w:rPr>
      </w:pPr>
      <w:r w:rsidRPr="00CA5DCB">
        <w:rPr>
          <w:highlight w:val="yellow"/>
        </w:rPr>
        <w:t>gern → lieber</w:t>
      </w:r>
    </w:p>
    <w:p w:rsidR="00CA5DCB" w:rsidRDefault="00CA5DCB" w:rsidP="00CA5DCB">
      <w:pPr>
        <w:jc w:val="center"/>
      </w:pPr>
      <w:r w:rsidRPr="00CA5DCB">
        <w:rPr>
          <w:highlight w:val="yellow"/>
        </w:rPr>
        <w:t>thích → thích hơn</w:t>
      </w:r>
    </w:p>
    <w:p w:rsidR="00CA5DCB" w:rsidRDefault="00CA5DCB" w:rsidP="00CA5DCB">
      <w:r>
        <w:t>Ví dụ:</w:t>
      </w:r>
    </w:p>
    <w:p w:rsidR="00CA5DCB" w:rsidRDefault="00CA5DCB" w:rsidP="00CA5DCB">
      <w:r>
        <w:rPr>
          <w:rStyle w:val="Strong"/>
        </w:rPr>
        <w:t>Ich trinke gern Kaffee.</w:t>
      </w:r>
      <w:r>
        <w:br/>
        <w:t>→ Tôi thích uống cà phê.</w:t>
      </w:r>
    </w:p>
    <w:p w:rsidR="00CA5DCB" w:rsidRDefault="00CA5DCB" w:rsidP="00CA5DCB">
      <w:r>
        <w:rPr>
          <w:rStyle w:val="Strong"/>
        </w:rPr>
        <w:t>Ich trinke lieber Tee.</w:t>
      </w:r>
      <w:r>
        <w:br/>
        <w:t>→ Tôi thích uống trà hơn.</w:t>
      </w:r>
    </w:p>
    <w:p w:rsidR="00CA5DCB" w:rsidRDefault="00CA5DCB" w:rsidP="00CA5DCB">
      <w:pPr>
        <w:jc w:val="center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Style w:val="Strong"/>
        </w:rPr>
        <w:t>lieber</w:t>
      </w:r>
      <w:r>
        <w:t xml:space="preserve"> thường được dùng để nói </w:t>
      </w:r>
      <w:r>
        <w:rPr>
          <w:rStyle w:val="Strong"/>
        </w:rPr>
        <w:t>thích cái này hơn cái kia</w:t>
      </w:r>
      <w:r>
        <w:t>, không nên hiểu đơn giản là     “gern + er”.</w:t>
      </w:r>
    </w:p>
    <w:p w:rsidR="00CA5DCB" w:rsidRDefault="00CA5DCB" w:rsidP="00CA5DCB"/>
    <w:p w:rsidR="00CA5DCB" w:rsidRDefault="00CA5DCB" w:rsidP="00CA5DCB"/>
    <w:p w:rsidR="00CA5DCB" w:rsidRDefault="00CA5DCB" w:rsidP="00CA5DCB"/>
    <w:p w:rsidR="00CA5DCB" w:rsidRDefault="00CA5DCB" w:rsidP="00CA5DCB"/>
    <w:p w:rsidR="00CA5DCB" w:rsidRDefault="00CA5DCB" w:rsidP="00CA5DCB"/>
    <w:p w:rsidR="00CA5DCB" w:rsidRDefault="00CA5DCB" w:rsidP="00CA5DCB">
      <w:pPr>
        <w:pStyle w:val="Heading2"/>
      </w:pPr>
      <w:bookmarkStart w:id="563" w:name="_Toc240230688"/>
      <w:r>
        <w:lastRenderedPageBreak/>
        <w:t>10.7. SO SÁNH NGANG BẰNG</w:t>
      </w:r>
      <w:bookmarkEnd w:id="563"/>
    </w:p>
    <w:p w:rsidR="00CA5DCB" w:rsidRDefault="00CA5DCB" w:rsidP="00CA5DCB">
      <w:r>
        <w:t>Ngoài “hơn”, bạn cũng cần biết:</w:t>
      </w:r>
    </w:p>
    <w:p w:rsidR="00CA5DCB" w:rsidRDefault="00CA5DCB" w:rsidP="00CA5DCB">
      <w:r>
        <w:rPr>
          <w:rStyle w:val="Strong"/>
        </w:rPr>
        <w:t>so ... wie</w:t>
      </w:r>
      <w:r>
        <w:t xml:space="preserve"> = ... bằng / ... như</w:t>
      </w:r>
    </w:p>
    <w:p w:rsidR="00CA5DCB" w:rsidRDefault="00CA5DCB" w:rsidP="00CA5DCB">
      <w:r>
        <w:t>Công thức: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so + tính từ + wie</w:t>
      </w:r>
    </w:p>
    <w:p w:rsidR="00CA5DCB" w:rsidRDefault="00CA5DCB" w:rsidP="00CA5DCB">
      <w:r>
        <w:t>Ví dụ:</w:t>
      </w:r>
    </w:p>
    <w:p w:rsidR="00CA5DCB" w:rsidRDefault="00CA5DCB" w:rsidP="00CA5DCB">
      <w:r>
        <w:rPr>
          <w:rStyle w:val="Strong"/>
        </w:rPr>
        <w:t>Ich bin so groß wie mein Bruder.</w:t>
      </w:r>
      <w:r>
        <w:br/>
        <w:t>→ Tôi cao bằng anh trai tôi.</w:t>
      </w:r>
    </w:p>
    <w:p w:rsidR="00CA5DCB" w:rsidRDefault="00CA5DCB" w:rsidP="00CA5DCB">
      <w:r>
        <w:rPr>
          <w:rStyle w:val="Strong"/>
        </w:rPr>
        <w:t>Das Auto ist so schnell wie das andere Auto.</w:t>
      </w:r>
      <w:r>
        <w:br/>
        <w:t>→ Chiếc xe nhanh bằng chiếc xe kia.</w:t>
      </w:r>
    </w:p>
    <w:p w:rsidR="00CA5DCB" w:rsidRDefault="00CA5DCB" w:rsidP="00CA5DCB">
      <w:r>
        <w:rPr>
          <w:rStyle w:val="Strong"/>
        </w:rPr>
        <w:t>Deutsch ist so wichtig wie Englisch.</w:t>
      </w:r>
      <w:r>
        <w:br/>
        <w:t>→ Tiếng Đức quan trọng như tiếng Anh.</w:t>
      </w:r>
    </w:p>
    <w:p w:rsidR="00CA5DCB" w:rsidRDefault="00CA5DCB" w:rsidP="00CA5DCB"/>
    <w:p w:rsidR="00CA5DCB" w:rsidRPr="00CA5DCB" w:rsidRDefault="00CA5DCB" w:rsidP="00CA5DCB">
      <w:pPr>
        <w:pStyle w:val="Heading3"/>
        <w:rPr>
          <w:rStyle w:val="Strong"/>
        </w:rPr>
      </w:pPr>
      <w:bookmarkStart w:id="564" w:name="_Toc240230689"/>
      <w:r w:rsidRPr="00CA5DCB">
        <w:rPr>
          <w:rStyle w:val="Strong"/>
        </w:rPr>
        <w:t>Phân biệt ALS và WIE</w:t>
      </w:r>
      <w:bookmarkEnd w:id="564"/>
    </w:p>
    <w:p w:rsidR="00CA5DCB" w:rsidRDefault="00CA5DCB" w:rsidP="00CA5DCB">
      <w:r>
        <w:t>Đây là điểm rất dễ nhầm.</w:t>
      </w:r>
    </w:p>
    <w:p w:rsidR="00CA5DCB" w:rsidRDefault="00CA5DCB" w:rsidP="00CA5DCB">
      <w:r>
        <w:t>Hơn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-er + als</w:t>
      </w:r>
    </w:p>
    <w:p w:rsidR="00CA5DCB" w:rsidRDefault="00CA5DCB" w:rsidP="00CA5DCB">
      <w:r>
        <w:rPr>
          <w:rStyle w:val="Strong"/>
        </w:rPr>
        <w:t>Tuấn ist größer als Nam.</w:t>
      </w:r>
    </w:p>
    <w:p w:rsidR="00CA5DCB" w:rsidRDefault="00CA5DCB" w:rsidP="00CA5DCB">
      <w:r>
        <w:t>→ Tuấn cao hơn Nam.</w:t>
      </w:r>
    </w:p>
    <w:p w:rsidR="00CA5DCB" w:rsidRDefault="00CA5DCB" w:rsidP="00CA5DCB">
      <w:r>
        <w:t>Bằng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so + tính từ + wie</w:t>
      </w:r>
    </w:p>
    <w:p w:rsidR="00CA5DCB" w:rsidRDefault="00CA5DCB" w:rsidP="00CA5DCB">
      <w:r>
        <w:rPr>
          <w:rStyle w:val="Strong"/>
        </w:rPr>
        <w:t>Tuấn ist so groß wie Nam.</w:t>
      </w:r>
    </w:p>
    <w:p w:rsidR="00CA5DCB" w:rsidRDefault="00CA5DCB" w:rsidP="00CA5DCB">
      <w:r>
        <w:t>→ Tuấn cao bằng Nam.</w:t>
      </w:r>
    </w:p>
    <w:p w:rsidR="00CA5DCB" w:rsidRDefault="00CA5DCB" w:rsidP="00CA5DCB">
      <w:r>
        <w:t>Nhớ: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HƠN → ALS</w:t>
      </w:r>
      <w:r w:rsidRPr="00CA5DCB">
        <w:rPr>
          <w:highlight w:val="yellow"/>
        </w:rPr>
        <w:br/>
      </w:r>
      <w:r w:rsidRPr="00CA5DCB">
        <w:rPr>
          <w:rStyle w:val="Strong"/>
          <w:highlight w:val="yellow"/>
        </w:rPr>
        <w:t>BẰNG → WIE</w:t>
      </w:r>
    </w:p>
    <w:p w:rsidR="00CA5DCB" w:rsidRDefault="00CA5DCB" w:rsidP="00CA5DCB"/>
    <w:p w:rsidR="00CA5DCB" w:rsidRDefault="00CA5DCB" w:rsidP="00CA5DCB">
      <w:pPr>
        <w:pStyle w:val="Heading2"/>
      </w:pPr>
      <w:bookmarkStart w:id="565" w:name="_Toc240230690"/>
      <w:r>
        <w:t>10.8. SO SÁNH NHẤT — SUPERLATIV</w:t>
      </w:r>
      <w:bookmarkEnd w:id="565"/>
    </w:p>
    <w:p w:rsidR="00CA5DCB" w:rsidRDefault="00CA5DCB" w:rsidP="00CA5DCB">
      <w:r>
        <w:t>Bây giờ đến:</w:t>
      </w:r>
    </w:p>
    <w:p w:rsidR="00CA5DCB" w:rsidRDefault="00CA5DCB" w:rsidP="00CA5DCB">
      <w:r>
        <w:rPr>
          <w:rStyle w:val="Strong"/>
        </w:rPr>
        <w:t>nhất</w:t>
      </w:r>
    </w:p>
    <w:p w:rsidR="00CA5DCB" w:rsidRDefault="00CA5DCB" w:rsidP="00CA5DCB">
      <w:r>
        <w:lastRenderedPageBreak/>
        <w:t>Trong câu kiểu:</w:t>
      </w:r>
    </w:p>
    <w:p w:rsidR="00CA5DCB" w:rsidRDefault="00CA5DCB" w:rsidP="00CA5DCB">
      <w:r>
        <w:t>“A là người cao nhất.”</w:t>
      </w:r>
    </w:p>
    <w:p w:rsidR="00CA5DCB" w:rsidRDefault="00CA5DCB" w:rsidP="00CA5DCB">
      <w:r>
        <w:t>thường dùng: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am + tính từ + -sten</w:t>
      </w:r>
    </w:p>
    <w:p w:rsidR="00CA5DCB" w:rsidRDefault="00CA5DCB" w:rsidP="00CA5DCB"/>
    <w:p w:rsidR="00CA5DCB" w:rsidRDefault="00CA5DCB" w:rsidP="00CA5DCB">
      <w:r>
        <w:rPr>
          <w:rFonts w:ascii="Segoe UI Symbol" w:hAnsi="Segoe UI Symbol" w:cs="Segoe UI Symbol"/>
        </w:rPr>
        <w:t>⭐</w:t>
      </w:r>
      <w:r>
        <w:t xml:space="preserve"> Công thức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sein + am + Adjektiv-sten</w:t>
      </w:r>
    </w:p>
    <w:p w:rsidR="00CA5DCB" w:rsidRDefault="00CA5DCB" w:rsidP="00CA5DCB">
      <w:r>
        <w:t>Ví dụ:</w:t>
      </w:r>
    </w:p>
    <w:p w:rsidR="00CA5DCB" w:rsidRDefault="00CA5DCB" w:rsidP="00CA5DCB">
      <w:r>
        <w:rPr>
          <w:rStyle w:val="Strong"/>
        </w:rPr>
        <w:t>Ich bin am größten.</w:t>
      </w:r>
      <w:r>
        <w:br/>
        <w:t>→ Tôi cao nhất.</w:t>
      </w:r>
    </w:p>
    <w:p w:rsidR="00CA5DCB" w:rsidRDefault="00CA5DCB" w:rsidP="00CA5DCB">
      <w:r>
        <w:rPr>
          <w:rStyle w:val="Strong"/>
        </w:rPr>
        <w:t>Dieses Auto ist am schnellsten.</w:t>
      </w:r>
      <w:r>
        <w:br/>
        <w:t>→ Chiếc xe này nhanh nhất.</w:t>
      </w:r>
    </w:p>
    <w:p w:rsidR="00CA5DCB" w:rsidRDefault="00CA5DCB" w:rsidP="00CA5DCB">
      <w:r>
        <w:rPr>
          <w:rStyle w:val="Strong"/>
        </w:rPr>
        <w:t>Der Sommer ist am wärmsten.</w:t>
      </w:r>
      <w:r>
        <w:br/>
        <w:t>→ Mùa hè ấm nhất.</w:t>
      </w:r>
    </w:p>
    <w:p w:rsidR="00CA5DCB" w:rsidRDefault="00CA5DCB" w:rsidP="00CA5DCB">
      <w:pPr>
        <w:pStyle w:val="Heading2"/>
      </w:pPr>
      <w:bookmarkStart w:id="566" w:name="_Toc240230691"/>
      <w:r>
        <w:t>10.9. Từ bình thường → hơn → nhất</w:t>
      </w:r>
      <w:bookmarkEnd w:id="566"/>
    </w:p>
    <w:p w:rsidR="00CA5DCB" w:rsidRDefault="00CA5DCB" w:rsidP="00CA5DCB">
      <w:r>
        <w:t>Hãy học theo bộ ba: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126"/>
        <w:gridCol w:w="2977"/>
      </w:tblGrid>
      <w:tr w:rsidR="00CA5DCB" w:rsidTr="00CA5DCB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pPr>
              <w:rPr>
                <w:b/>
                <w:bCs/>
              </w:rPr>
            </w:pPr>
            <w:r>
              <w:rPr>
                <w:b/>
                <w:bCs/>
              </w:rPr>
              <w:t>Bình thường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pPr>
              <w:rPr>
                <w:b/>
                <w:bCs/>
              </w:rPr>
            </w:pPr>
            <w:r>
              <w:rPr>
                <w:b/>
                <w:bCs/>
              </w:rPr>
              <w:t>Hơn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pPr>
              <w:rPr>
                <w:b/>
                <w:bCs/>
              </w:rPr>
            </w:pPr>
            <w:r>
              <w:rPr>
                <w:b/>
                <w:bCs/>
              </w:rPr>
              <w:t>Nhất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klein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kleiner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kleinsten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groß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größer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größten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schnell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schneller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schnellsten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langsam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langsamer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langsamsten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schön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schöner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schönsten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teuer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teurer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teuersten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billig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billiger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billigsten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alt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älter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ältesten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jung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jünger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jüngsten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warm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wärmer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wärmsten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lastRenderedPageBreak/>
              <w:t>kalt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kälter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kältesten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lang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länger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längsten</w:t>
            </w:r>
          </w:p>
        </w:tc>
      </w:tr>
      <w:tr w:rsidR="00CA5DCB" w:rsidTr="00CA5DCB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CA5DCB" w:rsidRDefault="00CA5DCB" w:rsidP="00CA5DCB">
            <w:r>
              <w:t>kurz</w:t>
            </w:r>
          </w:p>
        </w:tc>
        <w:tc>
          <w:tcPr>
            <w:tcW w:w="2096" w:type="dxa"/>
            <w:vAlign w:val="center"/>
            <w:hideMark/>
          </w:tcPr>
          <w:p w:rsidR="00CA5DCB" w:rsidRDefault="00CA5DCB" w:rsidP="00CA5DCB">
            <w:r>
              <w:t>kürzer</w:t>
            </w:r>
          </w:p>
        </w:tc>
        <w:tc>
          <w:tcPr>
            <w:tcW w:w="2932" w:type="dxa"/>
            <w:vAlign w:val="center"/>
            <w:hideMark/>
          </w:tcPr>
          <w:p w:rsidR="00CA5DCB" w:rsidRDefault="00CA5DCB" w:rsidP="00CA5DCB">
            <w:r>
              <w:t>am kürzesten</w:t>
            </w:r>
          </w:p>
        </w:tc>
      </w:tr>
    </w:tbl>
    <w:p w:rsidR="00CA5DCB" w:rsidRDefault="00CA5DCB" w:rsidP="00CA5DCB"/>
    <w:p w:rsidR="00CA5DCB" w:rsidRDefault="00CA5DCB" w:rsidP="00CA5DCB">
      <w:pPr>
        <w:pStyle w:val="Heading2"/>
      </w:pPr>
      <w:bookmarkStart w:id="567" w:name="_Toc240230692"/>
      <w:r>
        <w:t>10.10. Khi n</w:t>
      </w:r>
      <w:r>
        <w:rPr>
          <w:rFonts w:cs="Times New Roman"/>
        </w:rPr>
        <w:t>à</w:t>
      </w:r>
      <w:r>
        <w:t>o d</w:t>
      </w:r>
      <w:r>
        <w:rPr>
          <w:rFonts w:cs="Times New Roman"/>
        </w:rPr>
        <w:t>ù</w:t>
      </w:r>
      <w:r>
        <w:t xml:space="preserve">ng </w:t>
      </w:r>
      <w:r>
        <w:rPr>
          <w:rFonts w:cs="Times New Roman"/>
        </w:rPr>
        <w:t>“</w:t>
      </w:r>
      <w:r>
        <w:t>-sten</w:t>
      </w:r>
      <w:r>
        <w:rPr>
          <w:rFonts w:cs="Times New Roman"/>
        </w:rPr>
        <w:t>”</w:t>
      </w:r>
      <w:r>
        <w:t xml:space="preserve"> v</w:t>
      </w:r>
      <w:r>
        <w:rPr>
          <w:rFonts w:cs="Times New Roman"/>
        </w:rPr>
        <w:t>à</w:t>
      </w:r>
      <w:r>
        <w:t xml:space="preserve"> khi n</w:t>
      </w:r>
      <w:r>
        <w:rPr>
          <w:rFonts w:cs="Times New Roman"/>
        </w:rPr>
        <w:t>à</w:t>
      </w:r>
      <w:r>
        <w:t xml:space="preserve">o </w:t>
      </w:r>
      <w:r>
        <w:rPr>
          <w:rFonts w:cs="Times New Roman"/>
        </w:rPr>
        <w:t>“</w:t>
      </w:r>
      <w:r>
        <w:t>-esten</w:t>
      </w:r>
      <w:r>
        <w:rPr>
          <w:rFonts w:cs="Times New Roman"/>
        </w:rPr>
        <w:t>”</w:t>
      </w:r>
      <w:r>
        <w:t>?</w:t>
      </w:r>
      <w:bookmarkEnd w:id="567"/>
    </w:p>
    <w:p w:rsidR="00CA5DCB" w:rsidRDefault="00CA5DCB" w:rsidP="00CA5DCB">
      <w:r>
        <w:t>Đây là phần bạn cần chú ý.</w:t>
      </w:r>
    </w:p>
    <w:p w:rsidR="00CA5DCB" w:rsidRDefault="00CA5DCB" w:rsidP="00CA5DCB">
      <w:r>
        <w:t xml:space="preserve">Một số tính từ khi thêm </w:t>
      </w:r>
      <w:r w:rsidRPr="00CA5DCB">
        <w:rPr>
          <w:rStyle w:val="Strong"/>
          <w:highlight w:val="yellow"/>
        </w:rPr>
        <w:t>-sten</w:t>
      </w:r>
      <w:r>
        <w:t xml:space="preserve"> sẽ khó phát âm, nên thêm </w:t>
      </w:r>
      <w:r w:rsidRPr="00CA5DCB">
        <w:rPr>
          <w:rStyle w:val="Strong"/>
          <w:highlight w:val="yellow"/>
        </w:rPr>
        <w:t>-est-</w:t>
      </w:r>
      <w:r w:rsidRPr="00CA5DCB">
        <w:rPr>
          <w:highlight w:val="yellow"/>
        </w:rPr>
        <w:t>.</w:t>
      </w:r>
    </w:p>
    <w:p w:rsidR="00CA5DCB" w:rsidRDefault="00CA5DCB" w:rsidP="00CA5DCB">
      <w:r>
        <w:t>Ví dụ: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groß → am größten</w:t>
      </w:r>
    </w:p>
    <w:p w:rsidR="00CA5DCB" w:rsidRDefault="00CA5DCB" w:rsidP="00CA5DCB">
      <w:r>
        <w:t>nhưng:</w:t>
      </w:r>
    </w:p>
    <w:p w:rsidR="00CA5DCB" w:rsidRPr="00CA5DCB" w:rsidRDefault="00CA5DCB" w:rsidP="00CA5DCB">
      <w:pPr>
        <w:jc w:val="center"/>
        <w:rPr>
          <w:highlight w:val="yellow"/>
        </w:rPr>
      </w:pPr>
      <w:r w:rsidRPr="00CA5DCB">
        <w:rPr>
          <w:rStyle w:val="Strong"/>
          <w:highlight w:val="yellow"/>
        </w:rPr>
        <w:t>schnell → am schnellsten</w:t>
      </w:r>
    </w:p>
    <w:p w:rsidR="00CA5DCB" w:rsidRDefault="00CA5DCB" w:rsidP="00CA5DCB">
      <w:pPr>
        <w:jc w:val="center"/>
      </w:pPr>
      <w:r w:rsidRPr="00CA5DCB">
        <w:rPr>
          <w:rStyle w:val="Strong"/>
          <w:highlight w:val="yellow"/>
        </w:rPr>
        <w:t>klein → am kleinsten</w:t>
      </w:r>
    </w:p>
    <w:p w:rsidR="00CA5DCB" w:rsidRDefault="00CA5DCB" w:rsidP="00CA5DCB">
      <w:r>
        <w:t>Một số từ:</w:t>
      </w:r>
    </w:p>
    <w:p w:rsidR="00CA5DCB" w:rsidRPr="00AD03C1" w:rsidRDefault="00CA5DCB" w:rsidP="00AD03C1">
      <w:pPr>
        <w:jc w:val="center"/>
        <w:rPr>
          <w:highlight w:val="yellow"/>
        </w:rPr>
      </w:pPr>
      <w:r w:rsidRPr="00AD03C1">
        <w:rPr>
          <w:rStyle w:val="Strong"/>
          <w:highlight w:val="yellow"/>
        </w:rPr>
        <w:t>interessant → am interessantesten</w:t>
      </w:r>
    </w:p>
    <w:p w:rsidR="00CA5DCB" w:rsidRPr="00AD03C1" w:rsidRDefault="00CA5DCB" w:rsidP="00AD03C1">
      <w:pPr>
        <w:jc w:val="center"/>
        <w:rPr>
          <w:highlight w:val="yellow"/>
        </w:rPr>
      </w:pPr>
      <w:r w:rsidRPr="00AD03C1">
        <w:rPr>
          <w:rStyle w:val="Strong"/>
          <w:highlight w:val="yellow"/>
        </w:rPr>
        <w:t>laut → am lautesten</w:t>
      </w:r>
    </w:p>
    <w:p w:rsidR="00CA5DCB" w:rsidRDefault="00CA5DCB" w:rsidP="00AD03C1">
      <w:pPr>
        <w:jc w:val="center"/>
      </w:pPr>
      <w:r w:rsidRPr="00AD03C1">
        <w:rPr>
          <w:rStyle w:val="Strong"/>
          <w:highlight w:val="yellow"/>
        </w:rPr>
        <w:t>alt → am ältesten</w:t>
      </w:r>
    </w:p>
    <w:p w:rsidR="00CA5DCB" w:rsidRDefault="00CA5DCB" w:rsidP="00CA5DCB">
      <w:r>
        <w:t xml:space="preserve">Ở A1, bạn nên </w:t>
      </w:r>
      <w:r>
        <w:rPr>
          <w:rStyle w:val="Strong"/>
        </w:rPr>
        <w:t>học cả dạng hoàn chỉnh</w:t>
      </w:r>
      <w:r>
        <w:t>, không cần cố nhớ một quy tắc phát âm quá học thuật.</w:t>
      </w:r>
    </w:p>
    <w:p w:rsidR="00CA5DCB" w:rsidRDefault="00CA5DCB" w:rsidP="00CA5DCB"/>
    <w:p w:rsidR="00CA5DCB" w:rsidRDefault="00CA5DCB" w:rsidP="00AD03C1">
      <w:pPr>
        <w:pStyle w:val="Heading2"/>
      </w:pPr>
      <w:bookmarkStart w:id="568" w:name="_Toc240230693"/>
      <w:r>
        <w:t>10.11. Những dạng bất quy tắc phải thuộc</w:t>
      </w:r>
      <w:bookmarkEnd w:id="568"/>
    </w:p>
    <w:p w:rsidR="00CA5DCB" w:rsidRDefault="00CA5DCB" w:rsidP="00CA5DCB">
      <w:r>
        <w:rPr>
          <w:rFonts w:ascii="Segoe UI Symbol" w:hAnsi="Segoe UI Symbol" w:cs="Segoe UI Symbol"/>
        </w:rPr>
        <w:t>⭐</w:t>
      </w:r>
      <w:r>
        <w:t xml:space="preserve"> gut</w:t>
      </w:r>
    </w:p>
    <w:p w:rsidR="00CA5DCB" w:rsidRDefault="00CA5DCB" w:rsidP="00AD03C1">
      <w:pPr>
        <w:jc w:val="center"/>
      </w:pPr>
      <w:r w:rsidRPr="00AD03C1">
        <w:t xml:space="preserve">gut → </w:t>
      </w:r>
      <w:r w:rsidRPr="00AD03C1">
        <w:rPr>
          <w:rStyle w:val="Strong"/>
        </w:rPr>
        <w:t>besser</w:t>
      </w:r>
      <w:r w:rsidRPr="00AD03C1">
        <w:t xml:space="preserve"> → </w:t>
      </w:r>
      <w:r w:rsidRPr="00AD03C1">
        <w:rPr>
          <w:rStyle w:val="Strong"/>
        </w:rPr>
        <w:t>am besten</w:t>
      </w:r>
    </w:p>
    <w:p w:rsidR="00CA5DCB" w:rsidRDefault="00CA5DCB" w:rsidP="00CA5DCB">
      <w:r>
        <w:rPr>
          <w:rStyle w:val="Strong"/>
        </w:rPr>
        <w:t>Das Essen ist gut.</w:t>
      </w:r>
      <w:r>
        <w:br/>
        <w:t>→ Đồ ăn ngon.</w:t>
      </w:r>
    </w:p>
    <w:p w:rsidR="00CA5DCB" w:rsidRDefault="00CA5DCB" w:rsidP="00CA5DCB">
      <w:r>
        <w:rPr>
          <w:rStyle w:val="Strong"/>
        </w:rPr>
        <w:t>Das Essen ist besser als gestern.</w:t>
      </w:r>
      <w:r>
        <w:br/>
        <w:t>→ Đồ ăn ngon hơn hôm qua.</w:t>
      </w:r>
    </w:p>
    <w:p w:rsidR="00CA5DCB" w:rsidRDefault="00CA5DCB" w:rsidP="00CA5DCB">
      <w:r>
        <w:rPr>
          <w:rStyle w:val="Strong"/>
        </w:rPr>
        <w:t>Das Essen ist am besten.</w:t>
      </w:r>
      <w:r>
        <w:br/>
        <w:t>→ Đồ ăn ngon nhấ</w:t>
      </w:r>
      <w:r w:rsidR="00AD03C1">
        <w:t>t.</w:t>
      </w:r>
    </w:p>
    <w:p w:rsidR="00AD03C1" w:rsidRDefault="00AD03C1" w:rsidP="00CA5DCB"/>
    <w:p w:rsidR="00CA5DCB" w:rsidRDefault="00CA5DCB" w:rsidP="00CA5DCB">
      <w:r>
        <w:rPr>
          <w:rFonts w:ascii="Segoe UI Symbol" w:hAnsi="Segoe UI Symbol" w:cs="Segoe UI Symbol"/>
        </w:rPr>
        <w:lastRenderedPageBreak/>
        <w:t>⭐</w:t>
      </w:r>
      <w:r>
        <w:t xml:space="preserve"> viel</w:t>
      </w:r>
    </w:p>
    <w:p w:rsidR="00CA5DCB" w:rsidRDefault="00CA5DCB" w:rsidP="00AD03C1">
      <w:pPr>
        <w:jc w:val="center"/>
      </w:pPr>
      <w:r>
        <w:t xml:space="preserve">viel → </w:t>
      </w:r>
      <w:r>
        <w:rPr>
          <w:rStyle w:val="Strong"/>
        </w:rPr>
        <w:t>mehr</w:t>
      </w:r>
      <w:r>
        <w:t xml:space="preserve"> → </w:t>
      </w:r>
      <w:r>
        <w:rPr>
          <w:rStyle w:val="Strong"/>
        </w:rPr>
        <w:t>am meisten</w:t>
      </w:r>
    </w:p>
    <w:p w:rsidR="00CA5DCB" w:rsidRDefault="00CA5DCB" w:rsidP="00CA5DCB">
      <w:r>
        <w:rPr>
          <w:rStyle w:val="Strong"/>
        </w:rPr>
        <w:t>Ich habe viel Arbeit.</w:t>
      </w:r>
      <w:r>
        <w:br/>
        <w:t>→ Tôi có nhiều việc.</w:t>
      </w:r>
    </w:p>
    <w:p w:rsidR="00CA5DCB" w:rsidRDefault="00CA5DCB" w:rsidP="00CA5DCB">
      <w:r>
        <w:rPr>
          <w:rStyle w:val="Strong"/>
        </w:rPr>
        <w:t>Heute habe ich mehr Arbeit.</w:t>
      </w:r>
      <w:r>
        <w:br/>
        <w:t>→ Hôm nay tôi có nhiều việc hơn.</w:t>
      </w:r>
    </w:p>
    <w:p w:rsidR="00CA5DCB" w:rsidRDefault="00CA5DCB" w:rsidP="00CA5DCB">
      <w:r>
        <w:rPr>
          <w:rStyle w:val="Strong"/>
        </w:rPr>
        <w:t>Am Montag habe ich am meisten Arbeit.</w:t>
      </w:r>
      <w:r>
        <w:br/>
        <w:t>→ Thứ Hai tôi có nhiều việc nhất.</w:t>
      </w:r>
    </w:p>
    <w:p w:rsidR="00CA5DCB" w:rsidRDefault="00CA5DCB" w:rsidP="00CA5DCB"/>
    <w:p w:rsidR="00CA5DCB" w:rsidRDefault="00CA5DCB" w:rsidP="00CA5DCB">
      <w:r>
        <w:rPr>
          <w:rFonts w:ascii="Segoe UI Symbol" w:hAnsi="Segoe UI Symbol" w:cs="Segoe UI Symbol"/>
        </w:rPr>
        <w:t>⭐</w:t>
      </w:r>
      <w:r>
        <w:t xml:space="preserve"> gern</w:t>
      </w:r>
    </w:p>
    <w:p w:rsidR="00CA5DCB" w:rsidRDefault="00CA5DCB" w:rsidP="00AD03C1">
      <w:pPr>
        <w:jc w:val="center"/>
      </w:pPr>
      <w:r>
        <w:t xml:space="preserve">gern → </w:t>
      </w:r>
      <w:r>
        <w:rPr>
          <w:rStyle w:val="Strong"/>
        </w:rPr>
        <w:t>lieber</w:t>
      </w:r>
      <w:r>
        <w:t xml:space="preserve"> → </w:t>
      </w:r>
      <w:r>
        <w:rPr>
          <w:rStyle w:val="Strong"/>
        </w:rPr>
        <w:t>am liebsten</w:t>
      </w:r>
    </w:p>
    <w:p w:rsidR="00CA5DCB" w:rsidRDefault="00CA5DCB" w:rsidP="00CA5DCB">
      <w:r>
        <w:t xml:space="preserve">Đây là bộ ba </w:t>
      </w:r>
      <w:r>
        <w:rPr>
          <w:rStyle w:val="Strong"/>
        </w:rPr>
        <w:t>rất quan trọng trong giao tiếp</w:t>
      </w:r>
      <w:r>
        <w:t>.</w:t>
      </w:r>
    </w:p>
    <w:p w:rsidR="00CA5DCB" w:rsidRDefault="00CA5DCB" w:rsidP="00CA5DCB">
      <w:r>
        <w:rPr>
          <w:rStyle w:val="Strong"/>
        </w:rPr>
        <w:t>Ich esse gern Pizza.</w:t>
      </w:r>
      <w:r>
        <w:br/>
        <w:t>→ Tôi thích ăn pizza.</w:t>
      </w:r>
    </w:p>
    <w:p w:rsidR="00CA5DCB" w:rsidRDefault="00CA5DCB" w:rsidP="00CA5DCB">
      <w:r>
        <w:rPr>
          <w:rStyle w:val="Strong"/>
        </w:rPr>
        <w:t>Ich esse lieber Pizza als Burger.</w:t>
      </w:r>
      <w:r>
        <w:br/>
        <w:t>→ Tôi thích pizza hơn burger.</w:t>
      </w:r>
    </w:p>
    <w:p w:rsidR="00CA5DCB" w:rsidRDefault="00CA5DCB" w:rsidP="00CA5DCB">
      <w:r>
        <w:rPr>
          <w:rStyle w:val="Strong"/>
        </w:rPr>
        <w:t>Ich esse am liebsten Pizza.</w:t>
      </w:r>
      <w:r>
        <w:br/>
        <w:t>→ Tôi thích ăn pizza nhất.</w:t>
      </w:r>
    </w:p>
    <w:p w:rsidR="00CA5DCB" w:rsidRDefault="00CA5DCB" w:rsidP="00CA5DCB"/>
    <w:p w:rsidR="00CA5DCB" w:rsidRDefault="00AD03C1" w:rsidP="00AD03C1">
      <w:pPr>
        <w:pStyle w:val="Heading2"/>
      </w:pPr>
      <w:bookmarkStart w:id="569" w:name="_Toc240230694"/>
      <w:r>
        <w:t>10.12.</w:t>
      </w:r>
      <w:r w:rsidR="00CA5DCB">
        <w:t>B</w:t>
      </w:r>
      <w:r w:rsidR="00CA5DCB">
        <w:rPr>
          <w:rFonts w:cs="Times New Roman"/>
        </w:rPr>
        <w:t>ả</w:t>
      </w:r>
      <w:r w:rsidR="00CA5DCB">
        <w:t>ng ph</w:t>
      </w:r>
      <w:r w:rsidR="00CA5DCB">
        <w:rPr>
          <w:rFonts w:cs="Times New Roman"/>
        </w:rPr>
        <w:t>ả</w:t>
      </w:r>
      <w:r w:rsidR="00CA5DCB">
        <w:t>i h</w:t>
      </w:r>
      <w:r w:rsidR="00CA5DCB">
        <w:rPr>
          <w:rFonts w:cs="Times New Roman"/>
        </w:rPr>
        <w:t>ọ</w:t>
      </w:r>
      <w:r w:rsidR="00CA5DCB">
        <w:t>c thu</w:t>
      </w:r>
      <w:r w:rsidR="00CA5DCB">
        <w:rPr>
          <w:rFonts w:cs="Times New Roman"/>
        </w:rPr>
        <w:t>ộ</w:t>
      </w:r>
      <w:r w:rsidR="00CA5DCB">
        <w:t>c</w:t>
      </w:r>
      <w:bookmarkEnd w:id="569"/>
    </w:p>
    <w:p w:rsidR="00CA5DCB" w:rsidRDefault="00CA5DCB" w:rsidP="00CA5DCB">
      <w:r>
        <w:t>Nếu cô kiểm tra phần so sánh, mình đặc biệt khuyên bạn thuộc 3 bộ này:</w:t>
      </w:r>
    </w:p>
    <w:p w:rsidR="00CA5DCB" w:rsidRDefault="00CA5DCB" w:rsidP="00AD03C1">
      <w:pPr>
        <w:jc w:val="center"/>
      </w:pPr>
      <w:r>
        <w:rPr>
          <w:rStyle w:val="Strong"/>
        </w:rPr>
        <w:t>gut → besser → am besten</w:t>
      </w:r>
    </w:p>
    <w:p w:rsidR="00CA5DCB" w:rsidRDefault="00CA5DCB" w:rsidP="00AD03C1">
      <w:pPr>
        <w:jc w:val="center"/>
      </w:pPr>
      <w:r>
        <w:rPr>
          <w:rStyle w:val="Strong"/>
        </w:rPr>
        <w:t>viel → mehr → am meisten</w:t>
      </w:r>
    </w:p>
    <w:p w:rsidR="00CA5DCB" w:rsidRDefault="00CA5DCB" w:rsidP="00AD03C1">
      <w:pPr>
        <w:jc w:val="center"/>
      </w:pPr>
      <w:r>
        <w:rPr>
          <w:rStyle w:val="Strong"/>
        </w:rPr>
        <w:t>gern → lieber → am liebsten</w:t>
      </w:r>
    </w:p>
    <w:p w:rsidR="00CA5DCB" w:rsidRDefault="00CA5DCB" w:rsidP="00CA5DCB">
      <w:r>
        <w:t xml:space="preserve">Đây là những dạng </w:t>
      </w:r>
      <w:r>
        <w:rPr>
          <w:rStyle w:val="Strong"/>
        </w:rPr>
        <w:t>không thể đoán đơn giản bằng cách thêm -er/-sten</w:t>
      </w:r>
      <w:r w:rsidR="00AD03C1">
        <w:t>.</w:t>
      </w:r>
    </w:p>
    <w:p w:rsidR="00CA5DCB" w:rsidRDefault="00CA5DCB" w:rsidP="00AD03C1">
      <w:pPr>
        <w:pStyle w:val="Heading2"/>
      </w:pPr>
      <w:bookmarkStart w:id="570" w:name="_Toc240230695"/>
      <w:r>
        <w:t>10.13. So sánh trong đời sống</w:t>
      </w:r>
      <w:bookmarkEnd w:id="570"/>
    </w:p>
    <w:p w:rsidR="00CA5DCB" w:rsidRDefault="00CA5DCB" w:rsidP="00CA5DCB">
      <w:r>
        <w:rPr>
          <w:rFonts w:ascii="Segoe UI Symbol" w:hAnsi="Segoe UI Symbol" w:cs="Segoe UI Symbol"/>
        </w:rPr>
        <w:t>🍕</w:t>
      </w:r>
      <w:r>
        <w:t xml:space="preserve"> Đồ ăn</w:t>
      </w:r>
    </w:p>
    <w:p w:rsidR="00CA5DCB" w:rsidRDefault="00CA5DCB" w:rsidP="00CA5DCB">
      <w:r>
        <w:rPr>
          <w:rStyle w:val="Strong"/>
        </w:rPr>
        <w:t>Pizza ist leckerer als Salat.</w:t>
      </w:r>
      <w:r>
        <w:br/>
        <w:t>→ Pizza ngon hơn salad.</w:t>
      </w:r>
    </w:p>
    <w:p w:rsidR="00CA5DCB" w:rsidRDefault="00CA5DCB" w:rsidP="00CA5DCB">
      <w:r>
        <w:rPr>
          <w:rStyle w:val="Strong"/>
        </w:rPr>
        <w:t>Pizza ist am leckersten.</w:t>
      </w:r>
      <w:r>
        <w:br/>
        <w:t>→ Pizza ngon nhất.</w:t>
      </w:r>
    </w:p>
    <w:p w:rsidR="00CA5DCB" w:rsidRDefault="00CA5DCB" w:rsidP="00CA5DCB">
      <w:r>
        <w:rPr>
          <w:rFonts w:ascii="Segoe UI Symbol" w:hAnsi="Segoe UI Symbol" w:cs="Segoe UI Symbol"/>
        </w:rPr>
        <w:lastRenderedPageBreak/>
        <w:t>🚗</w:t>
      </w:r>
      <w:r>
        <w:t xml:space="preserve"> Xe</w:t>
      </w:r>
    </w:p>
    <w:p w:rsidR="00CA5DCB" w:rsidRDefault="00CA5DCB" w:rsidP="00CA5DCB">
      <w:r>
        <w:rPr>
          <w:rStyle w:val="Strong"/>
        </w:rPr>
        <w:t>Mein Auto ist schneller als dein Auto.</w:t>
      </w:r>
      <w:r>
        <w:br/>
        <w:t>→ Xe tôi nhanh hơn xe bạn.</w:t>
      </w:r>
    </w:p>
    <w:p w:rsidR="00CA5DCB" w:rsidRDefault="00CA5DCB" w:rsidP="00CA5DCB">
      <w:r>
        <w:rPr>
          <w:rStyle w:val="Strong"/>
        </w:rPr>
        <w:t>Dieses Auto ist am schnellsten.</w:t>
      </w:r>
      <w:r>
        <w:br/>
        <w:t>→ Chiếc xe này nhanh nhất.</w:t>
      </w:r>
    </w:p>
    <w:p w:rsidR="00CA5DCB" w:rsidRDefault="00CA5DCB" w:rsidP="00CA5DCB"/>
    <w:p w:rsidR="00CA5DCB" w:rsidRDefault="00CA5DCB" w:rsidP="00CA5DCB">
      <w:r>
        <w:rPr>
          <w:rFonts w:ascii="Segoe UI Symbol" w:hAnsi="Segoe UI Symbol" w:cs="Segoe UI Symbol"/>
        </w:rPr>
        <w:t>🌤</w:t>
      </w:r>
      <w:r>
        <w:t>Thời tiết</w:t>
      </w:r>
    </w:p>
    <w:p w:rsidR="00CA5DCB" w:rsidRDefault="00CA5DCB" w:rsidP="00CA5DCB">
      <w:r>
        <w:rPr>
          <w:rStyle w:val="Strong"/>
        </w:rPr>
        <w:t>Heute ist es wärmer als gestern.</w:t>
      </w:r>
      <w:r>
        <w:br/>
        <w:t>→ Hôm nay ấm hơn hôm qua.</w:t>
      </w:r>
    </w:p>
    <w:p w:rsidR="00CA5DCB" w:rsidRDefault="00CA5DCB" w:rsidP="00CA5DCB">
      <w:r>
        <w:rPr>
          <w:rStyle w:val="Strong"/>
        </w:rPr>
        <w:t>Im Sommer ist es am wärmsten.</w:t>
      </w:r>
      <w:r>
        <w:br/>
        <w:t>→ Mùa hè ấm nhất.</w:t>
      </w:r>
    </w:p>
    <w:p w:rsidR="00CA5DCB" w:rsidRDefault="00CA5DCB" w:rsidP="00CA5DCB"/>
    <w:p w:rsidR="00CA5DCB" w:rsidRDefault="00CA5DCB" w:rsidP="00CA5DCB">
      <w:r>
        <w:rPr>
          <w:rFonts w:ascii="Segoe UI Symbol" w:hAnsi="Segoe UI Symbol" w:cs="Segoe UI Symbol"/>
        </w:rPr>
        <w:t>💰</w:t>
      </w:r>
      <w:r>
        <w:t xml:space="preserve"> Giá cả</w:t>
      </w:r>
    </w:p>
    <w:p w:rsidR="00CA5DCB" w:rsidRDefault="00CA5DCB" w:rsidP="00CA5DCB">
      <w:r>
        <w:rPr>
          <w:rStyle w:val="Strong"/>
        </w:rPr>
        <w:t>Das Handy ist teurer als das andere.</w:t>
      </w:r>
      <w:r>
        <w:br/>
        <w:t>→ Điện thoại này đắt hơn cái kia.</w:t>
      </w:r>
    </w:p>
    <w:p w:rsidR="00CA5DCB" w:rsidRDefault="00CA5DCB" w:rsidP="00CA5DCB">
      <w:r>
        <w:rPr>
          <w:rStyle w:val="Strong"/>
        </w:rPr>
        <w:t>Dieses Handy ist am teuersten.</w:t>
      </w:r>
      <w:r>
        <w:br/>
        <w:t>→ Điện thoại này đắt nhất.</w:t>
      </w:r>
    </w:p>
    <w:p w:rsidR="00CA5DCB" w:rsidRDefault="00CA5DCB" w:rsidP="00CA5DCB"/>
    <w:p w:rsidR="00CA5DCB" w:rsidRDefault="00CA5DCB" w:rsidP="00CA5DCB">
      <w:r>
        <w:rPr>
          <w:rFonts w:ascii="Segoe UI Symbol" w:hAnsi="Segoe UI Symbol" w:cs="Segoe UI Symbol"/>
        </w:rPr>
        <w:t>📚</w:t>
      </w:r>
      <w:r>
        <w:t xml:space="preserve"> Học tập</w:t>
      </w:r>
    </w:p>
    <w:p w:rsidR="00CA5DCB" w:rsidRDefault="00CA5DCB" w:rsidP="00CA5DCB">
      <w:r>
        <w:rPr>
          <w:rStyle w:val="Strong"/>
        </w:rPr>
        <w:t>Deutsch ist schwieriger als Englisch.</w:t>
      </w:r>
      <w:r>
        <w:br/>
        <w:t>→ Tiếng Đức khó hơn tiếng Anh.</w:t>
      </w:r>
    </w:p>
    <w:p w:rsidR="00CA5DCB" w:rsidRDefault="00CA5DCB" w:rsidP="00CA5DCB">
      <w:r>
        <w:rPr>
          <w:rStyle w:val="Strong"/>
        </w:rPr>
        <w:t>Diese Übung ist am schwierigsten.</w:t>
      </w:r>
      <w:r>
        <w:br/>
        <w:t>→ Bài tập này khó nhất.</w:t>
      </w:r>
    </w:p>
    <w:p w:rsidR="00CA5DCB" w:rsidRDefault="00CA5DCB" w:rsidP="00CA5DCB"/>
    <w:p w:rsidR="00CA5DCB" w:rsidRDefault="00CA5DCB" w:rsidP="00AD03C1">
      <w:pPr>
        <w:pStyle w:val="Heading2"/>
      </w:pPr>
      <w:bookmarkStart w:id="571" w:name="_Toc240230696"/>
      <w:r>
        <w:t>10.14. So sánh với “nicht”</w:t>
      </w:r>
      <w:bookmarkEnd w:id="571"/>
    </w:p>
    <w:p w:rsidR="00CA5DCB" w:rsidRDefault="00CA5DCB" w:rsidP="00CA5DCB">
      <w:r>
        <w:t>Bạn cũng có thể nói:</w:t>
      </w:r>
    </w:p>
    <w:p w:rsidR="00CA5DCB" w:rsidRDefault="00CA5DCB" w:rsidP="00CA5DCB">
      <w:r>
        <w:rPr>
          <w:rStyle w:val="Strong"/>
        </w:rPr>
        <w:t>Mein Auto ist nicht schneller als dein Auto.</w:t>
      </w:r>
    </w:p>
    <w:p w:rsidR="00CA5DCB" w:rsidRDefault="00CA5DCB" w:rsidP="00CA5DCB">
      <w:r>
        <w:t>→ Xe tôi không nhanh hơn xe bạn.</w:t>
      </w:r>
    </w:p>
    <w:p w:rsidR="00CA5DCB" w:rsidRDefault="00CA5DCB" w:rsidP="00CA5DCB">
      <w:r>
        <w:t>Hoặc:</w:t>
      </w:r>
    </w:p>
    <w:p w:rsidR="00CA5DCB" w:rsidRDefault="00CA5DCB" w:rsidP="00CA5DCB">
      <w:r>
        <w:rPr>
          <w:rStyle w:val="Strong"/>
        </w:rPr>
        <w:t>Deutsch ist nicht so einfach wie Englisch.</w:t>
      </w:r>
    </w:p>
    <w:p w:rsidR="00CA5DCB" w:rsidRDefault="00CA5DCB" w:rsidP="00CA5DCB">
      <w:r>
        <w:t>→ Tiếng Đức không dễ bằng tiếng Anh.</w:t>
      </w:r>
    </w:p>
    <w:p w:rsidR="00CA5DCB" w:rsidRDefault="00CA5DCB" w:rsidP="00CA5DCB">
      <w:r>
        <w:lastRenderedPageBreak/>
        <w:t>Cấu trúc:</w:t>
      </w:r>
    </w:p>
    <w:p w:rsidR="00CA5DCB" w:rsidRDefault="00CA5DCB" w:rsidP="00AD03C1">
      <w:pPr>
        <w:jc w:val="center"/>
      </w:pPr>
      <w:r w:rsidRPr="00AD03C1">
        <w:rPr>
          <w:rStyle w:val="Strong"/>
          <w:highlight w:val="yellow"/>
        </w:rPr>
        <w:t>nicht so + tính từ + wie</w:t>
      </w:r>
    </w:p>
    <w:p w:rsidR="00CA5DCB" w:rsidRDefault="00CA5DCB" w:rsidP="00CA5DCB">
      <w:r>
        <w:t>= không ... bằng ...</w:t>
      </w:r>
    </w:p>
    <w:p w:rsidR="00CA5DCB" w:rsidRDefault="00CA5DCB" w:rsidP="00CA5DCB">
      <w:r>
        <w:t>Ví dụ:</w:t>
      </w:r>
    </w:p>
    <w:p w:rsidR="00CA5DCB" w:rsidRDefault="00CA5DCB" w:rsidP="00CA5DCB">
      <w:r>
        <w:rPr>
          <w:rStyle w:val="Strong"/>
        </w:rPr>
        <w:t>Das ist nicht so teuer wie das andere.</w:t>
      </w:r>
    </w:p>
    <w:p w:rsidR="00CA5DCB" w:rsidRDefault="00CA5DCB" w:rsidP="00CA5DCB">
      <w:r>
        <w:t>→ Cái này không đắt bằ</w:t>
      </w:r>
      <w:r w:rsidR="00AD03C1">
        <w:t>ng cái kia.</w:t>
      </w:r>
    </w:p>
    <w:p w:rsidR="00CA5DCB" w:rsidRDefault="00CA5DCB" w:rsidP="00AD03C1">
      <w:pPr>
        <w:pStyle w:val="Heading2"/>
      </w:pPr>
      <w:bookmarkStart w:id="572" w:name="_Toc240230697"/>
      <w:r>
        <w:t>10.15. Một lỗi rất hay gặp</w:t>
      </w:r>
      <w:bookmarkEnd w:id="572"/>
    </w:p>
    <w:p w:rsidR="00CA5DCB" w:rsidRDefault="00CA5DCB" w:rsidP="00CA5DCB">
      <w:r>
        <w:rPr>
          <w:rFonts w:ascii="Segoe UI Symbol" w:hAnsi="Segoe UI Symbol" w:cs="Segoe UI Symbol"/>
        </w:rPr>
        <w:t>❌</w:t>
      </w:r>
      <w:r>
        <w:t xml:space="preserve"> Không nói:</w:t>
      </w:r>
    </w:p>
    <w:p w:rsidR="00CA5DCB" w:rsidRDefault="00CA5DCB" w:rsidP="00CA5DCB">
      <w:r>
        <w:t xml:space="preserve">größer </w:t>
      </w:r>
      <w:r>
        <w:rPr>
          <w:rStyle w:val="Strong"/>
        </w:rPr>
        <w:t>wie</w:t>
      </w:r>
    </w:p>
    <w:p w:rsidR="00CA5DCB" w:rsidRDefault="00CA5DCB" w:rsidP="00CA5DCB">
      <w:r>
        <w:rPr>
          <w:rFonts w:ascii="Segoe UI Symbol" w:hAnsi="Segoe UI Symbol" w:cs="Segoe UI Symbol"/>
        </w:rPr>
        <w:t>✅</w:t>
      </w:r>
      <w:r>
        <w:t xml:space="preserve"> Phải là:</w:t>
      </w:r>
    </w:p>
    <w:p w:rsidR="00CA5DCB" w:rsidRDefault="00CA5DCB" w:rsidP="00CA5DCB">
      <w:r>
        <w:t xml:space="preserve">größer </w:t>
      </w:r>
      <w:r>
        <w:rPr>
          <w:rStyle w:val="Strong"/>
        </w:rPr>
        <w:t>als</w:t>
      </w:r>
    </w:p>
    <w:p w:rsidR="00CA5DCB" w:rsidRDefault="00CA5DCB" w:rsidP="00CA5DCB"/>
    <w:p w:rsidR="00CA5DCB" w:rsidRDefault="00CA5DCB" w:rsidP="00CA5DCB">
      <w:r>
        <w:rPr>
          <w:rFonts w:ascii="Segoe UI Symbol" w:hAnsi="Segoe UI Symbol" w:cs="Segoe UI Symbol"/>
        </w:rPr>
        <w:t>❌</w:t>
      </w:r>
      <w:r>
        <w:t xml:space="preserve"> Không nói:</w:t>
      </w:r>
    </w:p>
    <w:p w:rsidR="00CA5DCB" w:rsidRDefault="00CA5DCB" w:rsidP="00CA5DCB">
      <w:r>
        <w:t xml:space="preserve">so groß </w:t>
      </w:r>
      <w:r>
        <w:rPr>
          <w:rStyle w:val="Strong"/>
        </w:rPr>
        <w:t>als</w:t>
      </w:r>
    </w:p>
    <w:p w:rsidR="00CA5DCB" w:rsidRDefault="00CA5DCB" w:rsidP="00CA5DCB">
      <w:r>
        <w:rPr>
          <w:rFonts w:ascii="Segoe UI Symbol" w:hAnsi="Segoe UI Symbol" w:cs="Segoe UI Symbol"/>
        </w:rPr>
        <w:t>✅</w:t>
      </w:r>
      <w:r>
        <w:t xml:space="preserve"> Phải là:</w:t>
      </w:r>
    </w:p>
    <w:p w:rsidR="00CA5DCB" w:rsidRDefault="00CA5DCB" w:rsidP="00CA5DCB">
      <w:r>
        <w:t xml:space="preserve">so groß </w:t>
      </w:r>
      <w:r>
        <w:rPr>
          <w:rStyle w:val="Strong"/>
        </w:rPr>
        <w:t>wie</w:t>
      </w:r>
    </w:p>
    <w:p w:rsidR="00CA5DCB" w:rsidRDefault="00CA5DCB" w:rsidP="00CA5DCB"/>
    <w:p w:rsidR="00CA5DCB" w:rsidRDefault="00CA5DCB" w:rsidP="00CA5DCB">
      <w:r>
        <w:rPr>
          <w:rFonts w:ascii="Segoe UI Symbol" w:hAnsi="Segoe UI Symbol" w:cs="Segoe UI Symbol"/>
        </w:rPr>
        <w:t>❌</w:t>
      </w:r>
      <w:r>
        <w:t xml:space="preserve"> Không nói:</w:t>
      </w:r>
    </w:p>
    <w:p w:rsidR="00CA5DCB" w:rsidRDefault="00CA5DCB" w:rsidP="00CA5DCB">
      <w:r>
        <w:t>am besser</w:t>
      </w:r>
    </w:p>
    <w:p w:rsidR="00CA5DCB" w:rsidRDefault="00CA5DCB" w:rsidP="00CA5DCB">
      <w:r>
        <w:rPr>
          <w:rFonts w:ascii="Segoe UI Symbol" w:hAnsi="Segoe UI Symbol" w:cs="Segoe UI Symbol"/>
        </w:rPr>
        <w:t>✅</w:t>
      </w:r>
      <w:r>
        <w:t xml:space="preserve"> Phải là:</w:t>
      </w:r>
    </w:p>
    <w:p w:rsidR="00CA5DCB" w:rsidRDefault="00CA5DCB" w:rsidP="00CA5DCB">
      <w:r>
        <w:rPr>
          <w:rStyle w:val="Strong"/>
        </w:rPr>
        <w:t>am besten</w:t>
      </w:r>
    </w:p>
    <w:p w:rsidR="00CA5DCB" w:rsidRDefault="00AD03C1" w:rsidP="00CA5DCB">
      <w:r>
        <w:br w:type="page"/>
      </w:r>
    </w:p>
    <w:p w:rsidR="00CA5DCB" w:rsidRDefault="00CA5DCB" w:rsidP="00AD03C1">
      <w:pPr>
        <w:pStyle w:val="Heading2"/>
      </w:pPr>
      <w:bookmarkStart w:id="573" w:name="_Toc240230698"/>
      <w:r>
        <w:lastRenderedPageBreak/>
        <w:t>TỔNG KẾT SIÊU NGẮN</w:t>
      </w:r>
      <w:bookmarkEnd w:id="573"/>
    </w:p>
    <w:p w:rsidR="00CA5DCB" w:rsidRDefault="00CA5DCB" w:rsidP="00CA5DCB">
      <w:r>
        <w:t>Bình thường</w:t>
      </w:r>
    </w:p>
    <w:p w:rsidR="00CA5DCB" w:rsidRDefault="00CA5DCB" w:rsidP="00AD03C1">
      <w:pPr>
        <w:jc w:val="center"/>
      </w:pPr>
      <w:r>
        <w:rPr>
          <w:rStyle w:val="Strong"/>
        </w:rPr>
        <w:t>groß</w:t>
      </w:r>
    </w:p>
    <w:p w:rsidR="00CA5DCB" w:rsidRDefault="00CA5DCB" w:rsidP="00CA5DCB">
      <w:r>
        <w:t>Hơn</w:t>
      </w:r>
    </w:p>
    <w:p w:rsidR="00CA5DCB" w:rsidRDefault="00CA5DCB" w:rsidP="00AD03C1">
      <w:pPr>
        <w:jc w:val="center"/>
      </w:pPr>
      <w:r>
        <w:rPr>
          <w:rStyle w:val="Strong"/>
        </w:rPr>
        <w:t>größer als</w:t>
      </w:r>
    </w:p>
    <w:p w:rsidR="00CA5DCB" w:rsidRDefault="00CA5DCB" w:rsidP="00CA5DCB">
      <w:r>
        <w:t>Bằng</w:t>
      </w:r>
    </w:p>
    <w:p w:rsidR="00CA5DCB" w:rsidRDefault="00CA5DCB" w:rsidP="00AD03C1">
      <w:pPr>
        <w:jc w:val="center"/>
      </w:pPr>
      <w:r>
        <w:rPr>
          <w:rStyle w:val="Strong"/>
        </w:rPr>
        <w:t>so groß wie</w:t>
      </w:r>
    </w:p>
    <w:p w:rsidR="00CA5DCB" w:rsidRDefault="00CA5DCB" w:rsidP="00CA5DCB">
      <w:r>
        <w:t>Nhất</w:t>
      </w:r>
    </w:p>
    <w:p w:rsidR="00CA5DCB" w:rsidRDefault="00CA5DCB" w:rsidP="00AD03C1">
      <w:pPr>
        <w:jc w:val="center"/>
      </w:pPr>
      <w:r>
        <w:rPr>
          <w:rStyle w:val="Strong"/>
        </w:rPr>
        <w:t>am größten</w:t>
      </w:r>
    </w:p>
    <w:p w:rsidR="00CA5DCB" w:rsidRDefault="00CA5DCB" w:rsidP="00CA5DCB"/>
    <w:p w:rsidR="00CA5DCB" w:rsidRDefault="00CA5DCB" w:rsidP="00CA5DCB">
      <w:r>
        <w:t>Bộ bất quy tắc:</w:t>
      </w:r>
    </w:p>
    <w:p w:rsidR="00CA5DCB" w:rsidRDefault="00CA5DCB" w:rsidP="00AD03C1">
      <w:pPr>
        <w:jc w:val="center"/>
      </w:pPr>
      <w:r>
        <w:rPr>
          <w:rStyle w:val="Strong"/>
        </w:rPr>
        <w:t>gut → besser → am besten</w:t>
      </w:r>
    </w:p>
    <w:p w:rsidR="00CA5DCB" w:rsidRDefault="00CA5DCB" w:rsidP="00AD03C1">
      <w:pPr>
        <w:jc w:val="center"/>
      </w:pPr>
      <w:r>
        <w:rPr>
          <w:rStyle w:val="Strong"/>
        </w:rPr>
        <w:t>viel → mehr → am meisten</w:t>
      </w:r>
    </w:p>
    <w:p w:rsidR="00CA5DCB" w:rsidRDefault="00CA5DCB" w:rsidP="00AD03C1">
      <w:pPr>
        <w:jc w:val="center"/>
      </w:pPr>
      <w:r>
        <w:rPr>
          <w:rStyle w:val="Strong"/>
        </w:rPr>
        <w:t>gern → lieber → am liebsten</w:t>
      </w:r>
    </w:p>
    <w:p w:rsidR="00CA5DCB" w:rsidRDefault="00CA5DCB" w:rsidP="00CA5DCB"/>
    <w:p w:rsidR="00CA5DCB" w:rsidRDefault="00CA5DCB" w:rsidP="00AD03C1">
      <w:pPr>
        <w:pStyle w:val="Heading2"/>
      </w:pPr>
      <w:bookmarkStart w:id="574" w:name="_Toc240230699"/>
      <w:r>
        <w:t>BÀI TẬP GIAI ĐOẠN 10</w:t>
      </w:r>
      <w:bookmarkEnd w:id="574"/>
    </w:p>
    <w:p w:rsidR="00CA5DCB" w:rsidRDefault="00CA5DCB" w:rsidP="00CA5DCB">
      <w:r>
        <w:rPr>
          <w:rStyle w:val="Strong"/>
        </w:rPr>
        <w:t>Làm trước rồi mới xem đáp án nhé.</w:t>
      </w:r>
    </w:p>
    <w:p w:rsidR="00CA5DCB" w:rsidRDefault="00CA5DCB" w:rsidP="00CA5DCB">
      <w:r>
        <w:t>A. Viết dạng so sánh hơn</w:t>
      </w:r>
    </w:p>
    <w:p w:rsidR="00CA5DCB" w:rsidRDefault="00CA5DCB" w:rsidP="00CA5DCB">
      <w:r>
        <w:t xml:space="preserve">klein → ______ </w:t>
      </w:r>
    </w:p>
    <w:p w:rsidR="00CA5DCB" w:rsidRDefault="00CA5DCB" w:rsidP="00CA5DCB">
      <w:r>
        <w:t xml:space="preserve">groß → ______ </w:t>
      </w:r>
    </w:p>
    <w:p w:rsidR="00CA5DCB" w:rsidRDefault="00CA5DCB" w:rsidP="00CA5DCB">
      <w:r>
        <w:t xml:space="preserve">schnell → ______ </w:t>
      </w:r>
    </w:p>
    <w:p w:rsidR="00CA5DCB" w:rsidRDefault="00CA5DCB" w:rsidP="00CA5DCB">
      <w:r>
        <w:t xml:space="preserve">alt → ______ </w:t>
      </w:r>
    </w:p>
    <w:p w:rsidR="00CA5DCB" w:rsidRDefault="00CA5DCB" w:rsidP="00CA5DCB">
      <w:r>
        <w:t xml:space="preserve">jung → ______ </w:t>
      </w:r>
    </w:p>
    <w:p w:rsidR="00CA5DCB" w:rsidRDefault="00CA5DCB" w:rsidP="00CA5DCB">
      <w:r>
        <w:t xml:space="preserve">warm → ______ </w:t>
      </w:r>
    </w:p>
    <w:p w:rsidR="00CA5DCB" w:rsidRDefault="00CA5DCB" w:rsidP="00CA5DCB">
      <w:r>
        <w:t xml:space="preserve">kalt → ______ </w:t>
      </w:r>
    </w:p>
    <w:p w:rsidR="00CA5DCB" w:rsidRDefault="00CA5DCB" w:rsidP="00CA5DCB">
      <w:r>
        <w:t xml:space="preserve">schön → ______ </w:t>
      </w:r>
    </w:p>
    <w:p w:rsidR="00CA5DCB" w:rsidRDefault="00CA5DCB" w:rsidP="00CA5DCB">
      <w:r>
        <w:t xml:space="preserve">teuer → ______ </w:t>
      </w:r>
    </w:p>
    <w:p w:rsidR="00CA5DCB" w:rsidRDefault="00CA5DCB" w:rsidP="00CA5DCB">
      <w:r>
        <w:t xml:space="preserve">lang → ______ </w:t>
      </w:r>
    </w:p>
    <w:p w:rsidR="00CA5DCB" w:rsidRPr="00AD03C1" w:rsidRDefault="00CA5DCB" w:rsidP="00CA5DCB">
      <w:pPr>
        <w:rPr>
          <w:b/>
        </w:rPr>
      </w:pPr>
      <w:r w:rsidRPr="00AD03C1">
        <w:rPr>
          <w:b/>
        </w:rPr>
        <w:lastRenderedPageBreak/>
        <w:t>B. Viết dạng so sánh nhất</w:t>
      </w:r>
    </w:p>
    <w:p w:rsidR="00CA5DCB" w:rsidRDefault="00CA5DCB" w:rsidP="00CA5DCB">
      <w:r>
        <w:t xml:space="preserve">klein → ______ </w:t>
      </w:r>
    </w:p>
    <w:p w:rsidR="00CA5DCB" w:rsidRDefault="00CA5DCB" w:rsidP="00CA5DCB">
      <w:r>
        <w:t xml:space="preserve">groß → ______ </w:t>
      </w:r>
    </w:p>
    <w:p w:rsidR="00CA5DCB" w:rsidRDefault="00CA5DCB" w:rsidP="00CA5DCB">
      <w:r>
        <w:t xml:space="preserve">schnell → ______ </w:t>
      </w:r>
    </w:p>
    <w:p w:rsidR="00CA5DCB" w:rsidRDefault="00CA5DCB" w:rsidP="00CA5DCB">
      <w:r>
        <w:t xml:space="preserve">alt → ______ </w:t>
      </w:r>
    </w:p>
    <w:p w:rsidR="00CA5DCB" w:rsidRDefault="00CA5DCB" w:rsidP="00CA5DCB">
      <w:r>
        <w:t xml:space="preserve">jung → ______ </w:t>
      </w:r>
    </w:p>
    <w:p w:rsidR="00CA5DCB" w:rsidRDefault="00CA5DCB" w:rsidP="00CA5DCB">
      <w:r>
        <w:t xml:space="preserve">warm → ______ </w:t>
      </w:r>
    </w:p>
    <w:p w:rsidR="00CA5DCB" w:rsidRDefault="00CA5DCB" w:rsidP="00CA5DCB">
      <w:r>
        <w:t xml:space="preserve">schön → ______ </w:t>
      </w:r>
    </w:p>
    <w:p w:rsidR="00CA5DCB" w:rsidRDefault="00CA5DCB" w:rsidP="00CA5DCB">
      <w:r>
        <w:t xml:space="preserve">teuer → ______ </w:t>
      </w:r>
    </w:p>
    <w:p w:rsidR="00CA5DCB" w:rsidRDefault="00CA5DCB" w:rsidP="00CA5DCB">
      <w:r>
        <w:t xml:space="preserve">lang → ______ </w:t>
      </w:r>
    </w:p>
    <w:p w:rsidR="00CA5DCB" w:rsidRDefault="00AD03C1" w:rsidP="00CA5DCB">
      <w:r>
        <w:t xml:space="preserve">kurz → ______ </w:t>
      </w:r>
    </w:p>
    <w:p w:rsidR="00CA5DCB" w:rsidRPr="00AD03C1" w:rsidRDefault="00CA5DCB" w:rsidP="00CA5DCB">
      <w:pPr>
        <w:rPr>
          <w:b/>
        </w:rPr>
      </w:pPr>
      <w:r w:rsidRPr="00AD03C1">
        <w:rPr>
          <w:b/>
        </w:rPr>
        <w:t>C. Điền ALS hoặc WIE</w:t>
      </w:r>
    </w:p>
    <w:p w:rsidR="00CA5DCB" w:rsidRDefault="00CA5DCB" w:rsidP="00CA5DCB">
      <w:r>
        <w:t xml:space="preserve">Mein Bruder ist größer ___ ich. </w:t>
      </w:r>
    </w:p>
    <w:p w:rsidR="00CA5DCB" w:rsidRDefault="00CA5DCB" w:rsidP="00CA5DCB">
      <w:r>
        <w:t xml:space="preserve">Ich bin so alt ___ du. </w:t>
      </w:r>
    </w:p>
    <w:p w:rsidR="00CA5DCB" w:rsidRDefault="00CA5DCB" w:rsidP="00CA5DCB">
      <w:r>
        <w:t xml:space="preserve">Deutsch ist schwieriger ___ Englisch. </w:t>
      </w:r>
    </w:p>
    <w:p w:rsidR="00CA5DCB" w:rsidRDefault="00CA5DCB" w:rsidP="00CA5DCB">
      <w:r>
        <w:t xml:space="preserve">Dieses Auto ist so schnell ___ das andere. </w:t>
      </w:r>
    </w:p>
    <w:p w:rsidR="00CA5DCB" w:rsidRDefault="00CA5DCB" w:rsidP="00CA5DCB">
      <w:r>
        <w:t xml:space="preserve">Heute ist es wärmer ___ gestern. </w:t>
      </w:r>
    </w:p>
    <w:p w:rsidR="00CA5DCB" w:rsidRDefault="00CA5DCB" w:rsidP="00CA5DCB">
      <w:r>
        <w:t xml:space="preserve">Das Handy ist </w:t>
      </w:r>
      <w:r w:rsidR="00AD03C1">
        <w:t xml:space="preserve">nicht so teuer ___ der Laptop. </w:t>
      </w:r>
    </w:p>
    <w:p w:rsidR="00CA5DCB" w:rsidRPr="00AD03C1" w:rsidRDefault="00CA5DCB" w:rsidP="00CA5DCB">
      <w:pPr>
        <w:rPr>
          <w:b/>
        </w:rPr>
      </w:pPr>
      <w:r w:rsidRPr="00AD03C1">
        <w:rPr>
          <w:b/>
        </w:rPr>
        <w:t>D. Điền dạng đúng</w:t>
      </w:r>
    </w:p>
    <w:p w:rsidR="00CA5DCB" w:rsidRDefault="00CA5DCB" w:rsidP="00CA5DCB">
      <w:r>
        <w:t xml:space="preserve">Mein </w:t>
      </w:r>
      <w:r w:rsidR="00AD03C1">
        <w:t>Auto ist _______ als dein Auto.</w:t>
      </w:r>
      <w:r>
        <w:rPr>
          <w:rStyle w:val="Emphasis"/>
        </w:rPr>
        <w:t>(schnell)</w:t>
      </w:r>
      <w:r>
        <w:t xml:space="preserve"> </w:t>
      </w:r>
    </w:p>
    <w:p w:rsidR="00CA5DCB" w:rsidRDefault="00CA5DCB" w:rsidP="00CA5DCB">
      <w:r>
        <w:t>He</w:t>
      </w:r>
      <w:r w:rsidR="00AD03C1">
        <w:t>ute ist es _______ als gestern.</w:t>
      </w:r>
      <w:r>
        <w:rPr>
          <w:rStyle w:val="Emphasis"/>
        </w:rPr>
        <w:t>(warm)</w:t>
      </w:r>
      <w:r>
        <w:t xml:space="preserve"> </w:t>
      </w:r>
    </w:p>
    <w:p w:rsidR="00CA5DCB" w:rsidRDefault="00CA5DCB" w:rsidP="00CA5DCB">
      <w:r>
        <w:t>Dieses Restaur</w:t>
      </w:r>
      <w:r w:rsidR="00AD03C1">
        <w:t>ant ist _______ als das andere.</w:t>
      </w:r>
      <w:r>
        <w:rPr>
          <w:rStyle w:val="Emphasis"/>
        </w:rPr>
        <w:t>(gut)</w:t>
      </w:r>
      <w:r>
        <w:t xml:space="preserve"> </w:t>
      </w:r>
    </w:p>
    <w:p w:rsidR="00CA5DCB" w:rsidRDefault="00AD03C1" w:rsidP="00CA5DCB">
      <w:r>
        <w:t>Das ist der _______ Pullover.</w:t>
      </w:r>
      <w:r w:rsidR="00CA5DCB">
        <w:rPr>
          <w:rStyle w:val="Emphasis"/>
        </w:rPr>
        <w:t>(teuer)</w:t>
      </w:r>
      <w:r w:rsidR="00CA5DCB">
        <w:t xml:space="preserve"> </w:t>
      </w:r>
    </w:p>
    <w:p w:rsidR="00CA5DCB" w:rsidRDefault="00CA5DCB" w:rsidP="00CA5DCB">
      <w:r>
        <w:t>Ich</w:t>
      </w:r>
      <w:r w:rsidR="00AD03C1">
        <w:t xml:space="preserve"> esse _______ Pizza als Burger.</w:t>
      </w:r>
      <w:r>
        <w:rPr>
          <w:rStyle w:val="Emphasis"/>
        </w:rPr>
        <w:t>(gern)</w:t>
      </w:r>
      <w:r>
        <w:t xml:space="preserve"> </w:t>
      </w:r>
    </w:p>
    <w:p w:rsidR="00CA5DCB" w:rsidRDefault="00AD03C1" w:rsidP="00CA5DCB">
      <w:r>
        <w:t>Ich esse _______ Pizza.</w:t>
      </w:r>
      <w:r w:rsidR="00CA5DCB">
        <w:rPr>
          <w:rStyle w:val="Emphasis"/>
        </w:rPr>
        <w:t>(gern – thích nhất)</w:t>
      </w:r>
      <w:r w:rsidR="00CA5DCB">
        <w:t xml:space="preserve"> </w:t>
      </w:r>
    </w:p>
    <w:p w:rsidR="00CA5DCB" w:rsidRDefault="00CA5DCB" w:rsidP="00CA5DCB">
      <w:r>
        <w:t xml:space="preserve">Heute habe </w:t>
      </w:r>
      <w:r w:rsidR="00AD03C1">
        <w:t>ich _______ Arbeit als gestern.</w:t>
      </w:r>
      <w:r>
        <w:rPr>
          <w:rStyle w:val="Emphasis"/>
        </w:rPr>
        <w:t>(viel)</w:t>
      </w:r>
      <w:r>
        <w:t xml:space="preserve"> </w:t>
      </w:r>
    </w:p>
    <w:p w:rsidR="00CA5DCB" w:rsidRDefault="00CA5DCB" w:rsidP="00CA5DCB">
      <w:r>
        <w:t xml:space="preserve">Am </w:t>
      </w:r>
      <w:r w:rsidR="00AD03C1">
        <w:t>Montag habe ich _______ Arbeit.</w:t>
      </w:r>
      <w:r>
        <w:rPr>
          <w:rStyle w:val="Emphasis"/>
        </w:rPr>
        <w:t>(viel – nhiều nhất)</w:t>
      </w:r>
      <w:r>
        <w:t xml:space="preserve"> </w:t>
      </w:r>
    </w:p>
    <w:p w:rsidR="00CA5DCB" w:rsidRDefault="00CA5DCB" w:rsidP="00CA5DCB"/>
    <w:p w:rsidR="00CA5DCB" w:rsidRPr="00AD03C1" w:rsidRDefault="00CA5DCB" w:rsidP="00CA5DCB">
      <w:pPr>
        <w:rPr>
          <w:b/>
        </w:rPr>
      </w:pPr>
      <w:r w:rsidRPr="00AD03C1">
        <w:rPr>
          <w:b/>
        </w:rPr>
        <w:lastRenderedPageBreak/>
        <w:t>E. Chọn đáp án</w:t>
      </w:r>
    </w:p>
    <w:p w:rsidR="00CA5DCB" w:rsidRDefault="00AD03C1" w:rsidP="00CA5DCB">
      <w:r>
        <w:t>35.</w:t>
      </w:r>
      <w:r w:rsidR="00CA5DCB">
        <w:t>“Peter cao hơn Paul.”</w:t>
      </w:r>
    </w:p>
    <w:p w:rsidR="00CA5DCB" w:rsidRDefault="00CA5DCB" w:rsidP="00CA5DCB">
      <w:r>
        <w:t>A. Peter ist größer wie Paul.</w:t>
      </w:r>
      <w:r>
        <w:br/>
        <w:t>B. Peter ist größer als Paul.</w:t>
      </w:r>
      <w:r>
        <w:br/>
        <w:t>C. Peter ist am groß als Paul.</w:t>
      </w:r>
    </w:p>
    <w:p w:rsidR="00CA5DCB" w:rsidRDefault="00CA5DCB" w:rsidP="00CA5DCB">
      <w:r>
        <w:t>36.“Tôi thích trà hơn cà phê.”</w:t>
      </w:r>
    </w:p>
    <w:p w:rsidR="00CA5DCB" w:rsidRDefault="00CA5DCB" w:rsidP="00CA5DCB">
      <w:r>
        <w:t>A. Ich trinke lieber Tee als Kaffee.</w:t>
      </w:r>
      <w:r>
        <w:br/>
        <w:t>B. Ich trinke besser Tee als Kaffee.</w:t>
      </w:r>
      <w:r>
        <w:br/>
        <w:t>C. Ich trinke am liebsten Tee als Kaffee.</w:t>
      </w:r>
    </w:p>
    <w:p w:rsidR="00CA5DCB" w:rsidRDefault="00AD03C1" w:rsidP="00CA5DCB">
      <w:r>
        <w:t>37.</w:t>
      </w:r>
      <w:r w:rsidR="00CA5DCB">
        <w:t>“Đây là nhà hàng tốt nhất.”</w:t>
      </w:r>
    </w:p>
    <w:p w:rsidR="00CA5DCB" w:rsidRDefault="00CA5DCB" w:rsidP="00CA5DCB">
      <w:r>
        <w:t>A. Das ist das besser Restaurant.</w:t>
      </w:r>
      <w:r>
        <w:br/>
        <w:t>B. Das ist das am besten Restaurant.</w:t>
      </w:r>
      <w:r>
        <w:br/>
        <w:t>C. Das ist das beste Restaurant.</w:t>
      </w:r>
    </w:p>
    <w:p w:rsidR="00CA5DCB" w:rsidRDefault="00CA5DCB" w:rsidP="00CA5DCB">
      <w:r>
        <w:rPr>
          <w:rFonts w:ascii="Segoe UI Symbol" w:hAnsi="Segoe UI Symbol" w:cs="Segoe UI Symbol"/>
        </w:rPr>
        <w:t>⚠</w:t>
      </w:r>
      <w:r>
        <w:t>C</w:t>
      </w:r>
      <w:r>
        <w:rPr>
          <w:rFonts w:cs="Times New Roman"/>
        </w:rPr>
        <w:t>â</w:t>
      </w:r>
      <w:r>
        <w:t>u 37 c</w:t>
      </w:r>
      <w:r>
        <w:rPr>
          <w:rFonts w:cs="Times New Roman"/>
        </w:rPr>
        <w:t>ố</w:t>
      </w:r>
      <w:r>
        <w:t xml:space="preserve"> t</w:t>
      </w:r>
      <w:r>
        <w:rPr>
          <w:rFonts w:cs="Times New Roman"/>
        </w:rPr>
        <w:t>ì</w:t>
      </w:r>
      <w:r>
        <w:t>nh h</w:t>
      </w:r>
      <w:r>
        <w:rPr>
          <w:rFonts w:cs="Times New Roman"/>
        </w:rPr>
        <w:t>ơ</w:t>
      </w:r>
      <w:r>
        <w:t>i kh</w:t>
      </w:r>
      <w:r>
        <w:rPr>
          <w:rFonts w:cs="Times New Roman"/>
        </w:rPr>
        <w:t>á</w:t>
      </w:r>
      <w:r>
        <w:t xml:space="preserve">c </w:t>
      </w:r>
      <w:r>
        <w:rPr>
          <w:rFonts w:cs="Times New Roman"/>
        </w:rPr>
        <w:t>để</w:t>
      </w:r>
      <w:r>
        <w:t xml:space="preserve"> b</w:t>
      </w:r>
      <w:r>
        <w:rPr>
          <w:rFonts w:cs="Times New Roman"/>
        </w:rPr>
        <w:t>ạ</w:t>
      </w:r>
      <w:r>
        <w:t>n l</w:t>
      </w:r>
      <w:r>
        <w:rPr>
          <w:rFonts w:cs="Times New Roman"/>
        </w:rPr>
        <w:t>à</w:t>
      </w:r>
      <w:r>
        <w:t>m quen v</w:t>
      </w:r>
      <w:r>
        <w:rPr>
          <w:rFonts w:cs="Times New Roman"/>
        </w:rPr>
        <w:t>ớ</w:t>
      </w:r>
      <w:r>
        <w:t>i m</w:t>
      </w:r>
      <w:r>
        <w:rPr>
          <w:rFonts w:cs="Times New Roman"/>
        </w:rPr>
        <w:t>ộ</w:t>
      </w:r>
      <w:r>
        <w:t xml:space="preserve">t </w:t>
      </w:r>
      <w:r>
        <w:rPr>
          <w:rFonts w:cs="Times New Roman"/>
        </w:rPr>
        <w:t>đ</w:t>
      </w:r>
      <w:r>
        <w:t>i</w:t>
      </w:r>
      <w:r>
        <w:rPr>
          <w:rFonts w:cs="Times New Roman"/>
        </w:rPr>
        <w:t>ể</w:t>
      </w:r>
      <w:r>
        <w:t>m m</w:t>
      </w:r>
      <w:r>
        <w:rPr>
          <w:rFonts w:cs="Times New Roman"/>
        </w:rPr>
        <w:t>ớ</w:t>
      </w:r>
      <w:r>
        <w:t xml:space="preserve">i: khi </w:t>
      </w:r>
      <w:r>
        <w:rPr>
          <w:rStyle w:val="Strong"/>
        </w:rPr>
        <w:t>tính từ đứng trước danh từ</w:t>
      </w:r>
      <w:r>
        <w:t xml:space="preserve">, cách dùng so sánh nhất sẽ khác với </w:t>
      </w:r>
      <w:r>
        <w:rPr>
          <w:rStyle w:val="Strong"/>
        </w:rPr>
        <w:t>am + tính từ</w:t>
      </w:r>
      <w:r>
        <w:t>. Phần này mình sẽ giải thích ngay bên dưới sau khi bạn nắm dạng cơ bản.</w:t>
      </w:r>
    </w:p>
    <w:p w:rsidR="00AD03C1" w:rsidRDefault="00AD03C1" w:rsidP="00CA5DCB"/>
    <w:p w:rsidR="00AD03C1" w:rsidRDefault="00AD03C1" w:rsidP="00CA5DCB"/>
    <w:p w:rsidR="00CA5DCB" w:rsidRDefault="00AD03C1" w:rsidP="00CA5DCB">
      <w:r>
        <w:t>38.</w:t>
      </w:r>
      <w:r w:rsidR="00CA5DCB">
        <w:t>“Hôm nay không lạnh bằng hôm qua.”</w:t>
      </w:r>
    </w:p>
    <w:p w:rsidR="00CA5DCB" w:rsidRDefault="00CA5DCB" w:rsidP="00CA5DCB">
      <w:r>
        <w:t>A. Heute ist es nicht so kalt wie gestern.</w:t>
      </w:r>
      <w:r>
        <w:br/>
        <w:t>B. Heute ist es nicht so kalt als gestern.</w:t>
      </w:r>
      <w:r>
        <w:br/>
        <w:t>C. Heute ist es nicht kälter wie gestern.</w:t>
      </w:r>
    </w:p>
    <w:p w:rsidR="00CA5DCB" w:rsidRDefault="00CA5DCB" w:rsidP="00CA5DCB"/>
    <w:p w:rsidR="00CA5DCB" w:rsidRPr="00AD03C1" w:rsidRDefault="00CA5DCB" w:rsidP="00CA5DCB">
      <w:pPr>
        <w:rPr>
          <w:b/>
        </w:rPr>
      </w:pPr>
      <w:r w:rsidRPr="00AD03C1">
        <w:rPr>
          <w:b/>
        </w:rPr>
        <w:t>F. Dịch sang tiếng Đức</w:t>
      </w:r>
    </w:p>
    <w:p w:rsidR="00CA5DCB" w:rsidRDefault="00CA5DCB" w:rsidP="00CA5DCB">
      <w:r>
        <w:t xml:space="preserve">Xe của tôi nhanh hơn xe của bạn. </w:t>
      </w:r>
    </w:p>
    <w:p w:rsidR="00CA5DCB" w:rsidRDefault="00CA5DCB" w:rsidP="00CA5DCB">
      <w:r>
        <w:t xml:space="preserve">Hôm nay ấm hơn hôm qua. </w:t>
      </w:r>
    </w:p>
    <w:p w:rsidR="00CA5DCB" w:rsidRDefault="00CA5DCB" w:rsidP="00CA5DCB">
      <w:r>
        <w:t xml:space="preserve">Tiếng Đức khó hơn tiếng Anh. </w:t>
      </w:r>
    </w:p>
    <w:p w:rsidR="00CA5DCB" w:rsidRDefault="00CA5DCB" w:rsidP="00CA5DCB">
      <w:r>
        <w:t xml:space="preserve">Tôi thích uống cà phê hơn trà. </w:t>
      </w:r>
    </w:p>
    <w:p w:rsidR="00CA5DCB" w:rsidRDefault="00CA5DCB" w:rsidP="00CA5DCB">
      <w:r>
        <w:t xml:space="preserve">Tôi thích pizza nhất. </w:t>
      </w:r>
    </w:p>
    <w:p w:rsidR="00CA5DCB" w:rsidRDefault="00CA5DCB" w:rsidP="00CA5DCB">
      <w:r>
        <w:t xml:space="preserve">Đây là chiếc điện thoại đắt nhất. </w:t>
      </w:r>
    </w:p>
    <w:p w:rsidR="00CA5DCB" w:rsidRDefault="00CA5DCB" w:rsidP="00CA5DCB">
      <w:r>
        <w:t xml:space="preserve">Tôi có nhiều thời gian hơn bạn. </w:t>
      </w:r>
    </w:p>
    <w:p w:rsidR="00CA5DCB" w:rsidRDefault="00CA5DCB" w:rsidP="00CA5DCB">
      <w:r>
        <w:t xml:space="preserve">Đây là ngày tốt nhất. </w:t>
      </w:r>
    </w:p>
    <w:p w:rsidR="00CA5DCB" w:rsidRDefault="00CA5DCB" w:rsidP="00AD03C1">
      <w:pPr>
        <w:pStyle w:val="Heading1"/>
      </w:pPr>
      <w:bookmarkStart w:id="575" w:name="_Toc240230700"/>
      <w:r>
        <w:lastRenderedPageBreak/>
        <w:t>MINI TEST 10</w:t>
      </w:r>
      <w:bookmarkEnd w:id="575"/>
    </w:p>
    <w:p w:rsidR="00CA5DCB" w:rsidRDefault="00CA5DCB" w:rsidP="00CA5DCB">
      <w:r>
        <w:t>Không nhìn bài.</w:t>
      </w:r>
    </w:p>
    <w:p w:rsidR="00CA5DCB" w:rsidRDefault="00CA5DCB" w:rsidP="00CA5DCB">
      <w:r>
        <w:t>47.</w:t>
      </w:r>
    </w:p>
    <w:p w:rsidR="00CA5DCB" w:rsidRDefault="00CA5DCB" w:rsidP="00CA5DCB">
      <w:r>
        <w:t>gut → ______ → ______</w:t>
      </w:r>
    </w:p>
    <w:p w:rsidR="00CA5DCB" w:rsidRDefault="00CA5DCB" w:rsidP="00CA5DCB">
      <w:r>
        <w:t>48.</w:t>
      </w:r>
    </w:p>
    <w:p w:rsidR="00CA5DCB" w:rsidRDefault="00CA5DCB" w:rsidP="00CA5DCB">
      <w:r>
        <w:t>viel → ______ → ______</w:t>
      </w:r>
    </w:p>
    <w:p w:rsidR="00CA5DCB" w:rsidRDefault="00CA5DCB" w:rsidP="00CA5DCB">
      <w:r>
        <w:t>49.</w:t>
      </w:r>
    </w:p>
    <w:p w:rsidR="00CA5DCB" w:rsidRDefault="00CA5DCB" w:rsidP="00CA5DCB">
      <w:r>
        <w:t>gern → ______ → ______</w:t>
      </w:r>
    </w:p>
    <w:p w:rsidR="00CA5DCB" w:rsidRDefault="00AD03C1" w:rsidP="00CA5DCB">
      <w:r>
        <w:t>50.</w:t>
      </w:r>
      <w:r w:rsidR="00CA5DCB">
        <w:t>“Nam cao bằng Tuấn.”</w:t>
      </w:r>
    </w:p>
    <w:p w:rsidR="00CA5DCB" w:rsidRDefault="00CA5DCB" w:rsidP="00CA5DCB">
      <w:r>
        <w:t>→ Nam ist so ______ wie Tuấn.</w:t>
      </w:r>
    </w:p>
    <w:p w:rsidR="00CA5DCB" w:rsidRDefault="00AD03C1" w:rsidP="00CA5DCB">
      <w:r>
        <w:t>51.</w:t>
      </w:r>
      <w:r w:rsidR="00CA5DCB">
        <w:t>“Nam cao hơn Tuấn.”</w:t>
      </w:r>
    </w:p>
    <w:p w:rsidR="00CA5DCB" w:rsidRDefault="00CA5DCB" w:rsidP="00CA5DCB">
      <w:r>
        <w:t>→ Nam ist ______ als Tuấn.</w:t>
      </w:r>
    </w:p>
    <w:p w:rsidR="00CA5DCB" w:rsidRDefault="00AD03C1" w:rsidP="00CA5DCB">
      <w:r>
        <w:t>52.</w:t>
      </w:r>
      <w:r w:rsidR="00CA5DCB">
        <w:t>“Hôm nay nóng nhất.”</w:t>
      </w:r>
    </w:p>
    <w:p w:rsidR="00CA5DCB" w:rsidRDefault="00CA5DCB" w:rsidP="00CA5DCB">
      <w:r>
        <w:t>→ Heute ist es ______ ______.</w:t>
      </w:r>
    </w:p>
    <w:p w:rsidR="00CA5DCB" w:rsidRDefault="00AD03C1" w:rsidP="00CA5DCB">
      <w:r>
        <w:t>53.</w:t>
      </w:r>
      <w:r w:rsidR="00CA5DCB">
        <w:t>“Cái này không đắt bằng cái kia.”</w:t>
      </w:r>
    </w:p>
    <w:p w:rsidR="00CA5DCB" w:rsidRDefault="00CA5DCB" w:rsidP="00CA5DCB">
      <w:r>
        <w:t>→ Das ist nicht so ______ wie das andere.</w:t>
      </w:r>
    </w:p>
    <w:p w:rsidR="00CA5DCB" w:rsidRDefault="00AD03C1" w:rsidP="00CA5DCB">
      <w:r>
        <w:t>54.</w:t>
      </w:r>
      <w:r w:rsidR="00CA5DCB">
        <w:t>Điền:</w:t>
      </w:r>
    </w:p>
    <w:p w:rsidR="00CA5DCB" w:rsidRDefault="00CA5DCB" w:rsidP="00CA5DCB">
      <w:r>
        <w:rPr>
          <w:rStyle w:val="Strong"/>
        </w:rPr>
        <w:t>Mein Bruder ist ___ als ich.</w:t>
      </w:r>
      <w:r>
        <w:rPr>
          <w:rStyle w:val="Emphasis"/>
        </w:rPr>
        <w:t>(jung)</w:t>
      </w:r>
    </w:p>
    <w:p w:rsidR="00CA5DCB" w:rsidRDefault="00AD03C1" w:rsidP="00CA5DCB">
      <w:r>
        <w:t>55.</w:t>
      </w:r>
      <w:r w:rsidR="00CA5DCB">
        <w:t>Điề</w:t>
      </w:r>
      <w:r>
        <w:t>n:</w:t>
      </w:r>
      <w:r w:rsidR="00CA5DCB">
        <w:rPr>
          <w:rStyle w:val="Strong"/>
        </w:rPr>
        <w:t>Dieses Auto ist ___ schnellste.</w:t>
      </w:r>
    </w:p>
    <w:p w:rsidR="00CA5DCB" w:rsidRDefault="00CA5DCB" w:rsidP="00CA5DCB">
      <w:r>
        <w:t>A. am</w:t>
      </w:r>
      <w:r>
        <w:br/>
        <w:t>B. an</w:t>
      </w:r>
      <w:r>
        <w:br/>
        <w:t>C. im</w:t>
      </w:r>
    </w:p>
    <w:p w:rsidR="00CA5DCB" w:rsidRDefault="00AD03C1" w:rsidP="00CA5DCB">
      <w:r>
        <w:t>56.</w:t>
      </w:r>
      <w:r w:rsidR="00CA5DCB">
        <w:t xml:space="preserve">Tự viết </w:t>
      </w:r>
      <w:r w:rsidR="00CA5DCB">
        <w:rPr>
          <w:rStyle w:val="Strong"/>
        </w:rPr>
        <w:t>3 câu</w:t>
      </w:r>
      <w:r w:rsidR="00CA5DCB">
        <w:t>, lần lượt dùng:</w:t>
      </w:r>
    </w:p>
    <w:p w:rsidR="00CA5DCB" w:rsidRDefault="00CA5DCB" w:rsidP="00CA5DCB">
      <w:r>
        <w:rPr>
          <w:rStyle w:val="Strong"/>
        </w:rPr>
        <w:t>-er + als</w:t>
      </w:r>
      <w:r>
        <w:t xml:space="preserve"> </w:t>
      </w:r>
    </w:p>
    <w:p w:rsidR="00CA5DCB" w:rsidRDefault="00CA5DCB" w:rsidP="00CA5DCB">
      <w:r>
        <w:rPr>
          <w:rStyle w:val="Strong"/>
        </w:rPr>
        <w:t>so ... wie</w:t>
      </w:r>
      <w:r>
        <w:t xml:space="preserve"> </w:t>
      </w:r>
    </w:p>
    <w:p w:rsidR="00CA5DCB" w:rsidRDefault="00CA5DCB" w:rsidP="00CA5DCB">
      <w:r>
        <w:rPr>
          <w:rStyle w:val="Strong"/>
        </w:rPr>
        <w:t>am ...sten</w:t>
      </w:r>
      <w:r>
        <w:t xml:space="preserve"> </w:t>
      </w:r>
    </w:p>
    <w:p w:rsidR="00CA5DCB" w:rsidRDefault="00CA5DCB" w:rsidP="00CA5DCB"/>
    <w:p w:rsidR="00AD03C1" w:rsidRDefault="00AD03C1" w:rsidP="00CA5DCB">
      <w:pPr>
        <w:rPr>
          <w:rFonts w:ascii="Segoe UI Symbol" w:hAnsi="Segoe UI Symbol" w:cs="Segoe UI Symbol"/>
        </w:rPr>
      </w:pPr>
    </w:p>
    <w:p w:rsidR="00CA5DCB" w:rsidRDefault="00CA5DCB" w:rsidP="00CA5DCB">
      <w:r>
        <w:rPr>
          <w:rFonts w:ascii="Segoe UI Symbol" w:hAnsi="Segoe UI Symbol" w:cs="Segoe UI Symbol"/>
        </w:rPr>
        <w:lastRenderedPageBreak/>
        <w:t>⚠</w:t>
      </w:r>
      <w:r>
        <w:t xml:space="preserve"> M</w:t>
      </w:r>
      <w:r>
        <w:rPr>
          <w:rFonts w:cs="Times New Roman"/>
        </w:rPr>
        <w:t>Ộ</w:t>
      </w:r>
      <w:r>
        <w:t xml:space="preserve">T </w:t>
      </w:r>
      <w:r>
        <w:rPr>
          <w:rFonts w:cs="Times New Roman"/>
        </w:rPr>
        <w:t>Đ</w:t>
      </w:r>
      <w:r>
        <w:t>I</w:t>
      </w:r>
      <w:r>
        <w:rPr>
          <w:rFonts w:cs="Times New Roman"/>
        </w:rPr>
        <w:t>Ể</w:t>
      </w:r>
      <w:r>
        <w:t>M QUAN TR</w:t>
      </w:r>
      <w:r>
        <w:rPr>
          <w:rFonts w:cs="Times New Roman"/>
        </w:rPr>
        <w:t>Ọ</w:t>
      </w:r>
      <w:r>
        <w:t>NG CHO B</w:t>
      </w:r>
      <w:r>
        <w:rPr>
          <w:rFonts w:cs="Times New Roman"/>
        </w:rPr>
        <w:t>À</w:t>
      </w:r>
      <w:r>
        <w:t>I TEST</w:t>
      </w:r>
    </w:p>
    <w:p w:rsidR="00CA5DCB" w:rsidRDefault="00CA5DCB" w:rsidP="00CA5DCB">
      <w:r>
        <w:t>Ở A1, cô có thể cho cả hai kiểu:</w:t>
      </w:r>
    </w:p>
    <w:p w:rsidR="00CA5DCB" w:rsidRDefault="00CA5DCB" w:rsidP="00CA5DCB">
      <w:r>
        <w:rPr>
          <w:rFonts w:ascii="Cambria Math" w:hAnsi="Cambria Math" w:cs="Cambria Math"/>
        </w:rPr>
        <w:t>①</w:t>
      </w:r>
      <w:r>
        <w:t xml:space="preserve"> So s</w:t>
      </w:r>
      <w:r>
        <w:rPr>
          <w:rFonts w:cs="Times New Roman"/>
        </w:rPr>
        <w:t>á</w:t>
      </w:r>
      <w:r>
        <w:t xml:space="preserve">nh nhất với </w:t>
      </w:r>
      <w:r>
        <w:rPr>
          <w:rStyle w:val="Strong"/>
          <w:b w:val="0"/>
          <w:bCs w:val="0"/>
        </w:rPr>
        <w:t>am</w:t>
      </w:r>
    </w:p>
    <w:p w:rsidR="00CA5DCB" w:rsidRDefault="00CA5DCB" w:rsidP="00CA5DCB">
      <w:r>
        <w:t xml:space="preserve">Khi tính từ đứng sau </w:t>
      </w:r>
      <w:r>
        <w:rPr>
          <w:rStyle w:val="Strong"/>
        </w:rPr>
        <w:t>sein</w:t>
      </w:r>
      <w:r>
        <w:t>:</w:t>
      </w:r>
    </w:p>
    <w:p w:rsidR="00CA5DCB" w:rsidRDefault="00CA5DCB" w:rsidP="00CA5DCB">
      <w:r>
        <w:rPr>
          <w:rStyle w:val="Strong"/>
        </w:rPr>
        <w:t>Das Auto ist am schnellsten.</w:t>
      </w:r>
    </w:p>
    <w:p w:rsidR="00CA5DCB" w:rsidRDefault="00CA5DCB" w:rsidP="00CA5DCB">
      <w:r>
        <w:t>→ Chiếc xe nhanh nhất.</w:t>
      </w:r>
    </w:p>
    <w:p w:rsidR="00CA5DCB" w:rsidRDefault="00CA5DCB" w:rsidP="00CA5DCB">
      <w:r>
        <w:rPr>
          <w:rFonts w:ascii="Cambria Math" w:hAnsi="Cambria Math" w:cs="Cambria Math"/>
        </w:rPr>
        <w:t>②</w:t>
      </w:r>
      <w:r>
        <w:t xml:space="preserve"> So s</w:t>
      </w:r>
      <w:r>
        <w:rPr>
          <w:rFonts w:cs="Times New Roman"/>
        </w:rPr>
        <w:t>á</w:t>
      </w:r>
      <w:r>
        <w:t>nh nhất đứng trước danh từ</w:t>
      </w:r>
    </w:p>
    <w:p w:rsidR="00CA5DCB" w:rsidRDefault="00CA5DCB" w:rsidP="00CA5DCB">
      <w:r>
        <w:t>Ví dụ:</w:t>
      </w:r>
    </w:p>
    <w:p w:rsidR="00CA5DCB" w:rsidRDefault="00CA5DCB" w:rsidP="00CA5DCB">
      <w:r>
        <w:rPr>
          <w:rStyle w:val="Strong"/>
        </w:rPr>
        <w:t>Das ist das schnellste Auto.</w:t>
      </w:r>
    </w:p>
    <w:p w:rsidR="00CA5DCB" w:rsidRDefault="00CA5DCB" w:rsidP="00CA5DCB">
      <w:r>
        <w:t>→ Đây là chiếc xe nhanh nhất.</w:t>
      </w:r>
    </w:p>
    <w:p w:rsidR="00CA5DCB" w:rsidRDefault="00CA5DCB" w:rsidP="00CA5DCB">
      <w:r>
        <w:t xml:space="preserve">Bạn chưa cần đi sâu vào biến đổi đuôi tính từ ở mọi trường hợp. </w:t>
      </w:r>
      <w:r>
        <w:rPr>
          <w:rStyle w:val="Strong"/>
        </w:rPr>
        <w:t>Nhưng phải nhận ra hai mẫu này khác nhau.</w:t>
      </w:r>
    </w:p>
    <w:p w:rsidR="00CA5DCB" w:rsidRDefault="00CA5DCB" w:rsidP="00CA5DCB">
      <w:r>
        <w:t>So sánh:</w:t>
      </w:r>
    </w:p>
    <w:p w:rsidR="00CA5DCB" w:rsidRDefault="00CA5DCB" w:rsidP="00CA5DCB">
      <w:r>
        <w:rPr>
          <w:rStyle w:val="Strong"/>
        </w:rPr>
        <w:t>Das Auto ist am schnellsten.</w:t>
      </w:r>
      <w:r>
        <w:br/>
      </w:r>
      <w:r>
        <w:rPr>
          <w:rStyle w:val="Strong"/>
        </w:rPr>
        <w:t>Das ist das schnellste Auto.</w:t>
      </w:r>
    </w:p>
    <w:p w:rsidR="00CA5DCB" w:rsidRDefault="00CA5DCB" w:rsidP="00CA5DCB">
      <w:r>
        <w:t>Đây là lý do câu 37 mình cố tình đưa vào bài.</w:t>
      </w:r>
    </w:p>
    <w:p w:rsidR="00AD03C1" w:rsidRDefault="00AD03C1" w:rsidP="00CA5DCB"/>
    <w:p w:rsidR="00CA5DCB" w:rsidRPr="00AD03C1" w:rsidRDefault="00CA5DCB" w:rsidP="00CA5DCB">
      <w:pPr>
        <w:rPr>
          <w:rStyle w:val="Strong"/>
        </w:rPr>
      </w:pPr>
      <w:r w:rsidRPr="00AD03C1">
        <w:rPr>
          <w:rStyle w:val="Strong"/>
        </w:rPr>
        <w:t xml:space="preserve"> ĐÁP ÁN</w:t>
      </w:r>
    </w:p>
    <w:p w:rsidR="00AD03C1" w:rsidRPr="00AD03C1" w:rsidRDefault="00AD03C1" w:rsidP="00CA5DCB">
      <w:pPr>
        <w:rPr>
          <w:rStyle w:val="Strong"/>
          <w:b w:val="0"/>
          <w:bCs w:val="0"/>
        </w:rPr>
      </w:pPr>
      <w:r>
        <w:t>A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kleiner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größer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schneller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älter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jünger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wärmer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kälter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schöner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teurer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länger</w:t>
      </w:r>
      <w:r w:rsidRPr="00AD03C1">
        <w:rPr>
          <w:b/>
        </w:rPr>
        <w:t xml:space="preserve"> </w:t>
      </w:r>
    </w:p>
    <w:p w:rsidR="00CA5DCB" w:rsidRDefault="00CA5DCB" w:rsidP="00CA5DCB">
      <w:r>
        <w:lastRenderedPageBreak/>
        <w:t>B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kleinsten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größten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schnellsten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ältesten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jüngsten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wärmsten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schönsten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teuersten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längsten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kürzesten</w:t>
      </w:r>
      <w:r w:rsidRPr="00AD03C1">
        <w:rPr>
          <w:b/>
        </w:rPr>
        <w:t xml:space="preserve"> </w:t>
      </w:r>
    </w:p>
    <w:p w:rsidR="00CA5DCB" w:rsidRDefault="00CA5DCB" w:rsidP="00CA5DCB">
      <w:r>
        <w:t>C</w:t>
      </w:r>
    </w:p>
    <w:p w:rsidR="00CA5DCB" w:rsidRPr="00AD03C1" w:rsidRDefault="00CA5DCB" w:rsidP="00CA5DCB">
      <w:r w:rsidRPr="00AD03C1">
        <w:rPr>
          <w:rStyle w:val="Strong"/>
          <w:b w:val="0"/>
        </w:rPr>
        <w:t>als</w:t>
      </w:r>
      <w:r w:rsidRPr="00AD03C1">
        <w:t xml:space="preserve"> </w:t>
      </w:r>
    </w:p>
    <w:p w:rsidR="00CA5DCB" w:rsidRPr="00AD03C1" w:rsidRDefault="00CA5DCB" w:rsidP="00CA5DCB">
      <w:r w:rsidRPr="00AD03C1">
        <w:rPr>
          <w:rStyle w:val="Strong"/>
          <w:b w:val="0"/>
        </w:rPr>
        <w:t>wie</w:t>
      </w:r>
      <w:r w:rsidRPr="00AD03C1">
        <w:t xml:space="preserve"> </w:t>
      </w:r>
    </w:p>
    <w:p w:rsidR="00CA5DCB" w:rsidRPr="00AD03C1" w:rsidRDefault="00CA5DCB" w:rsidP="00CA5DCB">
      <w:r w:rsidRPr="00AD03C1">
        <w:rPr>
          <w:rStyle w:val="Strong"/>
          <w:b w:val="0"/>
        </w:rPr>
        <w:t>als</w:t>
      </w:r>
      <w:r w:rsidRPr="00AD03C1">
        <w:t xml:space="preserve"> </w:t>
      </w:r>
    </w:p>
    <w:p w:rsidR="00CA5DCB" w:rsidRPr="00AD03C1" w:rsidRDefault="00CA5DCB" w:rsidP="00CA5DCB">
      <w:r w:rsidRPr="00AD03C1">
        <w:rPr>
          <w:rStyle w:val="Strong"/>
          <w:b w:val="0"/>
        </w:rPr>
        <w:t>wie</w:t>
      </w:r>
      <w:r w:rsidRPr="00AD03C1">
        <w:t xml:space="preserve"> </w:t>
      </w:r>
    </w:p>
    <w:p w:rsidR="00CA5DCB" w:rsidRPr="00AD03C1" w:rsidRDefault="00CA5DCB" w:rsidP="00CA5DCB">
      <w:r w:rsidRPr="00AD03C1">
        <w:rPr>
          <w:rStyle w:val="Strong"/>
          <w:b w:val="0"/>
        </w:rPr>
        <w:t>als</w:t>
      </w:r>
      <w:r w:rsidRPr="00AD03C1">
        <w:t xml:space="preserve"> </w:t>
      </w:r>
    </w:p>
    <w:p w:rsidR="00CA5DCB" w:rsidRPr="00AD03C1" w:rsidRDefault="00CA5DCB" w:rsidP="00CA5DCB">
      <w:r w:rsidRPr="00AD03C1">
        <w:rPr>
          <w:rStyle w:val="Strong"/>
          <w:b w:val="0"/>
        </w:rPr>
        <w:t>wie</w:t>
      </w:r>
      <w:r w:rsidRPr="00AD03C1">
        <w:t xml:space="preserve"> </w:t>
      </w:r>
    </w:p>
    <w:p w:rsidR="00CA5DCB" w:rsidRPr="00AD03C1" w:rsidRDefault="00CA5DCB" w:rsidP="00CA5DCB">
      <w:r w:rsidRPr="00AD03C1">
        <w:rPr>
          <w:rFonts w:cs="Times New Roman"/>
        </w:rPr>
        <w:t>🧠</w:t>
      </w:r>
      <w:r w:rsidRPr="00AD03C1">
        <w:t xml:space="preserve"> </w:t>
      </w:r>
      <w:r w:rsidRPr="00AD03C1">
        <w:rPr>
          <w:rStyle w:val="Strong"/>
          <w:b w:val="0"/>
        </w:rPr>
        <w:t>hơn → als | bằng → wie</w:t>
      </w:r>
    </w:p>
    <w:p w:rsidR="00CA5DCB" w:rsidRDefault="00CA5DCB" w:rsidP="00CA5DCB">
      <w:r>
        <w:t>D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schneller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wärmer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besser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teuerste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lieber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liebsten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mehr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am meisten</w:t>
      </w:r>
      <w:r w:rsidRPr="00AD03C1">
        <w:rPr>
          <w:b/>
        </w:rPr>
        <w:t xml:space="preserve"> </w:t>
      </w:r>
    </w:p>
    <w:p w:rsidR="00CA5DCB" w:rsidRDefault="00CA5DCB" w:rsidP="00CA5DCB">
      <w:r>
        <w:lastRenderedPageBreak/>
        <w:t>E</w:t>
      </w:r>
    </w:p>
    <w:p w:rsidR="00CA5DCB" w:rsidRDefault="00CA5DCB" w:rsidP="00CA5DCB">
      <w:r>
        <w:rPr>
          <w:rStyle w:val="Strong"/>
        </w:rPr>
        <w:t>B</w:t>
      </w:r>
      <w:r>
        <w:t xml:space="preserve"> </w:t>
      </w:r>
    </w:p>
    <w:p w:rsidR="00CA5DCB" w:rsidRDefault="00CA5DCB" w:rsidP="00CA5DCB">
      <w:r>
        <w:rPr>
          <w:rStyle w:val="Strong"/>
        </w:rPr>
        <w:t>A</w:t>
      </w:r>
      <w:r>
        <w:t xml:space="preserve"> </w:t>
      </w:r>
    </w:p>
    <w:p w:rsidR="00CA5DCB" w:rsidRDefault="00CA5DCB" w:rsidP="00CA5DCB">
      <w:r>
        <w:rPr>
          <w:rStyle w:val="Strong"/>
        </w:rPr>
        <w:t>C — das beste Restaurant</w:t>
      </w:r>
      <w:r>
        <w:t xml:space="preserve"> </w:t>
      </w:r>
    </w:p>
    <w:p w:rsidR="00CA5DCB" w:rsidRDefault="00CA5DCB" w:rsidP="00CA5DCB">
      <w:r>
        <w:rPr>
          <w:rStyle w:val="Strong"/>
        </w:rPr>
        <w:t>A</w:t>
      </w:r>
      <w:r>
        <w:t xml:space="preserve"> </w:t>
      </w:r>
    </w:p>
    <w:p w:rsidR="00CA5DCB" w:rsidRDefault="00CA5DCB" w:rsidP="00CA5DCB">
      <w:r>
        <w:t>Vì sao câu 37 là C?</w:t>
      </w:r>
    </w:p>
    <w:p w:rsidR="00CA5DCB" w:rsidRDefault="00CA5DCB" w:rsidP="00CA5DCB">
      <w:r>
        <w:t>Khi nói:</w:t>
      </w:r>
    </w:p>
    <w:p w:rsidR="00CA5DCB" w:rsidRDefault="00CA5DCB" w:rsidP="00CA5DCB">
      <w:r>
        <w:rPr>
          <w:rStyle w:val="Strong"/>
        </w:rPr>
        <w:t>Das Restaurant ist am besten.</w:t>
      </w:r>
    </w:p>
    <w:p w:rsidR="00CA5DCB" w:rsidRDefault="00CA5DCB" w:rsidP="00CA5DCB">
      <w:r>
        <w:t>→ Nhà hàng tốt nhất.</w:t>
      </w:r>
    </w:p>
    <w:p w:rsidR="00CA5DCB" w:rsidRDefault="00CA5DCB" w:rsidP="00CA5DCB">
      <w:r>
        <w:t xml:space="preserve">Nhưng khi </w:t>
      </w:r>
      <w:r>
        <w:rPr>
          <w:rStyle w:val="Strong"/>
        </w:rPr>
        <w:t>bổ nghĩa trực tiếp cho danh từ</w:t>
      </w:r>
      <w:r>
        <w:t>:</w:t>
      </w:r>
    </w:p>
    <w:p w:rsidR="00CA5DCB" w:rsidRDefault="00CA5DCB" w:rsidP="00CA5DCB">
      <w:r>
        <w:rPr>
          <w:rStyle w:val="Strong"/>
        </w:rPr>
        <w:t>das beste Restaurant</w:t>
      </w:r>
    </w:p>
    <w:p w:rsidR="00CA5DCB" w:rsidRDefault="00CA5DCB" w:rsidP="00CA5DCB">
      <w:r>
        <w:t>→ nhà hàng tốt nhất.</w:t>
      </w:r>
    </w:p>
    <w:p w:rsidR="00CA5DCB" w:rsidRDefault="00CA5DCB" w:rsidP="00CA5DCB">
      <w:r>
        <w:t xml:space="preserve">Ở đây </w:t>
      </w:r>
      <w:r>
        <w:rPr>
          <w:rStyle w:val="Strong"/>
        </w:rPr>
        <w:t>am besten</w:t>
      </w:r>
      <w:r>
        <w:t xml:space="preserve"> không đứng trước danh từ.</w:t>
      </w:r>
    </w:p>
    <w:p w:rsidR="00CA5DCB" w:rsidRDefault="00CA5DCB" w:rsidP="00CA5DCB">
      <w:r>
        <w:pict>
          <v:rect id="_x0000_i1086" style="width:0;height:1.5pt" o:hralign="center" o:hrstd="t" o:hr="t" fillcolor="#a0a0a0" stroked="f"/>
        </w:pict>
      </w:r>
    </w:p>
    <w:p w:rsidR="00CA5DCB" w:rsidRDefault="00CA5DCB" w:rsidP="00CA5DCB">
      <w:r>
        <w:t>D — Đáp án tham khảo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Mein Auto ist schneller als dein Auto.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Heute ist es wärmer als gestern.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Deutsch ist schwieriger als Englisch.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Ich trinke lieber Kaffee als Tee.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Ich esse am liebsten Pizza.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Das ist das teuerste Handy.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Ich habe mehr Zeit als du.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Das ist der beste Tag.</w:t>
      </w:r>
      <w:r w:rsidR="00AD03C1">
        <w:rPr>
          <w:b/>
        </w:rPr>
        <w:t xml:space="preserve"> </w:t>
      </w:r>
    </w:p>
    <w:p w:rsidR="00CA5DCB" w:rsidRDefault="00CA5DCB" w:rsidP="00CA5DCB">
      <w:r>
        <w:t>MINI TEST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gut → besser → am besten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viel → mehr → am meisten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gern → lieber → am liebsten</w:t>
      </w:r>
      <w:r w:rsidRPr="00AD03C1">
        <w:rPr>
          <w:b/>
        </w:rPr>
        <w:t xml:space="preserve"> </w:t>
      </w:r>
    </w:p>
    <w:p w:rsidR="00CA5DCB" w:rsidRPr="00AD03C1" w:rsidRDefault="00CA5DCB" w:rsidP="00CA5DCB">
      <w:pPr>
        <w:rPr>
          <w:b/>
        </w:rPr>
      </w:pPr>
      <w:r w:rsidRPr="00AD03C1">
        <w:rPr>
          <w:rStyle w:val="Strong"/>
          <w:b w:val="0"/>
        </w:rPr>
        <w:t>groß</w:t>
      </w:r>
      <w:r w:rsidRPr="00AD03C1">
        <w:rPr>
          <w:b/>
        </w:rPr>
        <w:t xml:space="preserve"> </w:t>
      </w:r>
    </w:p>
    <w:p w:rsidR="00CA5DCB" w:rsidRDefault="00CA5DCB" w:rsidP="00CA5DCB">
      <w:r>
        <w:lastRenderedPageBreak/>
        <w:t xml:space="preserve">→ Nam ist so </w:t>
      </w:r>
      <w:r>
        <w:rPr>
          <w:rStyle w:val="Strong"/>
        </w:rPr>
        <w:t>groß</w:t>
      </w:r>
      <w:r>
        <w:t xml:space="preserve"> wie Tuấn.</w:t>
      </w:r>
    </w:p>
    <w:p w:rsidR="00CA5DCB" w:rsidRDefault="00CA5DCB" w:rsidP="00CA5DCB">
      <w:r>
        <w:rPr>
          <w:rStyle w:val="Strong"/>
        </w:rPr>
        <w:t>größer</w:t>
      </w:r>
      <w:r>
        <w:t xml:space="preserve"> </w:t>
      </w:r>
    </w:p>
    <w:p w:rsidR="00CA5DCB" w:rsidRDefault="00CA5DCB" w:rsidP="00CA5DCB">
      <w:r>
        <w:t xml:space="preserve">→ Nam ist </w:t>
      </w:r>
      <w:r>
        <w:rPr>
          <w:rStyle w:val="Strong"/>
        </w:rPr>
        <w:t>größer</w:t>
      </w:r>
      <w:r>
        <w:t xml:space="preserve"> als Tuấn.</w:t>
      </w:r>
    </w:p>
    <w:p w:rsidR="00CA5DCB" w:rsidRDefault="00CA5DCB" w:rsidP="00CA5DCB">
      <w:r>
        <w:rPr>
          <w:rStyle w:val="Strong"/>
        </w:rPr>
        <w:t>am heißesten</w:t>
      </w:r>
      <w:r>
        <w:t xml:space="preserve"> </w:t>
      </w:r>
    </w:p>
    <w:p w:rsidR="00CA5DCB" w:rsidRDefault="00CA5DCB" w:rsidP="00CA5DCB">
      <w:r>
        <w:t xml:space="preserve">→ Heute ist es </w:t>
      </w:r>
      <w:r>
        <w:rPr>
          <w:rStyle w:val="Strong"/>
        </w:rPr>
        <w:t>am heißesten</w:t>
      </w:r>
      <w:r>
        <w:t>.</w:t>
      </w:r>
    </w:p>
    <w:p w:rsidR="00CA5DCB" w:rsidRDefault="00CA5DCB" w:rsidP="00CA5DCB">
      <w:r>
        <w:rPr>
          <w:rStyle w:val="Strong"/>
        </w:rPr>
        <w:t>teuer</w:t>
      </w:r>
      <w:r>
        <w:t xml:space="preserve"> </w:t>
      </w:r>
    </w:p>
    <w:p w:rsidR="00CA5DCB" w:rsidRDefault="00CA5DCB" w:rsidP="00CA5DCB">
      <w:r>
        <w:t xml:space="preserve">→ Das ist nicht so </w:t>
      </w:r>
      <w:r>
        <w:rPr>
          <w:rStyle w:val="Strong"/>
        </w:rPr>
        <w:t>teuer</w:t>
      </w:r>
      <w:r>
        <w:t xml:space="preserve"> wie das andere.</w:t>
      </w:r>
    </w:p>
    <w:p w:rsidR="00CA5DCB" w:rsidRDefault="00CA5DCB" w:rsidP="00CA5DCB">
      <w:r>
        <w:rPr>
          <w:rStyle w:val="Strong"/>
        </w:rPr>
        <w:t>jünger</w:t>
      </w:r>
      <w:r>
        <w:t xml:space="preserve"> </w:t>
      </w:r>
    </w:p>
    <w:p w:rsidR="00CA5DCB" w:rsidRDefault="00CA5DCB" w:rsidP="00CA5DCB">
      <w:r>
        <w:rPr>
          <w:rStyle w:val="Strong"/>
        </w:rPr>
        <w:t>A — am</w:t>
      </w:r>
      <w:r>
        <w:t xml:space="preserve"> </w:t>
      </w:r>
    </w:p>
    <w:p w:rsidR="00CA5DCB" w:rsidRDefault="00CA5DCB" w:rsidP="00CA5DCB">
      <w:r>
        <w:t xml:space="preserve">Ví dụ: </w:t>
      </w:r>
    </w:p>
    <w:p w:rsidR="00CA5DCB" w:rsidRPr="00AD03C1" w:rsidRDefault="00CA5DCB" w:rsidP="00CA5DCB">
      <w:r w:rsidRPr="00AD03C1">
        <w:rPr>
          <w:rStyle w:val="Strong"/>
          <w:b w:val="0"/>
        </w:rPr>
        <w:t>Mein Auto ist schneller als dein Auto.</w:t>
      </w:r>
    </w:p>
    <w:p w:rsidR="00CA5DCB" w:rsidRPr="00AD03C1" w:rsidRDefault="00CA5DCB" w:rsidP="00CA5DCB">
      <w:r w:rsidRPr="00AD03C1">
        <w:rPr>
          <w:rStyle w:val="Strong"/>
          <w:b w:val="0"/>
        </w:rPr>
        <w:t>Ich bin so groß wie mein Bruder.</w:t>
      </w:r>
    </w:p>
    <w:p w:rsidR="00CA5DCB" w:rsidRPr="00AD03C1" w:rsidRDefault="00CA5DCB" w:rsidP="00CA5DCB">
      <w:r w:rsidRPr="00AD03C1">
        <w:rPr>
          <w:rStyle w:val="Strong"/>
          <w:b w:val="0"/>
        </w:rPr>
        <w:t>Dieses Auto ist am schnellsten.</w:t>
      </w:r>
    </w:p>
    <w:p w:rsidR="00CA5DCB" w:rsidRDefault="00CA5DCB" w:rsidP="00CA5DCB">
      <w:r>
        <w:rPr>
          <w:rFonts w:ascii="Segoe UI Symbol" w:hAnsi="Segoe UI Symbol" w:cs="Segoe UI Symbol"/>
        </w:rPr>
        <w:t>🎯</w:t>
      </w:r>
      <w:r>
        <w:t xml:space="preserve"> CHỐT GIAI ĐOẠN 10</w:t>
      </w:r>
    </w:p>
    <w:p w:rsidR="00CA5DCB" w:rsidRDefault="00CA5DCB" w:rsidP="00CA5DCB">
      <w:r>
        <w:t xml:space="preserve">Bạn chỉ cần khóa chắc </w:t>
      </w:r>
      <w:r>
        <w:rPr>
          <w:rStyle w:val="Strong"/>
        </w:rPr>
        <w:t>6 công thức này</w:t>
      </w:r>
      <w:r>
        <w:t>:</w:t>
      </w:r>
    </w:p>
    <w:p w:rsidR="00CA5DCB" w:rsidRDefault="00CA5DCB" w:rsidP="00CA5DCB">
      <w:r>
        <w:rPr>
          <w:rStyle w:val="Strong"/>
        </w:rPr>
        <w:t>1. Tính từ → tính từ + er</w:t>
      </w:r>
      <w:r>
        <w:br/>
        <w:t>klein → kleiner</w:t>
      </w:r>
    </w:p>
    <w:p w:rsidR="00CA5DCB" w:rsidRDefault="00CA5DCB" w:rsidP="00CA5DCB">
      <w:r>
        <w:rPr>
          <w:rStyle w:val="Strong"/>
        </w:rPr>
        <w:t>2. So sánh hơn → -er + als</w:t>
      </w:r>
      <w:r>
        <w:br/>
        <w:t xml:space="preserve">größer </w:t>
      </w:r>
      <w:r>
        <w:rPr>
          <w:rStyle w:val="Strong"/>
        </w:rPr>
        <w:t>als</w:t>
      </w:r>
    </w:p>
    <w:p w:rsidR="00CA5DCB" w:rsidRDefault="00CA5DCB" w:rsidP="00CA5DCB">
      <w:r>
        <w:rPr>
          <w:rStyle w:val="Strong"/>
        </w:rPr>
        <w:t>3. Bằng nhau → so + Adj + wie</w:t>
      </w:r>
      <w:r>
        <w:br/>
        <w:t xml:space="preserve">so groß </w:t>
      </w:r>
      <w:r>
        <w:rPr>
          <w:rStyle w:val="Strong"/>
        </w:rPr>
        <w:t>wie</w:t>
      </w:r>
    </w:p>
    <w:p w:rsidR="00CA5DCB" w:rsidRDefault="00CA5DCB" w:rsidP="00CA5DCB">
      <w:r>
        <w:rPr>
          <w:rStyle w:val="Strong"/>
        </w:rPr>
        <w:t>4. So sánh nhất → am + Adj + sten</w:t>
      </w:r>
      <w:r>
        <w:br/>
        <w:t>am größten</w:t>
      </w:r>
    </w:p>
    <w:p w:rsidR="00CA5DCB" w:rsidRDefault="00CA5DCB" w:rsidP="00CA5DCB">
      <w:r>
        <w:rPr>
          <w:rStyle w:val="Strong"/>
        </w:rPr>
        <w:t>5. gut → besser → am besten</w:t>
      </w:r>
    </w:p>
    <w:p w:rsidR="00CA5DCB" w:rsidRDefault="00CA5DCB" w:rsidP="00CA5DCB">
      <w:r>
        <w:rPr>
          <w:rStyle w:val="Strong"/>
        </w:rPr>
        <w:t>6. viel → mehr → am meisten</w:t>
      </w:r>
      <w:r>
        <w:br/>
      </w:r>
      <w:r>
        <w:rPr>
          <w:rStyle w:val="Strong"/>
        </w:rPr>
        <w:t>gern → lieber → am liebsten</w:t>
      </w:r>
    </w:p>
    <w:p w:rsidR="00CA5DCB" w:rsidRDefault="00CA5DCB" w:rsidP="00CA5DCB">
      <w:r>
        <w:t>Và câu thần chú:</w:t>
      </w:r>
    </w:p>
    <w:p w:rsidR="005A5316" w:rsidRDefault="00CA5DCB" w:rsidP="00125824">
      <w:pPr>
        <w:jc w:val="center"/>
      </w:pPr>
      <w:r w:rsidRPr="00125824">
        <w:rPr>
          <w:rStyle w:val="Strong"/>
          <w:highlight w:val="yellow"/>
        </w:rPr>
        <w:t>HƠN → ALS</w:t>
      </w:r>
      <w:r w:rsidRPr="00125824">
        <w:rPr>
          <w:highlight w:val="yellow"/>
        </w:rPr>
        <w:br/>
      </w:r>
      <w:r w:rsidRPr="00125824">
        <w:rPr>
          <w:rStyle w:val="Strong"/>
          <w:highlight w:val="yellow"/>
        </w:rPr>
        <w:t>BẰNG → WIE</w:t>
      </w:r>
      <w:r w:rsidRPr="00125824">
        <w:rPr>
          <w:highlight w:val="yellow"/>
        </w:rPr>
        <w:br/>
      </w:r>
      <w:r w:rsidRPr="00125824">
        <w:rPr>
          <w:rStyle w:val="Strong"/>
          <w:highlight w:val="yellow"/>
        </w:rPr>
        <w:t>NHẤT → AM ...STEN</w:t>
      </w:r>
    </w:p>
    <w:p w:rsidR="00AD03C1" w:rsidRDefault="00AD03C1" w:rsidP="00815BFE"/>
    <w:p w:rsidR="00E55AD5" w:rsidRDefault="00E55AD5" w:rsidP="00E55AD5">
      <w:pPr>
        <w:pStyle w:val="Heading1"/>
        <w:rPr>
          <w:sz w:val="48"/>
        </w:rPr>
      </w:pPr>
      <w:bookmarkStart w:id="576" w:name="_Toc240230701"/>
      <w:r>
        <w:lastRenderedPageBreak/>
        <w:t>GIAI ĐOẠN 11 — TỪ TRÁI NGHĨA (GEGENSÄTZE)</w:t>
      </w:r>
      <w:bookmarkEnd w:id="576"/>
    </w:p>
    <w:p w:rsidR="00E55AD5" w:rsidRDefault="00E55AD5" w:rsidP="00E55AD5">
      <w:pPr>
        <w:pStyle w:val="Heading2"/>
      </w:pPr>
      <w:bookmarkStart w:id="577" w:name="_Toc240230702"/>
      <w:r>
        <w:t>BẢNG 1 — 14 cặp đầu tiên</w:t>
      </w:r>
      <w:bookmarkEnd w:id="57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070"/>
        <w:gridCol w:w="1701"/>
        <w:gridCol w:w="567"/>
        <w:gridCol w:w="1843"/>
        <w:gridCol w:w="2268"/>
      </w:tblGrid>
      <w:tr w:rsidR="00E55AD5" w:rsidTr="00E55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Deutsch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Deutsch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1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vor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trước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nach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sau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2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echt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thật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unecht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giả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3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neu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mới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alt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cũ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4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trocken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khô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nass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ướt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5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breit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rộng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schmal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hẹp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6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warm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ấm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kalt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lạnh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7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früh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sớm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spät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muộn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8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voll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đầy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leer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trống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9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einfach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đơn giản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kompliziert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phức tạp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10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gesund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khỏe mạnh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krank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ốm / bệnh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11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aktiv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năng động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faul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lười biếng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12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billig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rẻ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teuer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đắt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13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hell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sáng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dunkel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tối</w:t>
            </w:r>
          </w:p>
        </w:tc>
      </w:tr>
      <w:tr w:rsidR="00E55AD5" w:rsidTr="00E55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AD5" w:rsidRDefault="00E55AD5">
            <w:r>
              <w:t>14</w:t>
            </w:r>
          </w:p>
        </w:tc>
        <w:tc>
          <w:tcPr>
            <w:tcW w:w="2040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laut</w:t>
            </w:r>
          </w:p>
        </w:tc>
        <w:tc>
          <w:tcPr>
            <w:tcW w:w="1671" w:type="dxa"/>
            <w:vAlign w:val="center"/>
            <w:hideMark/>
          </w:tcPr>
          <w:p w:rsidR="00E55AD5" w:rsidRDefault="00E55AD5">
            <w:r>
              <w:t>ồn ào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leise</w:t>
            </w:r>
          </w:p>
        </w:tc>
        <w:tc>
          <w:tcPr>
            <w:tcW w:w="2223" w:type="dxa"/>
            <w:vAlign w:val="center"/>
            <w:hideMark/>
          </w:tcPr>
          <w:p w:rsidR="00E55AD5" w:rsidRDefault="00E55AD5">
            <w:r>
              <w:t>yên lặng</w:t>
            </w:r>
          </w:p>
        </w:tc>
      </w:tr>
    </w:tbl>
    <w:p w:rsidR="00E55AD5" w:rsidRPr="00E55AD5" w:rsidRDefault="00E55AD5" w:rsidP="00E55AD5">
      <w:pPr>
        <w:rPr>
          <w:rStyle w:val="Strong"/>
        </w:rPr>
      </w:pPr>
      <w:r w:rsidRPr="00E55AD5">
        <w:rPr>
          <w:rStyle w:val="Strong"/>
        </w:rPr>
        <w:t>Ví dụ dễ nhớ</w:t>
      </w:r>
    </w:p>
    <w:p w:rsidR="00E55AD5" w:rsidRDefault="00E55AD5" w:rsidP="00E55AD5">
      <w:r>
        <w:rPr>
          <w:rStyle w:val="Strong"/>
        </w:rPr>
        <w:t>Das Essen ist warm.</w:t>
      </w:r>
      <w:r>
        <w:t xml:space="preserve"> ↔ Das Essen ist </w:t>
      </w:r>
      <w:r>
        <w:rPr>
          <w:rStyle w:val="Strong"/>
        </w:rPr>
        <w:t>kalt</w:t>
      </w:r>
      <w:r>
        <w:t>.</w:t>
      </w:r>
      <w:r>
        <w:br/>
        <w:t xml:space="preserve">→ Đồ ăn ấm ↔ lạnh. </w:t>
      </w:r>
    </w:p>
    <w:p w:rsidR="00E55AD5" w:rsidRDefault="00E55AD5" w:rsidP="00E55AD5">
      <w:r>
        <w:rPr>
          <w:rStyle w:val="Strong"/>
        </w:rPr>
        <w:t>Die Flasche ist voll.</w:t>
      </w:r>
      <w:r>
        <w:t xml:space="preserve"> ↔ Die Flasche ist </w:t>
      </w:r>
      <w:r>
        <w:rPr>
          <w:rStyle w:val="Strong"/>
        </w:rPr>
        <w:t>leer</w:t>
      </w:r>
      <w:r>
        <w:t>.</w:t>
      </w:r>
      <w:r>
        <w:br/>
        <w:t xml:space="preserve">→ Chai đầy ↔ chai rỗng. </w:t>
      </w:r>
    </w:p>
    <w:p w:rsidR="00E55AD5" w:rsidRDefault="00E55AD5" w:rsidP="00E55AD5">
      <w:r>
        <w:rPr>
          <w:rStyle w:val="Strong"/>
        </w:rPr>
        <w:t>Die Aufgabe ist einfach.</w:t>
      </w:r>
      <w:r>
        <w:t xml:space="preserve"> ↔ Die Aufgabe ist </w:t>
      </w:r>
      <w:r>
        <w:rPr>
          <w:rStyle w:val="Strong"/>
        </w:rPr>
        <w:t>kompliziert</w:t>
      </w:r>
      <w:r>
        <w:t>.</w:t>
      </w:r>
      <w:r>
        <w:br/>
        <w:t xml:space="preserve">→ Bài tập đơn giản ↔ phức tạp. </w:t>
      </w:r>
    </w:p>
    <w:p w:rsidR="00E55AD5" w:rsidRDefault="00E55AD5" w:rsidP="00E55AD5">
      <w:r>
        <w:rPr>
          <w:rStyle w:val="Strong"/>
        </w:rPr>
        <w:t>Das Zimmer ist hell.</w:t>
      </w:r>
      <w:r>
        <w:t xml:space="preserve"> ↔ Das Zimmer ist </w:t>
      </w:r>
      <w:r>
        <w:rPr>
          <w:rStyle w:val="Strong"/>
        </w:rPr>
        <w:t>dunkel</w:t>
      </w:r>
      <w:r>
        <w:t>.</w:t>
      </w:r>
      <w:r>
        <w:br/>
        <w:t xml:space="preserve">→ Căn phòng sáng ↔ tối. </w:t>
      </w:r>
    </w:p>
    <w:p w:rsidR="00E55AD5" w:rsidRDefault="00E55AD5" w:rsidP="00E55AD5">
      <w:pPr>
        <w:pStyle w:val="Heading2"/>
      </w:pPr>
      <w:bookmarkStart w:id="578" w:name="_Toc240230703"/>
      <w:r>
        <w:lastRenderedPageBreak/>
        <w:t>BẢNG 2 — 14 cặp tiếp theo</w:t>
      </w:r>
      <w:bookmarkEnd w:id="578"/>
    </w:p>
    <w:tbl>
      <w:tblPr>
        <w:tblW w:w="9441" w:type="dxa"/>
        <w:tblCellSpacing w:w="15" w:type="dxa"/>
        <w:tblInd w:w="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1877"/>
        <w:gridCol w:w="1843"/>
        <w:gridCol w:w="567"/>
        <w:gridCol w:w="2268"/>
        <w:gridCol w:w="2551"/>
      </w:tblGrid>
      <w:tr w:rsidR="00E55AD5" w:rsidTr="00E55AD5">
        <w:trPr>
          <w:tblHeader/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Deutsch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Deutsch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15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modern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hiện đại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altmodisch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lỗi thời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16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ehrlich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thành thật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unehrlich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không thành thật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17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stark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mạnh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schwach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yếu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18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nah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gần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fern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xa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19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leise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yên lặng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laut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ồn ào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20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groß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to, lớn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klein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nhỏ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21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billig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rẻ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teuer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đắt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22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frei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rảnh, tự do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beschäftigt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bận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23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fröhlich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vui vẻ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traurig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buồn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24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erlaubt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được phép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verboten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bị cấm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25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offen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mở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geschlossen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đóng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26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freundlich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thân thiện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unfreundlich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không thân thiện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27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recht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đúng / bên phải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falsch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sai</w:t>
            </w:r>
          </w:p>
        </w:tc>
      </w:tr>
      <w:tr w:rsidR="00E55AD5" w:rsidTr="00E55AD5">
        <w:trPr>
          <w:tblCellSpacing w:w="15" w:type="dxa"/>
        </w:trPr>
        <w:tc>
          <w:tcPr>
            <w:tcW w:w="290" w:type="dxa"/>
            <w:vAlign w:val="center"/>
            <w:hideMark/>
          </w:tcPr>
          <w:p w:rsidR="00E55AD5" w:rsidRDefault="00E55AD5">
            <w:r>
              <w:t>28</w:t>
            </w:r>
          </w:p>
        </w:tc>
        <w:tc>
          <w:tcPr>
            <w:tcW w:w="184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genug</w:t>
            </w:r>
          </w:p>
        </w:tc>
        <w:tc>
          <w:tcPr>
            <w:tcW w:w="1813" w:type="dxa"/>
            <w:vAlign w:val="center"/>
            <w:hideMark/>
          </w:tcPr>
          <w:p w:rsidR="00E55AD5" w:rsidRDefault="00E55AD5">
            <w:r>
              <w:t>đủ</w:t>
            </w:r>
          </w:p>
        </w:tc>
        <w:tc>
          <w:tcPr>
            <w:tcW w:w="537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nicht genug</w:t>
            </w:r>
          </w:p>
        </w:tc>
        <w:tc>
          <w:tcPr>
            <w:tcW w:w="2506" w:type="dxa"/>
            <w:vAlign w:val="center"/>
            <w:hideMark/>
          </w:tcPr>
          <w:p w:rsidR="00E55AD5" w:rsidRDefault="00E55AD5">
            <w:r>
              <w:t>không đủ</w:t>
            </w:r>
          </w:p>
        </w:tc>
      </w:tr>
    </w:tbl>
    <w:p w:rsidR="00E55AD5" w:rsidRPr="00E55AD5" w:rsidRDefault="00E55AD5" w:rsidP="00E55AD5">
      <w:pPr>
        <w:rPr>
          <w:rStyle w:val="Strong"/>
        </w:rPr>
      </w:pPr>
      <w:r w:rsidRPr="00E55AD5">
        <w:rPr>
          <w:rStyle w:val="Strong"/>
        </w:rPr>
        <w:t>Hai từ cần nhớ kỹ</w:t>
      </w:r>
    </w:p>
    <w:p w:rsidR="00E55AD5" w:rsidRDefault="00E55AD5" w:rsidP="00E55AD5">
      <w:pPr>
        <w:jc w:val="center"/>
      </w:pPr>
      <w:r>
        <w:rPr>
          <w:rStyle w:val="Strong"/>
        </w:rPr>
        <w:t>recht ↔ falsch</w:t>
      </w:r>
    </w:p>
    <w:p w:rsidR="00E55AD5" w:rsidRDefault="00E55AD5" w:rsidP="00E55AD5">
      <w:r>
        <w:rPr>
          <w:rStyle w:val="Strong"/>
        </w:rPr>
        <w:t>Das ist recht.</w:t>
      </w:r>
      <w:r>
        <w:t xml:space="preserve"> → Cái đó đúng. </w:t>
      </w:r>
    </w:p>
    <w:p w:rsidR="00E55AD5" w:rsidRDefault="00E55AD5" w:rsidP="00E55AD5">
      <w:pPr>
        <w:tabs>
          <w:tab w:val="center" w:pos="4680"/>
        </w:tabs>
      </w:pPr>
      <w:r>
        <w:rPr>
          <w:rStyle w:val="Strong"/>
        </w:rPr>
        <w:t>Das ist falsch.</w:t>
      </w:r>
      <w:r>
        <w:t xml:space="preserve"> → Cái đó sai. </w:t>
      </w:r>
      <w:r>
        <w:tab/>
      </w:r>
    </w:p>
    <w:p w:rsidR="00E55AD5" w:rsidRDefault="00E55AD5" w:rsidP="00E55AD5">
      <w:r>
        <w:t xml:space="preserve">Nhưng </w:t>
      </w:r>
      <w:r>
        <w:rPr>
          <w:rStyle w:val="Strong"/>
        </w:rPr>
        <w:t>rechts</w:t>
      </w:r>
      <w:r>
        <w:t xml:space="preserve"> = bên phải, còn </w:t>
      </w:r>
      <w:r>
        <w:rPr>
          <w:rStyle w:val="Strong"/>
        </w:rPr>
        <w:t>links</w:t>
      </w:r>
      <w:r>
        <w:t xml:space="preserve"> = bên trái. Đây là một cặp khác ở bảng 3.</w:t>
      </w:r>
    </w:p>
    <w:p w:rsidR="00E55AD5" w:rsidRDefault="00E55AD5" w:rsidP="00E55AD5"/>
    <w:p w:rsidR="00E55AD5" w:rsidRDefault="00E55AD5" w:rsidP="00E55AD5">
      <w:pPr>
        <w:jc w:val="center"/>
      </w:pPr>
      <w:r>
        <w:rPr>
          <w:rStyle w:val="Strong"/>
        </w:rPr>
        <w:t>frei ↔ beschäftigt</w:t>
      </w:r>
    </w:p>
    <w:p w:rsidR="00E55AD5" w:rsidRDefault="00E55AD5" w:rsidP="00E55AD5">
      <w:r>
        <w:rPr>
          <w:rStyle w:val="Strong"/>
        </w:rPr>
        <w:t>Ich bin heute frei.</w:t>
      </w:r>
      <w:r>
        <w:t xml:space="preserve"> → Hôm nay tôi rảnh. </w:t>
      </w:r>
    </w:p>
    <w:p w:rsidR="00E55AD5" w:rsidRDefault="00E55AD5" w:rsidP="00E55AD5">
      <w:r>
        <w:rPr>
          <w:rStyle w:val="Strong"/>
        </w:rPr>
        <w:t>Ich bin heute beschäftigt.</w:t>
      </w:r>
      <w:r>
        <w:t xml:space="preserve"> → Hôm nay tôi bận. </w:t>
      </w:r>
    </w:p>
    <w:p w:rsidR="00E55AD5" w:rsidRDefault="00E55AD5" w:rsidP="00E55AD5">
      <w:pPr>
        <w:spacing w:after="0"/>
      </w:pPr>
    </w:p>
    <w:p w:rsidR="00E55AD5" w:rsidRDefault="00E55AD5" w:rsidP="00E55AD5">
      <w:pPr>
        <w:pStyle w:val="Heading2"/>
      </w:pPr>
      <w:bookmarkStart w:id="579" w:name="_Toc240230704"/>
      <w:r>
        <w:lastRenderedPageBreak/>
        <w:t>BẢNG 3 — 14 cặp cuối</w:t>
      </w:r>
      <w:bookmarkEnd w:id="579"/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2527"/>
        <w:gridCol w:w="320"/>
        <w:gridCol w:w="1417"/>
        <w:gridCol w:w="2682"/>
      </w:tblGrid>
      <w:tr w:rsidR="00E55AD5" w:rsidTr="00E55AD5">
        <w:trPr>
          <w:tblHeader/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Deutsch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Deutsch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Nghĩa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29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oben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ở trên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unten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ở dưới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30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links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bên trái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rechts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bên phải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31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fröhlich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vui vẻ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traurig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buồn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32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geben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đưa / cho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nehmen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nhận / lấy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33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an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bật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aus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tắt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34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voll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đầy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leer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trống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35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kurz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ngắn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lang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dài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36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neu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mới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alt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cũ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37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gesund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khỏe mạnh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krank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ốm / bệnh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38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einfach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đơn giản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kompliziert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phức tạp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39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erfolgreich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thành công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erfolglos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không thành công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40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leise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yên lặng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laut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ồn ào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41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sauber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sạch sẽ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schmutzig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bẩn</w:t>
            </w:r>
          </w:p>
        </w:tc>
      </w:tr>
      <w:tr w:rsidR="00E55AD5" w:rsidTr="00E55AD5">
        <w:trPr>
          <w:tblCellSpacing w:w="15" w:type="dxa"/>
        </w:trPr>
        <w:tc>
          <w:tcPr>
            <w:tcW w:w="517" w:type="dxa"/>
            <w:vAlign w:val="center"/>
            <w:hideMark/>
          </w:tcPr>
          <w:p w:rsidR="00E55AD5" w:rsidRDefault="00E55AD5">
            <w:r>
              <w:t>42</w:t>
            </w:r>
          </w:p>
        </w:tc>
        <w:tc>
          <w:tcPr>
            <w:tcW w:w="223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billig</w:t>
            </w:r>
          </w:p>
        </w:tc>
        <w:tc>
          <w:tcPr>
            <w:tcW w:w="2497" w:type="dxa"/>
            <w:vAlign w:val="center"/>
            <w:hideMark/>
          </w:tcPr>
          <w:p w:rsidR="00E55AD5" w:rsidRDefault="00E55AD5">
            <w:r>
              <w:t>rẻ</w:t>
            </w:r>
          </w:p>
        </w:tc>
        <w:tc>
          <w:tcPr>
            <w:tcW w:w="290" w:type="dxa"/>
            <w:vAlign w:val="center"/>
            <w:hideMark/>
          </w:tcPr>
          <w:p w:rsidR="00E55AD5" w:rsidRDefault="00E55AD5">
            <w:r>
              <w:t>↔</w:t>
            </w:r>
          </w:p>
        </w:tc>
        <w:tc>
          <w:tcPr>
            <w:tcW w:w="1387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teuer</w:t>
            </w:r>
          </w:p>
        </w:tc>
        <w:tc>
          <w:tcPr>
            <w:tcW w:w="2637" w:type="dxa"/>
            <w:vAlign w:val="center"/>
            <w:hideMark/>
          </w:tcPr>
          <w:p w:rsidR="00E55AD5" w:rsidRDefault="00E55AD5">
            <w:r>
              <w:t>đắt</w:t>
            </w:r>
          </w:p>
        </w:tc>
      </w:tr>
    </w:tbl>
    <w:p w:rsidR="00E55AD5" w:rsidRDefault="00E55AD5" w:rsidP="00E55AD5"/>
    <w:p w:rsidR="00E55AD5" w:rsidRDefault="00E55AD5" w:rsidP="00E55AD5">
      <w:r>
        <w:t>NHƯ VẬY GIAI ĐOẠN 11 MỚI SẼ CÓ 42 CẶP</w:t>
      </w:r>
    </w:p>
    <w:p w:rsidR="00E55AD5" w:rsidRDefault="00E55AD5" w:rsidP="00E55AD5">
      <w:r>
        <w:t xml:space="preserve">Tuy nhiên có một điểm rất quan trọng: </w:t>
      </w:r>
      <w:r>
        <w:rPr>
          <w:rStyle w:val="Strong"/>
        </w:rPr>
        <w:t>42 dòng không có nghĩa là 42 cặp hoàn toàn khác nhau</w:t>
      </w:r>
      <w:r>
        <w:t>. Các hình cố tình lặp lại một số từ/cặp để học theo chủ đề.</w:t>
      </w:r>
    </w:p>
    <w:p w:rsidR="00E55AD5" w:rsidRDefault="00E55AD5" w:rsidP="00E55AD5">
      <w:r>
        <w:t>Ví dụ:</w:t>
      </w:r>
    </w:p>
    <w:p w:rsidR="00E55AD5" w:rsidRDefault="00E55AD5" w:rsidP="00E55AD5">
      <w:r>
        <w:rPr>
          <w:rStyle w:val="Strong"/>
        </w:rPr>
        <w:t>billig ↔ teuer</w:t>
      </w:r>
      <w:r>
        <w:t xml:space="preserve"> xuất hiện nhiều lần </w:t>
      </w:r>
    </w:p>
    <w:p w:rsidR="00E55AD5" w:rsidRDefault="00E55AD5" w:rsidP="00E55AD5">
      <w:r>
        <w:rPr>
          <w:rStyle w:val="Strong"/>
        </w:rPr>
        <w:t>neu ↔ alt</w:t>
      </w:r>
      <w:r>
        <w:t xml:space="preserve"> xuất hiện nhiều lần </w:t>
      </w:r>
    </w:p>
    <w:p w:rsidR="00E55AD5" w:rsidRDefault="00E55AD5" w:rsidP="00E55AD5">
      <w:r>
        <w:rPr>
          <w:rStyle w:val="Strong"/>
        </w:rPr>
        <w:t>voll ↔ leer</w:t>
      </w:r>
      <w:r>
        <w:t xml:space="preserve"> xuất hiện nhiều lần </w:t>
      </w:r>
    </w:p>
    <w:p w:rsidR="00E55AD5" w:rsidRDefault="00E55AD5" w:rsidP="00E55AD5">
      <w:r>
        <w:rPr>
          <w:rStyle w:val="Strong"/>
        </w:rPr>
        <w:t>gesund ↔ krank</w:t>
      </w:r>
      <w:r>
        <w:t xml:space="preserve"> xuất hiện nhiều lần </w:t>
      </w:r>
    </w:p>
    <w:p w:rsidR="00E55AD5" w:rsidRDefault="00E55AD5" w:rsidP="00E55AD5">
      <w:r>
        <w:rPr>
          <w:rStyle w:val="Strong"/>
        </w:rPr>
        <w:t>einfach ↔ kompliziert</w:t>
      </w:r>
      <w:r>
        <w:t xml:space="preserve"> xuất hiện nhiều lần </w:t>
      </w:r>
    </w:p>
    <w:p w:rsidR="00E55AD5" w:rsidRDefault="00E55AD5" w:rsidP="00E55AD5">
      <w:r>
        <w:rPr>
          <w:rStyle w:val="Strong"/>
        </w:rPr>
        <w:lastRenderedPageBreak/>
        <w:t>fröhlich ↔ traurig</w:t>
      </w:r>
      <w:r>
        <w:t xml:space="preserve"> xuất hiện nhiều lần </w:t>
      </w:r>
    </w:p>
    <w:p w:rsidR="00E55AD5" w:rsidRDefault="00E55AD5" w:rsidP="00E55AD5">
      <w:r>
        <w:rPr>
          <w:rStyle w:val="Strong"/>
        </w:rPr>
        <w:t>leise ↔ laut</w:t>
      </w:r>
      <w:r>
        <w:t xml:space="preserve"> xuất hiện nhiều lần </w:t>
      </w:r>
    </w:p>
    <w:p w:rsidR="00E55AD5" w:rsidRDefault="00E55AD5" w:rsidP="00E55AD5">
      <w:r>
        <w:t xml:space="preserve">Điều này </w:t>
      </w:r>
      <w:r>
        <w:rPr>
          <w:rStyle w:val="Strong"/>
        </w:rPr>
        <w:t>không cần học lại như từ mới</w:t>
      </w:r>
      <w:r>
        <w:t>. Nó chỉ giúp củng cố từ.</w:t>
      </w:r>
    </w:p>
    <w:p w:rsidR="00E55AD5" w:rsidRDefault="00E55AD5" w:rsidP="00E55AD5">
      <w:pPr>
        <w:pStyle w:val="Heading1"/>
      </w:pPr>
      <w:bookmarkStart w:id="580" w:name="_Toc240230705"/>
      <w:r>
        <w:t>Bộ từ quan trọng nhất cho bài A1</w:t>
      </w:r>
      <w:bookmarkEnd w:id="580"/>
    </w:p>
    <w:p w:rsidR="00E55AD5" w:rsidRDefault="00E55AD5" w:rsidP="00E55AD5">
      <w:pPr>
        <w:pStyle w:val="NormalWeb"/>
      </w:pPr>
      <w:r>
        <w:t xml:space="preserve">Nếu cô đưa bài </w:t>
      </w:r>
      <w:r>
        <w:rPr>
          <w:rStyle w:val="Strong"/>
          <w:rFonts w:eastAsiaTheme="majorEastAsia"/>
        </w:rPr>
        <w:t>„Schreiben Sie das Gegenteil.“</w:t>
      </w:r>
      <w:r>
        <w:t xml:space="preserve"> thì những cặp này đặc biệt nên thuộc: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543"/>
      </w:tblGrid>
      <w:tr w:rsidR="00E55AD5" w:rsidTr="00E55AD5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Từ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Trái nghĩa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groß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klein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klein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groß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alt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neu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neu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alt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gut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schlecht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schnell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langsam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langsam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schnell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warm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kalt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kalt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warm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teuer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billig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billig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teuer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lang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kurz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kurz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lang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früh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spät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spät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früh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viel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wenig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wenig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viel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lastRenderedPageBreak/>
              <w:t>richtig/recht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falsch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einfach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kompliziert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gesund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krank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laut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leise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hell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dunkel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voll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leer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offen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geschlossen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frei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beschäftigt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sauber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schmutzig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nah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fern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oben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unten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links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rechts</w:t>
            </w:r>
          </w:p>
        </w:tc>
      </w:tr>
      <w:tr w:rsidR="00E55AD5" w:rsidTr="00E55AD5">
        <w:trPr>
          <w:tblCellSpacing w:w="15" w:type="dxa"/>
        </w:trPr>
        <w:tc>
          <w:tcPr>
            <w:tcW w:w="2644" w:type="dxa"/>
            <w:vAlign w:val="center"/>
            <w:hideMark/>
          </w:tcPr>
          <w:p w:rsidR="00E55AD5" w:rsidRDefault="00E55AD5">
            <w:r>
              <w:t>stark</w:t>
            </w:r>
          </w:p>
        </w:tc>
        <w:tc>
          <w:tcPr>
            <w:tcW w:w="3498" w:type="dxa"/>
            <w:vAlign w:val="center"/>
            <w:hideMark/>
          </w:tcPr>
          <w:p w:rsidR="00E55AD5" w:rsidRDefault="00E55AD5">
            <w:r>
              <w:rPr>
                <w:rStyle w:val="Strong"/>
              </w:rPr>
              <w:t>schwach</w:t>
            </w:r>
          </w:p>
        </w:tc>
      </w:tr>
    </w:tbl>
    <w:p w:rsidR="00E55AD5" w:rsidRPr="00E55AD5" w:rsidRDefault="00E55AD5" w:rsidP="00E55AD5">
      <w:pPr>
        <w:rPr>
          <w:rStyle w:val="Strong"/>
        </w:rPr>
      </w:pPr>
      <w:r w:rsidRPr="00E55AD5">
        <w:rPr>
          <w:rStyle w:val="Strong"/>
          <w:rFonts w:ascii="Segoe UI Symbol" w:hAnsi="Segoe UI Symbol" w:cs="Segoe UI Symbol"/>
        </w:rPr>
        <w:t>⚠</w:t>
      </w:r>
      <w:r w:rsidRPr="00E55AD5">
        <w:rPr>
          <w:rStyle w:val="Strong"/>
        </w:rPr>
        <w:t>Đặc biệt phân biệt</w:t>
      </w:r>
    </w:p>
    <w:p w:rsidR="00E55AD5" w:rsidRDefault="00E55AD5" w:rsidP="00E55AD5">
      <w:pPr>
        <w:pStyle w:val="NormalWeb"/>
      </w:pPr>
      <w:r>
        <w:rPr>
          <w:rStyle w:val="Strong"/>
          <w:rFonts w:eastAsiaTheme="majorEastAsia"/>
        </w:rPr>
        <w:t>alt</w:t>
      </w:r>
      <w:r>
        <w:t xml:space="preserve"> có thể gặp với 2 ý:</w:t>
      </w:r>
    </w:p>
    <w:p w:rsidR="00E55AD5" w:rsidRDefault="00E55AD5" w:rsidP="00C658E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alt ↔ jung</w:t>
      </w:r>
      <w:r>
        <w:t xml:space="preserve"> → già ↔ trẻ</w:t>
      </w:r>
      <w:r>
        <w:br/>
        <w:t xml:space="preserve">→ </w:t>
      </w:r>
      <w:r>
        <w:rPr>
          <w:rStyle w:val="Emphasis"/>
        </w:rPr>
        <w:t>Der Mann ist alt. Der Junge ist jung.</w:t>
      </w:r>
      <w:r>
        <w:t xml:space="preserve"> </w:t>
      </w:r>
    </w:p>
    <w:p w:rsidR="00E55AD5" w:rsidRDefault="00E55AD5" w:rsidP="00C658E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neu ↔ alt</w:t>
      </w:r>
      <w:r>
        <w:t xml:space="preserve"> → mới ↔ cũ</w:t>
      </w:r>
      <w:r>
        <w:br/>
        <w:t xml:space="preserve">→ </w:t>
      </w:r>
      <w:r>
        <w:rPr>
          <w:rStyle w:val="Emphasis"/>
        </w:rPr>
        <w:t>Das Auto ist neu. Das Auto ist alt.</w:t>
      </w:r>
      <w:r>
        <w:t xml:space="preserve"> </w:t>
      </w:r>
    </w:p>
    <w:p w:rsidR="00E55AD5" w:rsidRDefault="00E55AD5" w:rsidP="00E55AD5">
      <w:pPr>
        <w:pStyle w:val="NormalWeb"/>
      </w:pPr>
      <w:r>
        <w:rPr>
          <w:rStyle w:val="Strong"/>
          <w:rFonts w:eastAsiaTheme="majorEastAsia"/>
        </w:rPr>
        <w:t>leicht ↔ schwer</w:t>
      </w:r>
      <w:r>
        <w:t xml:space="preserve"> cũng có 2 nghĩa:</w:t>
      </w:r>
    </w:p>
    <w:p w:rsidR="00E55AD5" w:rsidRDefault="00E55AD5" w:rsidP="00C658E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nhẹ ↔ nặng </w:t>
      </w:r>
    </w:p>
    <w:p w:rsidR="00E55AD5" w:rsidRDefault="00E55AD5" w:rsidP="00C658E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dễ ↔ khó </w:t>
      </w:r>
    </w:p>
    <w:p w:rsidR="00E55AD5" w:rsidRDefault="00E55AD5" w:rsidP="00E55AD5">
      <w:pPr>
        <w:pStyle w:val="NormalWeb"/>
      </w:pPr>
      <w:r>
        <w:t>Đây là những từ rất đáng nhớ cho A1.</w:t>
      </w:r>
    </w:p>
    <w:p w:rsidR="007F0A1E" w:rsidRDefault="007F0A1E">
      <w:pPr>
        <w:rPr>
          <w:rFonts w:eastAsia="Times New Roman" w:cs="Times New Roman"/>
          <w:szCs w:val="24"/>
        </w:rPr>
      </w:pPr>
      <w:r>
        <w:br w:type="page"/>
      </w:r>
    </w:p>
    <w:p w:rsidR="007F0A1E" w:rsidRDefault="007F0A1E" w:rsidP="007F0A1E">
      <w:pPr>
        <w:pStyle w:val="Heading1"/>
        <w:rPr>
          <w:sz w:val="48"/>
        </w:rPr>
      </w:pPr>
      <w:bookmarkStart w:id="581" w:name="_Toc240230706"/>
      <w:r>
        <w:lastRenderedPageBreak/>
        <w:t>GIAI ĐOẠN</w:t>
      </w:r>
      <w:r>
        <w:t xml:space="preserve"> 12 — MOCK TEST A1 TỔNG KẾT</w:t>
      </w:r>
      <w:bookmarkEnd w:id="581"/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Thời gian gợi ý:</w:t>
      </w:r>
      <w:r>
        <w:t xml:space="preserve"> 45–60 phút</w:t>
      </w:r>
      <w:r>
        <w:br/>
      </w:r>
      <w:r>
        <w:rPr>
          <w:rStyle w:val="Strong"/>
          <w:rFonts w:eastAsiaTheme="majorEastAsia"/>
        </w:rPr>
        <w:t>Tổng:</w:t>
      </w:r>
      <w:r>
        <w:t xml:space="preserve"> 50 câu</w:t>
      </w:r>
      <w:r>
        <w:br/>
      </w:r>
      <w:r>
        <w:rPr>
          <w:rStyle w:val="Strong"/>
          <w:rFonts w:eastAsiaTheme="majorEastAsia"/>
        </w:rPr>
        <w:t>Mục tiêu:</w:t>
      </w:r>
      <w:r>
        <w:t xml:space="preserve"> kiểm tra đúng các chủ đề cô đã cho ôn.</w:t>
      </w:r>
    </w:p>
    <w:p w:rsidR="007F0A1E" w:rsidRDefault="007F0A1E" w:rsidP="007F0A1E">
      <w:pPr>
        <w:pStyle w:val="Heading2"/>
      </w:pPr>
      <w:bookmarkStart w:id="582" w:name="_Toc240230707"/>
      <w:r>
        <w:t>TEIL 1 — SEIN &amp; HABEN</w:t>
      </w:r>
      <w:bookmarkEnd w:id="582"/>
    </w:p>
    <w:p w:rsidR="007F0A1E" w:rsidRDefault="007F0A1E" w:rsidP="007F0A1E">
      <w:r>
        <w:t>Chia động từ và điền vào chỗ trống</w:t>
      </w:r>
    </w:p>
    <w:p w:rsidR="007F0A1E" w:rsidRDefault="007F0A1E" w:rsidP="007F0A1E">
      <w:r>
        <w:rPr>
          <w:rStyle w:val="Strong"/>
        </w:rPr>
        <w:t>1.</w:t>
      </w:r>
      <w:r>
        <w:t xml:space="preserve"> Ich ___ Student.</w:t>
      </w:r>
      <w:r>
        <w:br/>
        <w:t>A. bin</w:t>
      </w:r>
      <w:r>
        <w:br/>
        <w:t>B. bist</w:t>
      </w:r>
      <w:r>
        <w:br/>
        <w:t>C. ist</w:t>
      </w:r>
    </w:p>
    <w:p w:rsidR="007F0A1E" w:rsidRDefault="007F0A1E" w:rsidP="007F0A1E">
      <w:r>
        <w:rPr>
          <w:rStyle w:val="Strong"/>
        </w:rPr>
        <w:t>2.</w:t>
      </w:r>
      <w:r>
        <w:t xml:space="preserve"> Wir ___ heute viel Arbeit.</w:t>
      </w:r>
      <w:r>
        <w:br/>
        <w:t>A. hat</w:t>
      </w:r>
      <w:r>
        <w:br/>
        <w:t>B. haben</w:t>
      </w:r>
      <w:r>
        <w:br/>
        <w:t>C. habt</w:t>
      </w:r>
    </w:p>
    <w:p w:rsidR="007F0A1E" w:rsidRDefault="007F0A1E" w:rsidP="007F0A1E">
      <w:r>
        <w:rPr>
          <w:rStyle w:val="Strong"/>
        </w:rPr>
        <w:t>3.</w:t>
      </w:r>
      <w:r>
        <w:t xml:space="preserve"> Meine Schwester ___ 20 Jahre alt.</w:t>
      </w:r>
      <w:r>
        <w:br/>
        <w:t>A. bin</w:t>
      </w:r>
      <w:r>
        <w:br/>
        <w:t>B. bist</w:t>
      </w:r>
      <w:r>
        <w:br/>
        <w:t>C. ist</w:t>
      </w:r>
    </w:p>
    <w:p w:rsidR="007F0A1E" w:rsidRDefault="007F0A1E" w:rsidP="007F0A1E">
      <w:r>
        <w:rPr>
          <w:rStyle w:val="Strong"/>
        </w:rPr>
        <w:t>4.</w:t>
      </w:r>
      <w:r>
        <w:t xml:space="preserve"> Du ___ gestern sehr müde.</w:t>
      </w:r>
      <w:r>
        <w:br/>
        <w:t>A. warst</w:t>
      </w:r>
      <w:r>
        <w:br/>
        <w:t>B. war</w:t>
      </w:r>
      <w:r>
        <w:br/>
        <w:t>C. waren</w:t>
      </w:r>
    </w:p>
    <w:p w:rsidR="007F0A1E" w:rsidRDefault="007F0A1E" w:rsidP="007F0A1E">
      <w:r>
        <w:rPr>
          <w:rStyle w:val="Strong"/>
        </w:rPr>
        <w:t>5.</w:t>
      </w:r>
      <w:r>
        <w:t xml:space="preserve"> Ich ___ gestern keine Zeit.</w:t>
      </w:r>
      <w:r>
        <w:br/>
        <w:t>A. hatte</w:t>
      </w:r>
      <w:r>
        <w:br/>
        <w:t>B. hattest</w:t>
      </w:r>
      <w:r>
        <w:br/>
        <w:t>C. hatten</w:t>
      </w:r>
    </w:p>
    <w:p w:rsidR="007F0A1E" w:rsidRDefault="007F0A1E" w:rsidP="007F0A1E">
      <w:pPr>
        <w:pStyle w:val="Heading2"/>
      </w:pPr>
      <w:bookmarkStart w:id="583" w:name="_Toc240230708"/>
      <w:r>
        <w:t>TEIL 2 — REGELMÄSSIGE VERBEN</w:t>
      </w:r>
      <w:bookmarkEnd w:id="583"/>
    </w:p>
    <w:p w:rsidR="007F0A1E" w:rsidRDefault="007F0A1E" w:rsidP="007F0A1E">
      <w:r>
        <w:t>Chọn dạng đúng.</w:t>
      </w:r>
    </w:p>
    <w:p w:rsidR="007F0A1E" w:rsidRDefault="007F0A1E" w:rsidP="007F0A1E">
      <w:r>
        <w:rPr>
          <w:rStyle w:val="Strong"/>
        </w:rPr>
        <w:t>6.</w:t>
      </w:r>
      <w:r>
        <w:t xml:space="preserve"> Ich ___ jeden Tag Deutsch.(lernen)</w:t>
      </w:r>
    </w:p>
    <w:p w:rsidR="007F0A1E" w:rsidRDefault="007F0A1E" w:rsidP="007F0A1E">
      <w:r>
        <w:t>A. lerne</w:t>
      </w:r>
      <w:r>
        <w:br/>
        <w:t>B. lernst</w:t>
      </w:r>
      <w:r>
        <w:br/>
        <w:t>C. lernt</w:t>
      </w:r>
    </w:p>
    <w:p w:rsidR="007F0A1E" w:rsidRDefault="007F0A1E" w:rsidP="007F0A1E">
      <w:r>
        <w:rPr>
          <w:rStyle w:val="Strong"/>
        </w:rPr>
        <w:t>7.</w:t>
      </w:r>
      <w:r>
        <w:t xml:space="preserve"> Meine Freunde ___ am Wochenende Fußball.(spielen)</w:t>
      </w:r>
    </w:p>
    <w:p w:rsidR="007F0A1E" w:rsidRDefault="007F0A1E" w:rsidP="007F0A1E">
      <w:r>
        <w:lastRenderedPageBreak/>
        <w:t>A. spielt</w:t>
      </w:r>
      <w:r>
        <w:br/>
        <w:t>B. spielen</w:t>
      </w:r>
      <w:r>
        <w:br/>
        <w:t>C. spielst</w:t>
      </w:r>
    </w:p>
    <w:p w:rsidR="007F0A1E" w:rsidRDefault="007F0A1E" w:rsidP="007F0A1E">
      <w:r>
        <w:rPr>
          <w:rStyle w:val="Strong"/>
        </w:rPr>
        <w:t>8.</w:t>
      </w:r>
      <w:r>
        <w:t xml:space="preserve"> Du ___ in Berlin.(wohnen)</w:t>
      </w:r>
    </w:p>
    <w:p w:rsidR="007F0A1E" w:rsidRDefault="007F0A1E" w:rsidP="007F0A1E">
      <w:r>
        <w:t>A. wohnt</w:t>
      </w:r>
      <w:r>
        <w:br/>
        <w:t>B. wohnen</w:t>
      </w:r>
      <w:r>
        <w:br/>
        <w:t>C. wohnst</w:t>
      </w:r>
    </w:p>
    <w:p w:rsidR="007F0A1E" w:rsidRDefault="007F0A1E" w:rsidP="007F0A1E">
      <w:r>
        <w:rPr>
          <w:rStyle w:val="Strong"/>
        </w:rPr>
        <w:t>9.</w:t>
      </w:r>
      <w:r>
        <w:t xml:space="preserve"> Wir ___ heute im Supermarkt ein.(einkaufen)</w:t>
      </w:r>
    </w:p>
    <w:p w:rsidR="007F0A1E" w:rsidRDefault="007F0A1E" w:rsidP="007F0A1E">
      <w:r>
        <w:t>A. kauft</w:t>
      </w:r>
      <w:r>
        <w:br/>
        <w:t>B. kaufen</w:t>
      </w:r>
      <w:r>
        <w:br/>
        <w:t>C. kauf</w:t>
      </w:r>
    </w:p>
    <w:p w:rsidR="007F0A1E" w:rsidRDefault="007F0A1E" w:rsidP="007F0A1E">
      <w:r>
        <w:rPr>
          <w:rStyle w:val="Strong"/>
        </w:rPr>
        <w:t>10.</w:t>
      </w:r>
      <w:r>
        <w:t xml:space="preserve"> Er ___ jeden Morgen um 7 Uhr ___ .(aufstehen)</w:t>
      </w:r>
    </w:p>
    <w:p w:rsidR="007F0A1E" w:rsidRDefault="007F0A1E" w:rsidP="007F0A1E">
      <w:r>
        <w:t>A. steht / auf</w:t>
      </w:r>
      <w:r>
        <w:br/>
        <w:t>B. stehen / auf</w:t>
      </w:r>
      <w:r>
        <w:br/>
        <w:t>C. steht / an</w:t>
      </w:r>
    </w:p>
    <w:p w:rsidR="007F0A1E" w:rsidRDefault="007F0A1E" w:rsidP="007F0A1E">
      <w:pPr>
        <w:pStyle w:val="Heading2"/>
      </w:pPr>
      <w:bookmarkStart w:id="584" w:name="_Toc240230709"/>
      <w:r>
        <w:t>TEIL 3 — MODALVERBEN</w:t>
      </w:r>
      <w:bookmarkEnd w:id="584"/>
    </w:p>
    <w:p w:rsidR="007F0A1E" w:rsidRDefault="007F0A1E" w:rsidP="007F0A1E">
      <w:pPr>
        <w:pStyle w:val="NormalWeb"/>
      </w:pPr>
      <w:r>
        <w:t>Chọn câu đúng.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11.</w:t>
      </w:r>
      <w:r>
        <w:t xml:space="preserve"> Ich ___ Deutsch sprechen.</w:t>
      </w:r>
      <w:r>
        <w:br/>
        <w:t>A. kann</w:t>
      </w:r>
      <w:r>
        <w:br/>
        <w:t>B. kannst</w:t>
      </w:r>
      <w:r>
        <w:br/>
        <w:t>C. können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12.</w:t>
      </w:r>
      <w:r>
        <w:t xml:space="preserve"> Wir ___ morgen arbeiten.</w:t>
      </w:r>
      <w:r>
        <w:br/>
        <w:t>A. muss</w:t>
      </w:r>
      <w:r>
        <w:br/>
        <w:t>B. müssen</w:t>
      </w:r>
      <w:r>
        <w:br/>
        <w:t>C. müsst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13.</w:t>
      </w:r>
      <w:r>
        <w:t xml:space="preserve"> Er ___ nach Deutschland fahren.</w:t>
      </w:r>
      <w:r>
        <w:br/>
        <w:t>A. will</w:t>
      </w:r>
      <w:r>
        <w:br/>
        <w:t>B. wollen</w:t>
      </w:r>
      <w:r>
        <w:br/>
        <w:t>C. wollt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14.</w:t>
      </w:r>
      <w:r>
        <w:t xml:space="preserve"> Du musst heute Deutsch ___.</w:t>
      </w:r>
      <w:r>
        <w:br/>
        <w:t>A. lernst</w:t>
      </w:r>
      <w:r>
        <w:br/>
        <w:t>B. lernen</w:t>
      </w:r>
      <w:r>
        <w:br/>
        <w:t>C. gelernt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15.</w:t>
      </w:r>
      <w:r>
        <w:t xml:space="preserve"> Ich ___ morgen früh aufstehen.</w:t>
      </w:r>
      <w:r>
        <w:br/>
        <w:t>A. muss</w:t>
      </w:r>
      <w:r>
        <w:br/>
      </w:r>
      <w:r>
        <w:lastRenderedPageBreak/>
        <w:t>B. müssen</w:t>
      </w:r>
      <w:r>
        <w:br/>
        <w:t>C. musste</w:t>
      </w:r>
    </w:p>
    <w:p w:rsidR="007F0A1E" w:rsidRDefault="007F0A1E" w:rsidP="007F0A1E">
      <w:pPr>
        <w:pStyle w:val="Heading2"/>
      </w:pPr>
      <w:bookmarkStart w:id="585" w:name="_Toc240230710"/>
      <w:r>
        <w:t>TEIL 4 — PERFEKT</w:t>
      </w:r>
      <w:bookmarkEnd w:id="585"/>
    </w:p>
    <w:p w:rsidR="007F0A1E" w:rsidRDefault="007F0A1E" w:rsidP="007F0A1E">
      <w:pPr>
        <w:pStyle w:val="NormalWeb"/>
      </w:pPr>
      <w:r>
        <w:t>Chọn đáp án đúng.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16.</w:t>
      </w:r>
      <w:r>
        <w:t xml:space="preserve"> Ich ___ gestern Deutsch ___.</w:t>
      </w:r>
      <w:r>
        <w:br/>
        <w:t>A. habe / gelernt</w:t>
      </w:r>
      <w:r>
        <w:br/>
        <w:t>B. bin / gelernt</w:t>
      </w:r>
      <w:r>
        <w:br/>
        <w:t>C. habe / lernen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17.</w:t>
      </w:r>
      <w:r>
        <w:t xml:space="preserve"> Wir ___ Pizza ___.</w:t>
      </w:r>
      <w:r>
        <w:br/>
        <w:t>A. haben / gegessen</w:t>
      </w:r>
      <w:r>
        <w:br/>
        <w:t>B. sind / gegessen</w:t>
      </w:r>
      <w:r>
        <w:br/>
        <w:t>C. haben / essen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18.</w:t>
      </w:r>
      <w:r>
        <w:t xml:space="preserve"> Er ___ gestern nach Hause ___.</w:t>
      </w:r>
      <w:r>
        <w:br/>
        <w:t>A. hat / gegangen</w:t>
      </w:r>
      <w:r>
        <w:br/>
        <w:t>B. ist / gegangen</w:t>
      </w:r>
      <w:r>
        <w:br/>
        <w:t>C. ist / gehen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19.</w:t>
      </w:r>
      <w:r>
        <w:t xml:space="preserve"> Meine Freundin ___ mit dem Bus nach Berlin ___.</w:t>
      </w:r>
      <w:r>
        <w:br/>
        <w:t>A. hat / gefahren</w:t>
      </w:r>
      <w:r>
        <w:br/>
        <w:t>B. ist / gefahren</w:t>
      </w:r>
      <w:r>
        <w:br/>
        <w:t>C. ist / fahren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20.</w:t>
      </w:r>
      <w:r>
        <w:t xml:space="preserve"> Ich ___ gestern lange ___.(arbeiten)</w:t>
      </w:r>
    </w:p>
    <w:p w:rsidR="007F0A1E" w:rsidRDefault="007F0A1E" w:rsidP="007F0A1E">
      <w:pPr>
        <w:pStyle w:val="NormalWeb"/>
      </w:pPr>
      <w:r>
        <w:t>A. habe / gearbeitet</w:t>
      </w:r>
      <w:r>
        <w:br/>
        <w:t>B. bin / gearbeitet</w:t>
      </w:r>
      <w:r>
        <w:br/>
        <w:t>C. habe / arbeiten</w:t>
      </w:r>
    </w:p>
    <w:p w:rsidR="007F0A1E" w:rsidRDefault="007F0A1E" w:rsidP="007F0A1E">
      <w:pPr>
        <w:pStyle w:val="Heading2"/>
      </w:pPr>
      <w:bookmarkStart w:id="586" w:name="_Toc240230711"/>
      <w:r>
        <w:t>TEIL 5 — AKKUSATIV &amp; DATIV</w:t>
      </w:r>
      <w:bookmarkEnd w:id="586"/>
    </w:p>
    <w:p w:rsidR="007F0A1E" w:rsidRDefault="007F0A1E" w:rsidP="007F0A1E">
      <w:pPr>
        <w:pStyle w:val="NormalWeb"/>
      </w:pPr>
      <w:r>
        <w:t>Chọn đáp án đúng.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21.</w:t>
      </w:r>
      <w:r>
        <w:t xml:space="preserve"> Ich kaufe ___ Pullover.</w:t>
      </w:r>
      <w:r>
        <w:br/>
        <w:t>A. ein</w:t>
      </w:r>
      <w:r>
        <w:br/>
        <w:t>B. einen</w:t>
      </w:r>
      <w:r>
        <w:br/>
        <w:t>C. einem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22.</w:t>
      </w:r>
      <w:r>
        <w:t xml:space="preserve"> Ich helfe ___ Mutter.</w:t>
      </w:r>
      <w:r>
        <w:br/>
        <w:t>A. meine</w:t>
      </w:r>
      <w:r>
        <w:br/>
      </w:r>
      <w:r>
        <w:lastRenderedPageBreak/>
        <w:t>B. meinen</w:t>
      </w:r>
      <w:r>
        <w:br/>
        <w:t>C. meiner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23.</w:t>
      </w:r>
      <w:r>
        <w:t xml:space="preserve"> Er sieht ___ Mann.</w:t>
      </w:r>
      <w:r>
        <w:br/>
        <w:t>A. der</w:t>
      </w:r>
      <w:r>
        <w:br/>
        <w:t>B. den</w:t>
      </w:r>
      <w:r>
        <w:br/>
        <w:t>C. dem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24.</w:t>
      </w:r>
      <w:r>
        <w:t xml:space="preserve"> Ich gebe ___ Freund das Buch.</w:t>
      </w:r>
      <w:r>
        <w:br/>
        <w:t>A. meinem</w:t>
      </w:r>
      <w:r>
        <w:br/>
        <w:t>B. meinen</w:t>
      </w:r>
      <w:r>
        <w:br/>
        <w:t>C. mein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25.</w:t>
      </w:r>
      <w:r>
        <w:t xml:space="preserve"> Wir fahren mit ___ Bus.</w:t>
      </w:r>
      <w:r>
        <w:br/>
        <w:t>A. den</w:t>
      </w:r>
      <w:r>
        <w:br/>
        <w:t>B. dem</w:t>
      </w:r>
      <w:r>
        <w:br/>
        <w:t>C. der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26.</w:t>
      </w:r>
      <w:r>
        <w:t xml:space="preserve"> Ich besuche ___ Freundin.</w:t>
      </w:r>
      <w:r>
        <w:br/>
        <w:t>A. meine</w:t>
      </w:r>
      <w:r>
        <w:br/>
        <w:t>B. meiner</w:t>
      </w:r>
      <w:r>
        <w:br/>
        <w:t>C. meinem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27.</w:t>
      </w:r>
      <w:r>
        <w:t xml:space="preserve"> Sie gibt ___ Kind einen Apfel.</w:t>
      </w:r>
      <w:r>
        <w:br/>
        <w:t>A. das</w:t>
      </w:r>
      <w:r>
        <w:br/>
        <w:t>B. den</w:t>
      </w:r>
      <w:r>
        <w:br/>
        <w:t>C. dem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28.</w:t>
      </w:r>
      <w:r>
        <w:t xml:space="preserve"> Ich kaufe ___ Schwester einen Kaffee.</w:t>
      </w:r>
      <w:r>
        <w:br/>
        <w:t>A. meine</w:t>
      </w:r>
      <w:r>
        <w:br/>
        <w:t>B. meiner</w:t>
      </w:r>
      <w:r>
        <w:br/>
        <w:t>C. meinen</w:t>
      </w:r>
    </w:p>
    <w:p w:rsidR="007F0A1E" w:rsidRDefault="007F0A1E" w:rsidP="007F0A1E">
      <w:pPr>
        <w:pStyle w:val="Heading2"/>
      </w:pPr>
      <w:bookmarkStart w:id="587" w:name="_Toc240230712"/>
      <w:r>
        <w:t>TEIL 6 — MIT &amp; OHNE</w:t>
      </w:r>
      <w:bookmarkEnd w:id="587"/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29.</w:t>
      </w:r>
      <w:r>
        <w:t xml:space="preserve"> Ich fahre ___ dem Bus zur Arbeit.</w:t>
      </w:r>
      <w:r>
        <w:br/>
        <w:t>A. mit</w:t>
      </w:r>
      <w:r>
        <w:br/>
        <w:t>B. ohne</w:t>
      </w:r>
      <w:r>
        <w:br/>
        <w:t>C. nach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30.</w:t>
      </w:r>
      <w:r>
        <w:t xml:space="preserve"> Ich trinke Kaffee ___ Milch.</w:t>
      </w:r>
      <w:r>
        <w:br/>
        <w:t>A. mit</w:t>
      </w:r>
      <w:r>
        <w:br/>
        <w:t>B. ohne</w:t>
      </w:r>
      <w:r>
        <w:br/>
        <w:t>C. bei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lastRenderedPageBreak/>
        <w:t>31.</w:t>
      </w:r>
      <w:r>
        <w:t xml:space="preserve"> Ich gehe ___ meinen Freund ins Kino.</w:t>
      </w:r>
      <w:r>
        <w:br/>
        <w:t>A. mit</w:t>
      </w:r>
      <w:r>
        <w:br/>
        <w:t>B. meinem</w:t>
      </w:r>
      <w:r>
        <w:br/>
        <w:t>C. ohne meinem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32.</w:t>
      </w:r>
      <w:r>
        <w:t xml:space="preserve"> Ich esse Pizza ___ Käse.</w:t>
      </w:r>
      <w:r>
        <w:br/>
        <w:t>A. mit</w:t>
      </w:r>
      <w:r>
        <w:br/>
        <w:t>B. ohne</w:t>
      </w:r>
      <w:r>
        <w:br/>
        <w:t>C. bei</w:t>
      </w:r>
    </w:p>
    <w:p w:rsidR="007F0A1E" w:rsidRDefault="007F0A1E" w:rsidP="007F0A1E"/>
    <w:p w:rsidR="007F0A1E" w:rsidRDefault="007F0A1E" w:rsidP="007F0A1E">
      <w:pPr>
        <w:pStyle w:val="Heading2"/>
      </w:pPr>
      <w:bookmarkStart w:id="588" w:name="_Toc240230713"/>
      <w:r>
        <w:t>TEIL 7 — NICHT &amp; KEIN</w:t>
      </w:r>
      <w:bookmarkEnd w:id="588"/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33.</w:t>
      </w:r>
      <w:r>
        <w:t xml:space="preserve"> Ich habe ___ Auto.</w:t>
      </w:r>
      <w:r>
        <w:br/>
        <w:t>A. nicht</w:t>
      </w:r>
      <w:r>
        <w:br/>
        <w:t>B. kein</w:t>
      </w:r>
      <w:r>
        <w:br/>
        <w:t>C. keine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34.</w:t>
      </w:r>
      <w:r>
        <w:t xml:space="preserve"> Ich arbeite heute ___.</w:t>
      </w:r>
      <w:r>
        <w:br/>
        <w:t>A. kein</w:t>
      </w:r>
      <w:r>
        <w:br/>
        <w:t>B. keine</w:t>
      </w:r>
      <w:r>
        <w:br/>
        <w:t>C. nicht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35.</w:t>
      </w:r>
      <w:r>
        <w:t xml:space="preserve"> Das ist ___ mein Auto.</w:t>
      </w:r>
      <w:r>
        <w:br/>
        <w:t>A. kein</w:t>
      </w:r>
      <w:r>
        <w:br/>
        <w:t>B. nicht</w:t>
      </w:r>
      <w:r>
        <w:br/>
        <w:t>C. keine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36.</w:t>
      </w:r>
      <w:r>
        <w:t xml:space="preserve"> Wir haben ___ Zeit.</w:t>
      </w:r>
      <w:r>
        <w:br/>
        <w:t>A. nicht</w:t>
      </w:r>
      <w:r>
        <w:br/>
        <w:t>B. kein</w:t>
      </w:r>
      <w:r>
        <w:br/>
        <w:t>C. keine</w:t>
      </w:r>
    </w:p>
    <w:p w:rsidR="007F0A1E" w:rsidRDefault="007F0A1E" w:rsidP="007F0A1E"/>
    <w:p w:rsidR="007F0A1E" w:rsidRDefault="007F0A1E" w:rsidP="007F0A1E">
      <w:pPr>
        <w:pStyle w:val="Heading2"/>
      </w:pPr>
      <w:bookmarkStart w:id="589" w:name="_Toc240230714"/>
      <w:r>
        <w:t>TEIL 8 — ABER / WEIL / DESHALB</w:t>
      </w:r>
      <w:bookmarkEnd w:id="589"/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37.</w:t>
      </w:r>
      <w:r>
        <w:t xml:space="preserve"> Ich bin müde, ___ gehe ich nach Hause.</w:t>
      </w:r>
      <w:r>
        <w:br/>
        <w:t>A. weil</w:t>
      </w:r>
      <w:r>
        <w:br/>
        <w:t>B. deshalb</w:t>
      </w:r>
      <w:r>
        <w:br/>
        <w:t>C. aber</w:t>
      </w:r>
    </w:p>
    <w:p w:rsidR="007F0A1E" w:rsidRDefault="007F0A1E" w:rsidP="007F0A1E">
      <w:pPr>
        <w:pStyle w:val="NormalWeb"/>
      </w:pP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lastRenderedPageBreak/>
        <w:t>38.</w:t>
      </w:r>
      <w:r>
        <w:t xml:space="preserve"> Ich gehe nach Hause, ___ ich müde bin.</w:t>
      </w:r>
      <w:r>
        <w:br/>
        <w:t>A. deshalb</w:t>
      </w:r>
      <w:r>
        <w:br/>
        <w:t>B. aber</w:t>
      </w:r>
      <w:r>
        <w:br/>
        <w:t>C. weil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39.</w:t>
      </w:r>
      <w:r>
        <w:t xml:space="preserve"> Ich bin müde, ___ ich arbeite heute.</w:t>
      </w:r>
      <w:r>
        <w:br/>
        <w:t>A. aber</w:t>
      </w:r>
      <w:r>
        <w:br/>
        <w:t>B. weil</w:t>
      </w:r>
      <w:r>
        <w:br/>
        <w:t>C. deshalb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40.</w:t>
      </w:r>
      <w:r>
        <w:t xml:space="preserve"> Ich lerne Deutsch, ___ ich nach Deutschland gehen möchte.</w:t>
      </w:r>
      <w:r>
        <w:br/>
        <w:t>A. deshalb</w:t>
      </w:r>
      <w:r>
        <w:br/>
        <w:t>B. weil</w:t>
      </w:r>
      <w:r>
        <w:br/>
        <w:t>C. aber</w:t>
      </w:r>
    </w:p>
    <w:p w:rsidR="007F0A1E" w:rsidRDefault="007F0A1E" w:rsidP="007F0A1E"/>
    <w:p w:rsidR="007F0A1E" w:rsidRDefault="007F0A1E" w:rsidP="007F0A1E">
      <w:pPr>
        <w:pStyle w:val="Heading2"/>
      </w:pPr>
      <w:bookmarkStart w:id="590" w:name="_Toc240230715"/>
      <w:r>
        <w:t>TEIL 9 — FRAGEN</w:t>
      </w:r>
      <w:bookmarkEnd w:id="590"/>
    </w:p>
    <w:p w:rsidR="007F0A1E" w:rsidRDefault="007F0A1E" w:rsidP="007F0A1E">
      <w:pPr>
        <w:pStyle w:val="NormalWeb"/>
      </w:pPr>
      <w:r>
        <w:t>Chọn câu hỏi đúng.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41.</w:t>
      </w:r>
      <w:r>
        <w:t xml:space="preserve"> Bạn muốn hỏi: </w:t>
      </w:r>
      <w:r>
        <w:rPr>
          <w:rStyle w:val="Strong"/>
          <w:rFonts w:eastAsiaTheme="majorEastAsia"/>
        </w:rPr>
        <w:t>“Bạn sống ở đâu?”</w:t>
      </w:r>
    </w:p>
    <w:p w:rsidR="007F0A1E" w:rsidRDefault="007F0A1E" w:rsidP="007F0A1E">
      <w:pPr>
        <w:pStyle w:val="NormalWeb"/>
      </w:pPr>
      <w:r>
        <w:t>A. Wo wohnst du?</w:t>
      </w:r>
      <w:r>
        <w:br/>
        <w:t>B. Wann wohnst du?</w:t>
      </w:r>
      <w:r>
        <w:br/>
        <w:t>C. Wohin wohnst du?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42.</w:t>
      </w:r>
      <w:r>
        <w:t xml:space="preserve"> Bạn muốn hỏi: </w:t>
      </w:r>
      <w:r>
        <w:rPr>
          <w:rStyle w:val="Strong"/>
          <w:rFonts w:eastAsiaTheme="majorEastAsia"/>
        </w:rPr>
        <w:t>“Bạn đi đâu?”</w:t>
      </w:r>
    </w:p>
    <w:p w:rsidR="007F0A1E" w:rsidRDefault="007F0A1E" w:rsidP="007F0A1E">
      <w:pPr>
        <w:pStyle w:val="NormalWeb"/>
      </w:pPr>
      <w:r>
        <w:t>A. Wo gehst du?</w:t>
      </w:r>
      <w:r>
        <w:br/>
        <w:t>B. Wohin gehst du?</w:t>
      </w:r>
      <w:r>
        <w:br/>
        <w:t>C. Woher gehst du?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43.</w:t>
      </w:r>
      <w:r>
        <w:t xml:space="preserve"> Bạn muốn hỏi: </w:t>
      </w:r>
      <w:r>
        <w:rPr>
          <w:rStyle w:val="Strong"/>
          <w:rFonts w:eastAsiaTheme="majorEastAsia"/>
        </w:rPr>
        <w:t>“Bạn đến từ đâu?”</w:t>
      </w:r>
    </w:p>
    <w:p w:rsidR="007F0A1E" w:rsidRDefault="007F0A1E" w:rsidP="007F0A1E">
      <w:pPr>
        <w:pStyle w:val="NormalWeb"/>
      </w:pPr>
      <w:r>
        <w:t>A. Woher kommst du?</w:t>
      </w:r>
      <w:r>
        <w:br/>
        <w:t>B. Wohin kommst du?</w:t>
      </w:r>
      <w:r>
        <w:br/>
        <w:t>C. Wo kommst du?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44.</w:t>
      </w:r>
      <w:r>
        <w:t xml:space="preserve"> Chọn câu Ja/Nein-Frage đúng:</w:t>
      </w:r>
    </w:p>
    <w:p w:rsidR="007F0A1E" w:rsidRDefault="007F0A1E" w:rsidP="007F0A1E">
      <w:pPr>
        <w:pStyle w:val="NormalWeb"/>
      </w:pPr>
      <w:r>
        <w:t>A. Du lernst Deutsch?</w:t>
      </w:r>
      <w:r>
        <w:br/>
        <w:t>B. Lernst du Deutsch?</w:t>
      </w:r>
      <w:r>
        <w:br/>
        <w:t>C. Deutsch lernst du?</w:t>
      </w:r>
    </w:p>
    <w:p w:rsidR="007F0A1E" w:rsidRDefault="007F0A1E" w:rsidP="007F0A1E"/>
    <w:p w:rsidR="007F0A1E" w:rsidRDefault="007F0A1E" w:rsidP="007F0A1E">
      <w:pPr>
        <w:pStyle w:val="Heading2"/>
      </w:pPr>
      <w:bookmarkStart w:id="591" w:name="_Toc240230716"/>
      <w:r>
        <w:lastRenderedPageBreak/>
        <w:t>TEIL 10 — SATZBAU</w:t>
      </w:r>
      <w:bookmarkEnd w:id="591"/>
    </w:p>
    <w:p w:rsidR="007F0A1E" w:rsidRDefault="007F0A1E" w:rsidP="007F0A1E">
      <w:pPr>
        <w:pStyle w:val="NormalWeb"/>
      </w:pPr>
      <w:r>
        <w:t>Sắp xếp thành câu đúng.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45.</w:t>
      </w:r>
    </w:p>
    <w:p w:rsidR="007F0A1E" w:rsidRDefault="007F0A1E" w:rsidP="007F0A1E">
      <w:pPr>
        <w:pStyle w:val="NormalWeb"/>
      </w:pPr>
      <w:r>
        <w:rPr>
          <w:rStyle w:val="HTMLCode"/>
        </w:rPr>
        <w:t>heute / ich / Deutsch / lerne</w:t>
      </w:r>
    </w:p>
    <w:p w:rsidR="007F0A1E" w:rsidRDefault="007F0A1E" w:rsidP="007F0A1E">
      <w:pPr>
        <w:pStyle w:val="NormalWeb"/>
      </w:pPr>
      <w:r>
        <w:t>→ __________________________________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46.</w:t>
      </w:r>
    </w:p>
    <w:p w:rsidR="007F0A1E" w:rsidRDefault="007F0A1E" w:rsidP="007F0A1E">
      <w:pPr>
        <w:pStyle w:val="NormalWeb"/>
      </w:pPr>
      <w:r>
        <w:rPr>
          <w:rStyle w:val="HTMLCode"/>
        </w:rPr>
        <w:t>morgen / muss / ich / arbeiten</w:t>
      </w:r>
    </w:p>
    <w:p w:rsidR="007F0A1E" w:rsidRDefault="007F0A1E" w:rsidP="007F0A1E">
      <w:pPr>
        <w:pStyle w:val="NormalWeb"/>
      </w:pPr>
      <w:r>
        <w:t>→ __________________________________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47.</w:t>
      </w:r>
    </w:p>
    <w:p w:rsidR="007F0A1E" w:rsidRDefault="007F0A1E" w:rsidP="007F0A1E">
      <w:pPr>
        <w:pStyle w:val="NormalWeb"/>
      </w:pPr>
      <w:r>
        <w:rPr>
          <w:rStyle w:val="HTMLCode"/>
        </w:rPr>
        <w:t>weil / müde / ich / bin / gehe / ich / nach Hause</w:t>
      </w:r>
    </w:p>
    <w:p w:rsidR="007F0A1E" w:rsidRDefault="007F0A1E" w:rsidP="007F0A1E">
      <w:pPr>
        <w:pStyle w:val="NormalWeb"/>
      </w:pPr>
      <w:r>
        <w:t>→ __________________________________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48.</w:t>
      </w:r>
    </w:p>
    <w:p w:rsidR="007F0A1E" w:rsidRDefault="007F0A1E" w:rsidP="007F0A1E">
      <w:pPr>
        <w:pStyle w:val="NormalWeb"/>
      </w:pPr>
      <w:r>
        <w:rPr>
          <w:rStyle w:val="HTMLCode"/>
        </w:rPr>
        <w:t>deshalb / heute / ich / zu Hause / bleibe</w:t>
      </w:r>
    </w:p>
    <w:p w:rsidR="007F0A1E" w:rsidRDefault="007F0A1E" w:rsidP="007F0A1E">
      <w:pPr>
        <w:pStyle w:val="NormalWeb"/>
      </w:pPr>
      <w:r>
        <w:t>→ __________________________________</w:t>
      </w:r>
    </w:p>
    <w:p w:rsidR="007F0A1E" w:rsidRDefault="007F0A1E" w:rsidP="007F0A1E">
      <w:pPr>
        <w:pStyle w:val="Heading2"/>
      </w:pPr>
      <w:bookmarkStart w:id="592" w:name="_Toc240230717"/>
      <w:r>
        <w:t>TEIL 11 — KOMPARATIV &amp; SUPERLATIV</w:t>
      </w:r>
      <w:bookmarkEnd w:id="592"/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49.</w:t>
      </w:r>
      <w:r>
        <w:t xml:space="preserve"> Mein Auto ist ___ als dein Auto.</w:t>
      </w:r>
      <w:r>
        <w:br/>
        <w:t>(schnell)</w:t>
      </w:r>
    </w:p>
    <w:p w:rsidR="007F0A1E" w:rsidRDefault="007F0A1E" w:rsidP="007F0A1E">
      <w:pPr>
        <w:pStyle w:val="NormalWeb"/>
      </w:pPr>
      <w:r>
        <w:t>A. schnell</w:t>
      </w:r>
      <w:r>
        <w:br/>
        <w:t>B. schneller</w:t>
      </w:r>
      <w:r>
        <w:br/>
        <w:t>C. am schnellsten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50.</w:t>
      </w:r>
      <w:r>
        <w:t xml:space="preserve"> Dieses Auto ist ___ .</w:t>
      </w:r>
      <w:r>
        <w:br/>
        <w:t>(gut)</w:t>
      </w:r>
    </w:p>
    <w:p w:rsidR="007F0A1E" w:rsidRDefault="007F0A1E" w:rsidP="007F0A1E">
      <w:pPr>
        <w:pStyle w:val="NormalWeb"/>
      </w:pPr>
      <w:r>
        <w:t>A. besser</w:t>
      </w:r>
      <w:r>
        <w:br/>
        <w:t>B. am besten</w:t>
      </w:r>
      <w:r>
        <w:br/>
        <w:t>C. guter</w:t>
      </w:r>
    </w:p>
    <w:p w:rsidR="007F0A1E" w:rsidRDefault="007F0A1E" w:rsidP="007F0A1E">
      <w:pPr>
        <w:pStyle w:val="NormalWeb"/>
      </w:pP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lastRenderedPageBreak/>
        <w:t>51.</w:t>
      </w:r>
      <w:r>
        <w:t xml:space="preserve"> Mein Bruder ist so groß ___ ich.</w:t>
      </w:r>
      <w:r>
        <w:br/>
        <w:t>A. als</w:t>
      </w:r>
      <w:r>
        <w:br/>
        <w:t>B. wie</w:t>
      </w:r>
      <w:r>
        <w:br/>
        <w:t>C. weil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52.</w:t>
      </w:r>
      <w:r>
        <w:t xml:space="preserve"> Heute ist es ___ als gestern.</w:t>
      </w:r>
      <w:r>
        <w:br/>
        <w:t>(kalt)</w:t>
      </w:r>
    </w:p>
    <w:p w:rsidR="007F0A1E" w:rsidRDefault="007F0A1E" w:rsidP="007F0A1E">
      <w:pPr>
        <w:pStyle w:val="NormalWeb"/>
      </w:pPr>
      <w:r>
        <w:t>A. kalt</w:t>
      </w:r>
      <w:r>
        <w:br/>
        <w:t>B. kälter</w:t>
      </w:r>
      <w:r>
        <w:br/>
        <w:t>C. am kältesten</w:t>
      </w:r>
    </w:p>
    <w:p w:rsidR="007F0A1E" w:rsidRDefault="007F0A1E" w:rsidP="007F0A1E">
      <w:pPr>
        <w:pStyle w:val="Heading2"/>
      </w:pPr>
      <w:bookmarkStart w:id="593" w:name="_Toc240230718"/>
      <w:r>
        <w:t>TEIL 12 — GEGENSÄTZE</w:t>
      </w:r>
      <w:bookmarkEnd w:id="593"/>
    </w:p>
    <w:p w:rsidR="007F0A1E" w:rsidRDefault="007F0A1E" w:rsidP="007F0A1E">
      <w:pPr>
        <w:pStyle w:val="NormalWeb"/>
      </w:pPr>
      <w:r>
        <w:t xml:space="preserve">Viết </w:t>
      </w:r>
      <w:r>
        <w:rPr>
          <w:rStyle w:val="Strong"/>
          <w:rFonts w:eastAsiaTheme="majorEastAsia"/>
        </w:rPr>
        <w:t>từ trái nghĩa</w:t>
      </w:r>
      <w:r>
        <w:t>.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53.</w:t>
      </w:r>
      <w:r>
        <w:t xml:space="preserve"> groß ↔ 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54.</w:t>
      </w:r>
      <w:r>
        <w:t xml:space="preserve"> teuer ↔ 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55.</w:t>
      </w:r>
      <w:r>
        <w:t xml:space="preserve"> früh ↔ 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56.</w:t>
      </w:r>
      <w:r>
        <w:t xml:space="preserve"> laut ↔ 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57.</w:t>
      </w:r>
      <w:r>
        <w:t xml:space="preserve"> gesund ↔ 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58.</w:t>
      </w:r>
      <w:r>
        <w:t xml:space="preserve"> einfach ↔ 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59.</w:t>
      </w:r>
      <w:r>
        <w:t xml:space="preserve"> offen ↔ __________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60.</w:t>
      </w:r>
      <w:r>
        <w:t xml:space="preserve"> sauber ↔ __________</w:t>
      </w:r>
    </w:p>
    <w:p w:rsidR="007F0A1E" w:rsidRDefault="007F0A1E" w:rsidP="007F0A1E">
      <w:r>
        <w:pict>
          <v:rect id="_x0000_i1087" style="width:0;height:1.5pt" o:hralign="center" o:hrstd="t" o:hr="t" fillcolor="#a0a0a0" stroked="f"/>
        </w:pict>
      </w:r>
    </w:p>
    <w:p w:rsidR="007F0A1E" w:rsidRDefault="007F0A1E" w:rsidP="007F0A1E">
      <w:pPr>
        <w:pStyle w:val="Heading1"/>
      </w:pPr>
      <w:bookmarkStart w:id="594" w:name="_Toc240230719"/>
      <w:r>
        <w:t>BONUS — MIX A1</w:t>
      </w:r>
      <w:bookmarkEnd w:id="594"/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61.</w:t>
      </w:r>
      <w:r>
        <w:t xml:space="preserve"> Ich ___ gestern sehr müde, weil ich lange ___.</w:t>
      </w:r>
      <w:r>
        <w:br/>
        <w:t>A. war / gearbeitet habe</w:t>
      </w:r>
      <w:r>
        <w:br/>
        <w:t>B. bin / gearbeitet habe</w:t>
      </w:r>
      <w:r>
        <w:br/>
        <w:t>C. hatte / arbeiten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62.</w:t>
      </w:r>
      <w:r>
        <w:t xml:space="preserve"> Ich fahre ___ meinem Freund ___ Berlin.</w:t>
      </w:r>
      <w:r>
        <w:br/>
        <w:t>A. mit / nach</w:t>
      </w:r>
      <w:r>
        <w:br/>
        <w:t>B. mit / zu</w:t>
      </w:r>
      <w:r>
        <w:br/>
        <w:t>C. ohne / nach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lastRenderedPageBreak/>
        <w:t>63.</w:t>
      </w:r>
      <w:r>
        <w:t xml:space="preserve"> Ich ___ meiner Mutter einen Kaffee.</w:t>
      </w:r>
      <w:r>
        <w:br/>
        <w:t>A. gebe</w:t>
      </w:r>
      <w:r>
        <w:br/>
        <w:t>B. gibt</w:t>
      </w:r>
      <w:r>
        <w:br/>
        <w:t>C. geben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64.</w:t>
      </w:r>
      <w:r>
        <w:t xml:space="preserve"> Gestern ___ ich keine Zeit, deshalb ___ ich zu Hause.</w:t>
      </w:r>
      <w:r>
        <w:br/>
        <w:t>A. hatte / blieb</w:t>
      </w:r>
      <w:r>
        <w:br/>
        <w:t>B. habe / bleibe</w:t>
      </w:r>
      <w:r>
        <w:br/>
        <w:t>C. hatte / bleibe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65.</w:t>
      </w:r>
      <w:r>
        <w:t xml:space="preserve"> Ich möchte ___ Kaffee trinken, aber ich habe ___ Milch.</w:t>
      </w:r>
      <w:r>
        <w:br/>
        <w:t>A. einen / keine</w:t>
      </w:r>
      <w:r>
        <w:br/>
        <w:t>B. ein / nicht</w:t>
      </w:r>
      <w:r>
        <w:br/>
        <w:t>C. einen / nicht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66.</w:t>
      </w:r>
      <w:r>
        <w:t xml:space="preserve"> ___ du morgen arbeiten?</w:t>
      </w:r>
      <w:r>
        <w:br/>
        <w:t>A. Musst</w:t>
      </w:r>
      <w:r>
        <w:br/>
        <w:t>B. Muss</w:t>
      </w:r>
      <w:r>
        <w:br/>
        <w:t>C. Müssen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67.</w:t>
      </w:r>
      <w:r>
        <w:t xml:space="preserve"> Das neue Handy ist ___ als das alte Handy.</w:t>
      </w:r>
      <w:r>
        <w:br/>
        <w:t>A. modern</w:t>
      </w:r>
      <w:r>
        <w:br/>
        <w:t>B. moderner</w:t>
      </w:r>
      <w:r>
        <w:br/>
        <w:t>C. am modernsten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68.</w:t>
      </w:r>
      <w:r>
        <w:t xml:space="preserve"> Ich gehe nicht zum Park, ___ es regnet.</w:t>
      </w:r>
      <w:r>
        <w:br/>
        <w:t>A. deshalb</w:t>
      </w:r>
      <w:r>
        <w:br/>
        <w:t>B. aber</w:t>
      </w:r>
      <w:r>
        <w:br/>
        <w:t>C. weil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69.</w:t>
      </w:r>
      <w:r>
        <w:t xml:space="preserve"> ___ ist der Bahnhof?</w:t>
      </w:r>
      <w:r>
        <w:br/>
        <w:t>A. Wohin</w:t>
      </w:r>
      <w:r>
        <w:br/>
        <w:t>B. Wo</w:t>
      </w:r>
      <w:r>
        <w:br/>
        <w:t>C. Woher</w:t>
      </w:r>
    </w:p>
    <w:p w:rsidR="007F0A1E" w:rsidRDefault="007F0A1E" w:rsidP="007F0A1E">
      <w:pPr>
        <w:pStyle w:val="NormalWeb"/>
      </w:pPr>
      <w:r>
        <w:rPr>
          <w:rStyle w:val="Strong"/>
          <w:rFonts w:eastAsiaTheme="majorEastAsia"/>
        </w:rPr>
        <w:t>70.</w:t>
      </w:r>
      <w:r>
        <w:t xml:space="preserve"> Ich ___ gestern um 7 Uhr ___.</w:t>
      </w:r>
      <w:r>
        <w:br/>
        <w:t>A. bin / aufgestanden</w:t>
      </w:r>
      <w:r>
        <w:br/>
        <w:t>B. habe / aufgestanden</w:t>
      </w:r>
      <w:r>
        <w:br/>
        <w:t>C. bin / aufstehen</w:t>
      </w:r>
    </w:p>
    <w:p w:rsidR="007F0A1E" w:rsidRDefault="007F0A1E" w:rsidP="00E55AD5">
      <w:pPr>
        <w:pStyle w:val="NormalWeb"/>
      </w:pPr>
    </w:p>
    <w:p w:rsidR="00125824" w:rsidRPr="00AD03C1" w:rsidRDefault="00125824" w:rsidP="00125824"/>
    <w:sectPr w:rsidR="00125824" w:rsidRPr="00AD03C1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8E4" w:rsidRDefault="00C658E4" w:rsidP="00AE4A60">
      <w:pPr>
        <w:spacing w:after="0" w:line="240" w:lineRule="auto"/>
      </w:pPr>
      <w:r>
        <w:separator/>
      </w:r>
    </w:p>
  </w:endnote>
  <w:endnote w:type="continuationSeparator" w:id="0">
    <w:p w:rsidR="00C658E4" w:rsidRDefault="00C658E4" w:rsidP="00AE4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Cs w:val="24"/>
      </w:rPr>
      <w:id w:val="-18466288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25824" w:rsidRPr="00AE4A60" w:rsidRDefault="00125824">
        <w:pPr>
          <w:pStyle w:val="Footer"/>
          <w:jc w:val="right"/>
          <w:rPr>
            <w:szCs w:val="24"/>
          </w:rPr>
        </w:pPr>
        <w:r w:rsidRPr="00AE4A60">
          <w:rPr>
            <w:szCs w:val="24"/>
          </w:rPr>
          <w:fldChar w:fldCharType="begin"/>
        </w:r>
        <w:r w:rsidRPr="00AE4A60">
          <w:rPr>
            <w:szCs w:val="24"/>
          </w:rPr>
          <w:instrText xml:space="preserve"> PAGE   \* MERGEFORMAT </w:instrText>
        </w:r>
        <w:r w:rsidRPr="00AE4A60">
          <w:rPr>
            <w:szCs w:val="24"/>
          </w:rPr>
          <w:fldChar w:fldCharType="separate"/>
        </w:r>
        <w:r w:rsidR="00BB246D">
          <w:rPr>
            <w:noProof/>
            <w:szCs w:val="24"/>
          </w:rPr>
          <w:t>4</w:t>
        </w:r>
        <w:r w:rsidRPr="00AE4A60">
          <w:rPr>
            <w:noProof/>
            <w:szCs w:val="24"/>
          </w:rPr>
          <w:fldChar w:fldCharType="end"/>
        </w:r>
      </w:p>
    </w:sdtContent>
  </w:sdt>
  <w:p w:rsidR="00125824" w:rsidRPr="00AE4A60" w:rsidRDefault="00125824">
    <w:pPr>
      <w:pStyle w:val="Footer"/>
      <w:rPr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8E4" w:rsidRDefault="00C658E4" w:rsidP="00AE4A60">
      <w:pPr>
        <w:spacing w:after="0" w:line="240" w:lineRule="auto"/>
      </w:pPr>
      <w:r>
        <w:separator/>
      </w:r>
    </w:p>
  </w:footnote>
  <w:footnote w:type="continuationSeparator" w:id="0">
    <w:p w:rsidR="00C658E4" w:rsidRDefault="00C658E4" w:rsidP="00AE4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34530"/>
    <w:multiLevelType w:val="multilevel"/>
    <w:tmpl w:val="0E06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F3A"/>
    <w:multiLevelType w:val="multilevel"/>
    <w:tmpl w:val="4CB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96F31"/>
    <w:multiLevelType w:val="multilevel"/>
    <w:tmpl w:val="F36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D3AC1"/>
    <w:multiLevelType w:val="multilevel"/>
    <w:tmpl w:val="7872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1BFE"/>
    <w:multiLevelType w:val="multilevel"/>
    <w:tmpl w:val="0840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73D24"/>
    <w:multiLevelType w:val="multilevel"/>
    <w:tmpl w:val="B06C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738AB"/>
    <w:multiLevelType w:val="multilevel"/>
    <w:tmpl w:val="5E9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50D6"/>
    <w:multiLevelType w:val="multilevel"/>
    <w:tmpl w:val="EAA2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B36B4"/>
    <w:multiLevelType w:val="multilevel"/>
    <w:tmpl w:val="952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20311"/>
    <w:multiLevelType w:val="multilevel"/>
    <w:tmpl w:val="B9C8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1624B"/>
    <w:multiLevelType w:val="multilevel"/>
    <w:tmpl w:val="5B8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C4EDF"/>
    <w:multiLevelType w:val="multilevel"/>
    <w:tmpl w:val="2276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087819"/>
    <w:multiLevelType w:val="multilevel"/>
    <w:tmpl w:val="586E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2209B"/>
    <w:multiLevelType w:val="multilevel"/>
    <w:tmpl w:val="237C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E5DEE"/>
    <w:multiLevelType w:val="multilevel"/>
    <w:tmpl w:val="9AC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82173"/>
    <w:multiLevelType w:val="multilevel"/>
    <w:tmpl w:val="E79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E2CB0"/>
    <w:multiLevelType w:val="multilevel"/>
    <w:tmpl w:val="339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20B20"/>
    <w:multiLevelType w:val="multilevel"/>
    <w:tmpl w:val="082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11401"/>
    <w:multiLevelType w:val="multilevel"/>
    <w:tmpl w:val="5BEA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354477"/>
    <w:multiLevelType w:val="multilevel"/>
    <w:tmpl w:val="ADDE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232484"/>
    <w:multiLevelType w:val="multilevel"/>
    <w:tmpl w:val="36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60660"/>
    <w:multiLevelType w:val="multilevel"/>
    <w:tmpl w:val="96C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55B69"/>
    <w:multiLevelType w:val="multilevel"/>
    <w:tmpl w:val="143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10"/>
  </w:num>
  <w:num w:numId="5">
    <w:abstractNumId w:val="5"/>
  </w:num>
  <w:num w:numId="6">
    <w:abstractNumId w:val="16"/>
  </w:num>
  <w:num w:numId="7">
    <w:abstractNumId w:val="20"/>
  </w:num>
  <w:num w:numId="8">
    <w:abstractNumId w:val="9"/>
  </w:num>
  <w:num w:numId="9">
    <w:abstractNumId w:val="19"/>
  </w:num>
  <w:num w:numId="10">
    <w:abstractNumId w:val="4"/>
  </w:num>
  <w:num w:numId="11">
    <w:abstractNumId w:val="12"/>
  </w:num>
  <w:num w:numId="12">
    <w:abstractNumId w:val="21"/>
  </w:num>
  <w:num w:numId="13">
    <w:abstractNumId w:val="14"/>
  </w:num>
  <w:num w:numId="14">
    <w:abstractNumId w:val="6"/>
  </w:num>
  <w:num w:numId="15">
    <w:abstractNumId w:val="3"/>
  </w:num>
  <w:num w:numId="16">
    <w:abstractNumId w:val="22"/>
  </w:num>
  <w:num w:numId="17">
    <w:abstractNumId w:val="8"/>
  </w:num>
  <w:num w:numId="18">
    <w:abstractNumId w:val="15"/>
  </w:num>
  <w:num w:numId="19">
    <w:abstractNumId w:val="7"/>
  </w:num>
  <w:num w:numId="20">
    <w:abstractNumId w:val="11"/>
  </w:num>
  <w:num w:numId="21">
    <w:abstractNumId w:val="0"/>
  </w:num>
  <w:num w:numId="22">
    <w:abstractNumId w:val="1"/>
  </w:num>
  <w:num w:numId="23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316"/>
    <w:rsid w:val="00012242"/>
    <w:rsid w:val="00036CBB"/>
    <w:rsid w:val="00086322"/>
    <w:rsid w:val="000E1F2D"/>
    <w:rsid w:val="00125824"/>
    <w:rsid w:val="00196ABC"/>
    <w:rsid w:val="00212B05"/>
    <w:rsid w:val="002626C6"/>
    <w:rsid w:val="00292B7C"/>
    <w:rsid w:val="00292D02"/>
    <w:rsid w:val="002D0A1D"/>
    <w:rsid w:val="002F5D88"/>
    <w:rsid w:val="003365CF"/>
    <w:rsid w:val="0038737D"/>
    <w:rsid w:val="003A4C75"/>
    <w:rsid w:val="003B0D42"/>
    <w:rsid w:val="003B7613"/>
    <w:rsid w:val="00400882"/>
    <w:rsid w:val="00411035"/>
    <w:rsid w:val="00457BD3"/>
    <w:rsid w:val="00467716"/>
    <w:rsid w:val="00470671"/>
    <w:rsid w:val="004B2088"/>
    <w:rsid w:val="004C1B31"/>
    <w:rsid w:val="004D4B71"/>
    <w:rsid w:val="004F1440"/>
    <w:rsid w:val="005A5316"/>
    <w:rsid w:val="005B5AE2"/>
    <w:rsid w:val="005D1E66"/>
    <w:rsid w:val="0063616E"/>
    <w:rsid w:val="006452DD"/>
    <w:rsid w:val="00656C8F"/>
    <w:rsid w:val="00666378"/>
    <w:rsid w:val="006775AC"/>
    <w:rsid w:val="00682C6D"/>
    <w:rsid w:val="006C6ADE"/>
    <w:rsid w:val="006D043A"/>
    <w:rsid w:val="006D72ED"/>
    <w:rsid w:val="006E7919"/>
    <w:rsid w:val="006F7734"/>
    <w:rsid w:val="0073778F"/>
    <w:rsid w:val="007A05C0"/>
    <w:rsid w:val="007A5EAD"/>
    <w:rsid w:val="007F0A1E"/>
    <w:rsid w:val="007F6C85"/>
    <w:rsid w:val="00815BFE"/>
    <w:rsid w:val="008322EF"/>
    <w:rsid w:val="008322F0"/>
    <w:rsid w:val="0087386A"/>
    <w:rsid w:val="00874613"/>
    <w:rsid w:val="0089236C"/>
    <w:rsid w:val="008F37D3"/>
    <w:rsid w:val="009055A5"/>
    <w:rsid w:val="00921516"/>
    <w:rsid w:val="0095028F"/>
    <w:rsid w:val="009714C6"/>
    <w:rsid w:val="009F0443"/>
    <w:rsid w:val="00A42DE0"/>
    <w:rsid w:val="00A96F03"/>
    <w:rsid w:val="00AD03C1"/>
    <w:rsid w:val="00AE4A60"/>
    <w:rsid w:val="00B10946"/>
    <w:rsid w:val="00B20747"/>
    <w:rsid w:val="00B835FC"/>
    <w:rsid w:val="00BB246D"/>
    <w:rsid w:val="00BD11DE"/>
    <w:rsid w:val="00BE7C6F"/>
    <w:rsid w:val="00C658E4"/>
    <w:rsid w:val="00CA5DCB"/>
    <w:rsid w:val="00DF0B5E"/>
    <w:rsid w:val="00DF6820"/>
    <w:rsid w:val="00E25D1B"/>
    <w:rsid w:val="00E53C28"/>
    <w:rsid w:val="00E55AD5"/>
    <w:rsid w:val="00E7487B"/>
    <w:rsid w:val="00E95CEA"/>
    <w:rsid w:val="00F26170"/>
    <w:rsid w:val="00F54170"/>
    <w:rsid w:val="00F8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9D4F2E6-19DE-4FB8-8EF4-190C824A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516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292B7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36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B7C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B7C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6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7C"/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paragraph" w:styleId="NormalWeb">
    <w:name w:val="Normal (Web)"/>
    <w:basedOn w:val="Normal"/>
    <w:uiPriority w:val="99"/>
    <w:unhideWhenUsed/>
    <w:rsid w:val="005A531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7487B"/>
    <w:rPr>
      <w:rFonts w:ascii="Times New Roman" w:hAnsi="Times New Roman"/>
      <w:b/>
      <w:bCs/>
      <w:color w:val="auto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92B7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2B7C"/>
    <w:rPr>
      <w:rFonts w:ascii="Times New Roman" w:eastAsiaTheme="majorEastAsia" w:hAnsi="Times New Roman" w:cstheme="majorBidi"/>
      <w:b/>
      <w:sz w:val="28"/>
      <w:szCs w:val="24"/>
    </w:rPr>
  </w:style>
  <w:style w:type="character" w:styleId="Emphasis">
    <w:name w:val="Emphasis"/>
    <w:basedOn w:val="DefaultParagraphFont"/>
    <w:uiPriority w:val="20"/>
    <w:qFormat/>
    <w:rsid w:val="005A5316"/>
    <w:rPr>
      <w:i/>
      <w:iCs/>
    </w:rPr>
  </w:style>
  <w:style w:type="table" w:styleId="TableGrid">
    <w:name w:val="Table Grid"/>
    <w:basedOn w:val="TableNormal"/>
    <w:uiPriority w:val="39"/>
    <w:rsid w:val="00636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A6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E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A60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66378"/>
    <w:pPr>
      <w:keepNext/>
      <w:keepLines/>
      <w:spacing w:before="240" w:beforeAutospacing="0" w:after="0" w:afterAutospacing="0" w:line="259" w:lineRule="auto"/>
      <w:outlineLvl w:val="9"/>
    </w:pPr>
    <w:rPr>
      <w:rFonts w:eastAsiaTheme="majorEastAsia" w:cstheme="majorBidi"/>
      <w:bCs w:val="0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663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637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6637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6637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A5EAD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6452DD"/>
    <w:pPr>
      <w:ind w:left="720"/>
      <w:contextualSpacing/>
    </w:pPr>
  </w:style>
  <w:style w:type="character" w:customStyle="1" w:styleId="pdq2pgselectionanchor">
    <w:name w:val="pdq2pg_selectionanchor"/>
    <w:basedOn w:val="DefaultParagraphFont"/>
    <w:rsid w:val="00A96F03"/>
  </w:style>
  <w:style w:type="paragraph" w:styleId="Quote">
    <w:name w:val="Quote"/>
    <w:basedOn w:val="Normal"/>
    <w:next w:val="Normal"/>
    <w:link w:val="QuoteChar"/>
    <w:uiPriority w:val="29"/>
    <w:qFormat/>
    <w:rsid w:val="00292D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D02"/>
    <w:rPr>
      <w:rFonts w:ascii="Times New Roman" w:hAnsi="Times New Roman"/>
      <w:i/>
      <w:iCs/>
      <w:color w:val="404040" w:themeColor="text1" w:themeTint="BF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A42DE0"/>
    <w:pPr>
      <w:spacing w:after="100"/>
      <w:ind w:left="660"/>
    </w:pPr>
    <w:rPr>
      <w:rFonts w:asciiTheme="minorHAnsi" w:eastAsiaTheme="minorEastAsia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A42DE0"/>
    <w:pPr>
      <w:spacing w:after="100"/>
      <w:ind w:left="880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A42DE0"/>
    <w:pPr>
      <w:spacing w:after="100"/>
      <w:ind w:left="1100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A42DE0"/>
    <w:pPr>
      <w:spacing w:after="100"/>
      <w:ind w:left="13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A42DE0"/>
    <w:pPr>
      <w:spacing w:after="100"/>
      <w:ind w:left="15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A42DE0"/>
    <w:pPr>
      <w:spacing w:after="100"/>
      <w:ind w:left="1760"/>
    </w:pPr>
    <w:rPr>
      <w:rFonts w:asciiTheme="minorHAnsi" w:eastAsiaTheme="minorEastAsia" w:hAnsiTheme="minorHAnsi"/>
      <w:sz w:val="22"/>
    </w:rPr>
  </w:style>
  <w:style w:type="character" w:styleId="IntenseEmphasis">
    <w:name w:val="Intense Emphasis"/>
    <w:basedOn w:val="DefaultParagraphFont"/>
    <w:uiPriority w:val="21"/>
    <w:qFormat/>
    <w:rsid w:val="004D4B71"/>
    <w:rPr>
      <w:i/>
      <w:iCs/>
      <w:color w:val="5B9BD5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5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5A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5AE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470671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A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A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2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7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0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9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2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3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2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0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8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5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2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7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3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1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4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8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6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4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7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6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7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4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9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0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8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6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8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2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1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15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5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7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310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7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9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8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1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36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4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1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1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10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21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0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7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6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72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6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79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8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4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8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6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6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7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4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7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5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8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2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7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9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6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2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68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0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7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48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3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7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20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90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8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7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5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0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0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4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2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7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4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9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7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5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4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7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12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8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9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38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51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5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8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3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1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4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9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0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0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3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82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6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0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6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5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3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6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0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5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2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7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0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1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1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4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2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2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6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0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4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1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1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0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0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9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86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1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4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7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7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6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6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9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3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3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2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0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0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4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0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4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0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1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9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0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7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6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17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00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1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9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4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7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4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5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5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4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6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3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3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1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6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6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9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6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0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0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8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1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1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2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5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0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5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5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5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90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3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2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6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9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7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08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0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0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3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0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6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2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9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6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8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7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68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11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4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2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1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0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66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3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89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8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2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4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3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8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2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1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2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37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8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4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0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7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60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5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0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9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7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4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5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6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9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91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6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5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2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7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71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4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3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9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6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5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49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5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0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6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9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6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0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4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3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1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6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7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7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19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5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7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7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9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9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3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3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9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5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2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3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7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11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13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6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2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9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0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3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8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8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49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2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3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3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33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07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9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2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6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3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0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5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63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59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7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8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6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6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8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5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2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1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1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59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8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4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98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9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2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41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3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7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5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6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7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6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2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5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2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5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4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0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9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4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0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9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7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7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1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4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9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8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5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8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0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8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4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9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7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0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4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4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9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2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1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1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7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0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9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9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752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1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3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45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1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5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3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6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0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5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9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5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8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3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9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4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5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7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7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6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9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4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4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9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4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0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1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4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8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0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5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7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8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5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0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7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4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2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7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7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6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6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18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2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2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7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9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7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9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EE96B-7C7D-4AF3-9657-9A5095DC0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215</Pages>
  <Words>20036</Words>
  <Characters>114211</Characters>
  <Application>Microsoft Office Word</Application>
  <DocSecurity>0</DocSecurity>
  <Lines>951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43</cp:revision>
  <dcterms:created xsi:type="dcterms:W3CDTF">2026-09-09T17:36:00Z</dcterms:created>
  <dcterms:modified xsi:type="dcterms:W3CDTF">2026-09-13T15:24:00Z</dcterms:modified>
</cp:coreProperties>
</file>